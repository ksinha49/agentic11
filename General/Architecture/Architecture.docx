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00412033" w:rsidP="047C4109" w:rsidRDefault="058E80AE" w14:paraId="7A0F904D" w14:textId="0A61192D">
      <w:pPr>
        <w:pStyle w:val="Title"/>
        <w:jc w:val="center"/>
        <w:rPr>
          <w:rFonts w:ascii="Calibri" w:hAnsi="Calibri" w:cs="Calibri"/>
        </w:rPr>
      </w:pPr>
      <w:r w:rsidRPr="00AE1F95">
        <w:rPr>
          <w:rFonts w:ascii="Calibri" w:hAnsi="Calibri" w:cs="Calibri"/>
        </w:rPr>
        <w:t>RP Payroll File Processing Automation - Architecture Document</w:t>
      </w:r>
    </w:p>
    <w:p w:rsidRPr="00726419" w:rsidR="00726419" w:rsidP="00726419" w:rsidRDefault="00726419" w14:paraId="56D6000D" w14:textId="6ACCD6C0">
      <w:pPr>
        <w:ind w:left="2880"/>
      </w:pPr>
      <w:r>
        <w:rPr>
          <w:noProof/>
        </w:rPr>
        <w:drawing>
          <wp:inline distT="0" distB="0" distL="0" distR="0" wp14:anchorId="4F577065" wp14:editId="687FBB37">
            <wp:extent cx="1849325" cy="1849325"/>
            <wp:effectExtent l="0" t="0" r="0" b="0"/>
            <wp:docPr id="1797110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1016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1857038" cy="1857038"/>
                    </a:xfrm>
                    <a:prstGeom prst="rect">
                      <a:avLst/>
                    </a:prstGeom>
                  </pic:spPr>
                </pic:pic>
              </a:graphicData>
            </a:graphic>
          </wp:inline>
        </w:drawing>
      </w:r>
    </w:p>
    <w:p w:rsidRPr="00AE1F95" w:rsidR="00AE1F95" w:rsidP="00AE1F95" w:rsidRDefault="00AE1F95" w14:paraId="7BC33097" w14:textId="77777777">
      <w:pPr>
        <w:rPr>
          <w:rFonts w:ascii="Calibri" w:hAnsi="Calibri" w:eastAsia="MS Mincho" w:cs="Calibri"/>
          <w:b/>
          <w:bCs/>
        </w:rPr>
      </w:pPr>
    </w:p>
    <w:p w:rsidRPr="00AE1F95" w:rsidR="00412033" w:rsidP="00AE1F95" w:rsidRDefault="058E80AE" w14:paraId="05394496" w14:textId="06516603">
      <w:pPr>
        <w:rPr>
          <w:rFonts w:ascii="Calibri" w:hAnsi="Calibri" w:eastAsia="MS Mincho" w:cs="Calibri"/>
        </w:rPr>
      </w:pPr>
      <w:r w:rsidRPr="00AE1F95">
        <w:rPr>
          <w:rFonts w:ascii="Calibri" w:hAnsi="Calibri" w:eastAsia="MS Mincho" w:cs="Calibri"/>
          <w:b/>
          <w:bCs/>
        </w:rPr>
        <w:t>Document Version:</w:t>
      </w:r>
      <w:r w:rsidRPr="00AE1F95">
        <w:rPr>
          <w:rFonts w:ascii="Calibri" w:hAnsi="Calibri" w:eastAsia="MS Mincho" w:cs="Calibri"/>
        </w:rPr>
        <w:t xml:space="preserve"> 1.0</w:t>
      </w:r>
    </w:p>
    <w:p w:rsidRPr="00AE1F95" w:rsidR="00412033" w:rsidP="00AE1F95" w:rsidRDefault="058E80AE" w14:paraId="3B712736" w14:textId="769AF226">
      <w:pPr>
        <w:rPr>
          <w:rFonts w:ascii="Calibri" w:hAnsi="Calibri" w:eastAsia="MS Mincho" w:cs="Calibri"/>
        </w:rPr>
      </w:pPr>
      <w:r w:rsidRPr="00AE1F95">
        <w:rPr>
          <w:rFonts w:ascii="Calibri" w:hAnsi="Calibri" w:eastAsia="MS Mincho" w:cs="Calibri"/>
          <w:b/>
          <w:bCs/>
        </w:rPr>
        <w:t>Date:</w:t>
      </w:r>
      <w:r w:rsidRPr="00AE1F95">
        <w:rPr>
          <w:rFonts w:ascii="Calibri" w:hAnsi="Calibri" w:eastAsia="MS Mincho" w:cs="Calibri"/>
        </w:rPr>
        <w:t xml:space="preserve"> January </w:t>
      </w:r>
      <w:r w:rsidR="003728DF">
        <w:rPr>
          <w:rFonts w:ascii="Calibri" w:hAnsi="Calibri" w:eastAsia="MS Mincho" w:cs="Calibri"/>
        </w:rPr>
        <w:t>23</w:t>
      </w:r>
      <w:r w:rsidRPr="00AE1F95">
        <w:rPr>
          <w:rFonts w:ascii="Calibri" w:hAnsi="Calibri" w:eastAsia="MS Mincho" w:cs="Calibri"/>
        </w:rPr>
        <w:t>, 2026</w:t>
      </w:r>
    </w:p>
    <w:p w:rsidRPr="00AE1F95" w:rsidR="00412033" w:rsidP="00AE1F95" w:rsidRDefault="058E80AE" w14:paraId="13B414FB" w14:textId="4C8BAAD2">
      <w:pPr>
        <w:rPr>
          <w:rFonts w:ascii="Calibri" w:hAnsi="Calibri" w:eastAsia="MS Mincho" w:cs="Calibri"/>
        </w:rPr>
      </w:pPr>
      <w:r w:rsidRPr="00AE1F95">
        <w:rPr>
          <w:rFonts w:ascii="Calibri" w:hAnsi="Calibri" w:eastAsia="MS Mincho" w:cs="Calibri"/>
          <w:b/>
          <w:bCs/>
        </w:rPr>
        <w:t>Project:</w:t>
      </w:r>
      <w:r w:rsidRPr="00AE1F95">
        <w:rPr>
          <w:rFonts w:ascii="Calibri" w:hAnsi="Calibri" w:eastAsia="MS Mincho" w:cs="Calibri"/>
        </w:rPr>
        <w:t xml:space="preserve"> AI-Powered Payroll File Intake and Processing System</w:t>
      </w:r>
    </w:p>
    <w:p w:rsidRPr="00AE1F95" w:rsidR="00412033" w:rsidP="00AE1F95" w:rsidRDefault="058E80AE" w14:paraId="0AA7F042" w14:textId="40D6CEA7">
      <w:pPr>
        <w:rPr>
          <w:rFonts w:ascii="Calibri" w:hAnsi="Calibri" w:eastAsia="MS Mincho" w:cs="Calibri"/>
        </w:rPr>
      </w:pPr>
      <w:r w:rsidRPr="00AE1F95">
        <w:rPr>
          <w:rFonts w:ascii="Calibri" w:hAnsi="Calibri" w:eastAsia="MS Mincho" w:cs="Calibri"/>
          <w:b/>
          <w:bCs/>
        </w:rPr>
        <w:t>Organization:</w:t>
      </w:r>
      <w:r w:rsidRPr="00AE1F95">
        <w:rPr>
          <w:rFonts w:ascii="Calibri" w:hAnsi="Calibri" w:eastAsia="MS Mincho" w:cs="Calibri"/>
        </w:rPr>
        <w:t xml:space="preserve"> </w:t>
      </w:r>
      <w:r w:rsidR="00D57D3D">
        <w:rPr>
          <w:rFonts w:ascii="Calibri" w:hAnsi="Calibri" w:eastAsia="MS Mincho" w:cs="Calibri"/>
        </w:rPr>
        <w:t>Ameritas</w:t>
      </w:r>
      <w:r w:rsidRPr="00AE1F95">
        <w:rPr>
          <w:rFonts w:ascii="Calibri" w:hAnsi="Calibri" w:eastAsia="MS Mincho" w:cs="Calibri"/>
        </w:rPr>
        <w:t xml:space="preserve"> Retirement </w:t>
      </w:r>
      <w:r w:rsidR="00D57D3D">
        <w:rPr>
          <w:rFonts w:ascii="Calibri" w:hAnsi="Calibri" w:eastAsia="MS Mincho" w:cs="Calibri"/>
        </w:rPr>
        <w:t>Plan</w:t>
      </w:r>
      <w:r w:rsidRPr="00AE1F95">
        <w:rPr>
          <w:rFonts w:ascii="Calibri" w:hAnsi="Calibri" w:eastAsia="MS Mincho" w:cs="Calibri"/>
        </w:rPr>
        <w:t xml:space="preserve"> Services</w:t>
      </w:r>
    </w:p>
    <w:p w:rsidRPr="00AE1F95" w:rsidR="00412033" w:rsidP="00AE1F95" w:rsidRDefault="058E80AE" w14:paraId="5C7A1B28" w14:textId="19A1D1C0">
      <w:pPr>
        <w:rPr>
          <w:rFonts w:ascii="Calibri" w:hAnsi="Calibri" w:eastAsia="MS Mincho" w:cs="Calibri"/>
        </w:rPr>
      </w:pPr>
      <w:r w:rsidRPr="00AE1F95">
        <w:rPr>
          <w:rFonts w:ascii="Calibri" w:hAnsi="Calibri" w:eastAsia="MS Mincho" w:cs="Calibri"/>
          <w:b/>
          <w:bCs/>
        </w:rPr>
        <w:t>Status:</w:t>
      </w:r>
      <w:r w:rsidRPr="00AE1F95">
        <w:rPr>
          <w:rFonts w:ascii="Calibri" w:hAnsi="Calibri" w:eastAsia="MS Mincho" w:cs="Calibri"/>
        </w:rPr>
        <w:t xml:space="preserve"> Draft for Architecture Review</w:t>
      </w:r>
    </w:p>
    <w:p w:rsidRPr="00AE1F95" w:rsidR="00AE1F95" w:rsidP="00AE1F95" w:rsidRDefault="00AE1F95" w14:paraId="2992F86E" w14:textId="77777777">
      <w:pPr>
        <w:rPr>
          <w:rFonts w:ascii="Calibri" w:hAnsi="Calibri" w:eastAsia="MS Mincho" w:cs="Calibri"/>
          <w:b/>
          <w:bCs/>
        </w:rPr>
      </w:pPr>
    </w:p>
    <w:p w:rsidRPr="00AE1F95" w:rsidR="00AE1F95" w:rsidP="00AE1F95" w:rsidRDefault="00AE1F95" w14:paraId="7563A890" w14:textId="6FF8744F">
      <w:pPr>
        <w:rPr>
          <w:rFonts w:ascii="Calibri" w:hAnsi="Calibri" w:eastAsia="MS Mincho" w:cs="Calibri"/>
          <w:b/>
          <w:bCs/>
        </w:rPr>
      </w:pPr>
      <w:r w:rsidRPr="00AE1F95">
        <w:rPr>
          <w:rFonts w:ascii="Calibri" w:hAnsi="Calibri" w:eastAsia="MS Mincho" w:cs="Calibri"/>
          <w:b/>
          <w:bCs/>
        </w:rPr>
        <w:t>Document Control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1078"/>
        <w:gridCol w:w="1420"/>
        <w:gridCol w:w="2085"/>
        <w:gridCol w:w="3072"/>
      </w:tblGrid>
      <w:tr w:rsidRPr="00AE1F95" w:rsidR="00AE1F95" w:rsidTr="00AE1F95" w14:paraId="3CA32BE7" w14:textId="77777777">
        <w:trPr>
          <w:trHeight w:val="300"/>
        </w:trPr>
        <w:tc>
          <w:tcPr>
            <w:tcW w:w="1078" w:type="dxa"/>
            <w:vAlign w:val="center"/>
          </w:tcPr>
          <w:p w:rsidRPr="00AE1F95" w:rsidR="00AE1F95" w:rsidRDefault="00AE1F95" w14:paraId="0B468EF5" w14:textId="77777777">
            <w:pPr>
              <w:rPr>
                <w:rFonts w:ascii="Calibri" w:hAnsi="Calibri" w:eastAsia="MS Mincho" w:cs="Calibri"/>
                <w:b/>
                <w:bCs/>
              </w:rPr>
            </w:pPr>
            <w:r w:rsidRPr="00AE1F95">
              <w:rPr>
                <w:rFonts w:ascii="Calibri" w:hAnsi="Calibri" w:eastAsia="MS Mincho" w:cs="Calibri"/>
                <w:b/>
                <w:bCs/>
              </w:rPr>
              <w:t>Version</w:t>
            </w:r>
          </w:p>
        </w:tc>
        <w:tc>
          <w:tcPr>
            <w:tcW w:w="1420" w:type="dxa"/>
            <w:vAlign w:val="center"/>
          </w:tcPr>
          <w:p w:rsidRPr="00AE1F95" w:rsidR="00AE1F95" w:rsidRDefault="00AE1F95" w14:paraId="2CE70893" w14:textId="77777777">
            <w:pPr>
              <w:rPr>
                <w:rFonts w:ascii="Calibri" w:hAnsi="Calibri" w:eastAsia="MS Mincho" w:cs="Calibri"/>
                <w:b/>
                <w:bCs/>
              </w:rPr>
            </w:pPr>
            <w:r w:rsidRPr="00AE1F95">
              <w:rPr>
                <w:rFonts w:ascii="Calibri" w:hAnsi="Calibri" w:eastAsia="MS Mincho" w:cs="Calibri"/>
                <w:b/>
                <w:bCs/>
              </w:rPr>
              <w:t>Date</w:t>
            </w:r>
          </w:p>
        </w:tc>
        <w:tc>
          <w:tcPr>
            <w:tcW w:w="2085" w:type="dxa"/>
            <w:vAlign w:val="center"/>
          </w:tcPr>
          <w:p w:rsidRPr="00AE1F95" w:rsidR="00AE1F95" w:rsidRDefault="00AE1F95" w14:paraId="3640B264" w14:textId="77777777">
            <w:pPr>
              <w:rPr>
                <w:rFonts w:ascii="Calibri" w:hAnsi="Calibri" w:eastAsia="MS Mincho" w:cs="Calibri"/>
                <w:b/>
                <w:bCs/>
              </w:rPr>
            </w:pPr>
            <w:r w:rsidRPr="00AE1F95">
              <w:rPr>
                <w:rFonts w:ascii="Calibri" w:hAnsi="Calibri" w:eastAsia="MS Mincho" w:cs="Calibri"/>
                <w:b/>
                <w:bCs/>
              </w:rPr>
              <w:t>Author</w:t>
            </w:r>
          </w:p>
        </w:tc>
        <w:tc>
          <w:tcPr>
            <w:tcW w:w="3072" w:type="dxa"/>
            <w:vAlign w:val="center"/>
          </w:tcPr>
          <w:p w:rsidRPr="00AE1F95" w:rsidR="00AE1F95" w:rsidRDefault="00AE1F95" w14:paraId="6B0868A3" w14:textId="77777777">
            <w:pPr>
              <w:rPr>
                <w:rFonts w:ascii="Calibri" w:hAnsi="Calibri" w:eastAsia="MS Mincho" w:cs="Calibri"/>
                <w:b/>
                <w:bCs/>
              </w:rPr>
            </w:pPr>
            <w:r w:rsidRPr="00AE1F95">
              <w:rPr>
                <w:rFonts w:ascii="Calibri" w:hAnsi="Calibri" w:eastAsia="MS Mincho" w:cs="Calibri"/>
                <w:b/>
                <w:bCs/>
              </w:rPr>
              <w:t>Changes</w:t>
            </w:r>
          </w:p>
        </w:tc>
      </w:tr>
      <w:tr w:rsidRPr="00AE1F95" w:rsidR="00AE1F95" w:rsidTr="00AE1F95" w14:paraId="6AADCBF1" w14:textId="77777777">
        <w:trPr>
          <w:trHeight w:val="300"/>
        </w:trPr>
        <w:tc>
          <w:tcPr>
            <w:tcW w:w="1078" w:type="dxa"/>
            <w:vAlign w:val="center"/>
          </w:tcPr>
          <w:p w:rsidRPr="00AE1F95" w:rsidR="00AE1F95" w:rsidRDefault="00AE1F95" w14:paraId="5AD80BF7" w14:textId="77777777">
            <w:pPr>
              <w:rPr>
                <w:rFonts w:ascii="Calibri" w:hAnsi="Calibri" w:eastAsia="MS Mincho" w:cs="Calibri"/>
              </w:rPr>
            </w:pPr>
            <w:r w:rsidRPr="00AE1F95">
              <w:rPr>
                <w:rFonts w:ascii="Calibri" w:hAnsi="Calibri" w:eastAsia="MS Mincho" w:cs="Calibri"/>
              </w:rPr>
              <w:t>1.0</w:t>
            </w:r>
          </w:p>
        </w:tc>
        <w:tc>
          <w:tcPr>
            <w:tcW w:w="1420" w:type="dxa"/>
            <w:vAlign w:val="center"/>
          </w:tcPr>
          <w:p w:rsidRPr="00AE1F95" w:rsidR="00AE1F95" w:rsidRDefault="00AE1F95" w14:paraId="2D4FF4C6" w14:textId="6591C907">
            <w:pPr>
              <w:rPr>
                <w:rFonts w:ascii="Calibri" w:hAnsi="Calibri" w:eastAsia="MS Mincho" w:cs="Calibri"/>
              </w:rPr>
            </w:pPr>
            <w:r w:rsidRPr="00AE1F95">
              <w:rPr>
                <w:rFonts w:ascii="Calibri" w:hAnsi="Calibri" w:eastAsia="MS Mincho" w:cs="Calibri"/>
              </w:rPr>
              <w:t>2026-01-</w:t>
            </w:r>
            <w:r w:rsidR="003728DF">
              <w:rPr>
                <w:rFonts w:ascii="Calibri" w:hAnsi="Calibri" w:eastAsia="MS Mincho" w:cs="Calibri"/>
              </w:rPr>
              <w:t>23</w:t>
            </w:r>
          </w:p>
        </w:tc>
        <w:tc>
          <w:tcPr>
            <w:tcW w:w="2085" w:type="dxa"/>
            <w:vAlign w:val="center"/>
          </w:tcPr>
          <w:p w:rsidRPr="00AE1F95" w:rsidR="00AE1F95" w:rsidRDefault="003728DF" w14:paraId="6F6E14F0" w14:textId="2D134105">
            <w:pPr>
              <w:rPr>
                <w:rFonts w:ascii="Calibri" w:hAnsi="Calibri" w:eastAsia="MS Mincho" w:cs="Calibri"/>
              </w:rPr>
            </w:pPr>
            <w:r>
              <w:rPr>
                <w:rFonts w:ascii="Calibri" w:hAnsi="Calibri" w:eastAsia="MS Mincho" w:cs="Calibri"/>
              </w:rPr>
              <w:t>Koushik Sinha</w:t>
            </w:r>
          </w:p>
        </w:tc>
        <w:tc>
          <w:tcPr>
            <w:tcW w:w="3072" w:type="dxa"/>
            <w:vAlign w:val="center"/>
          </w:tcPr>
          <w:p w:rsidRPr="00AE1F95" w:rsidR="00AE1F95" w:rsidRDefault="00AE1F95" w14:paraId="6D262030" w14:textId="77777777">
            <w:pPr>
              <w:rPr>
                <w:rFonts w:ascii="Calibri" w:hAnsi="Calibri" w:eastAsia="MS Mincho" w:cs="Calibri"/>
              </w:rPr>
            </w:pPr>
            <w:r w:rsidRPr="00AE1F95">
              <w:rPr>
                <w:rFonts w:ascii="Calibri" w:hAnsi="Calibri" w:eastAsia="MS Mincho" w:cs="Calibri"/>
              </w:rPr>
              <w:t>Initial architecture document</w:t>
            </w:r>
          </w:p>
        </w:tc>
      </w:tr>
    </w:tbl>
    <w:p w:rsidRPr="00AE1F95" w:rsidR="00412033" w:rsidP="047C4109" w:rsidRDefault="00412033" w14:paraId="3CF405C9" w14:textId="49324758">
      <w:pPr>
        <w:rPr>
          <w:rFonts w:ascii="Calibri" w:hAnsi="Calibri" w:eastAsia="MS Mincho" w:cs="Calibri"/>
        </w:rPr>
      </w:pPr>
    </w:p>
    <w:p w:rsidR="00AE1F95" w:rsidP="047C4109" w:rsidRDefault="00AE1F95" w14:paraId="7A5F8C16" w14:textId="77777777">
      <w:pPr>
        <w:rPr>
          <w:rFonts w:ascii="Calibri" w:hAnsi="Calibri" w:eastAsia="MS Mincho" w:cs="Calibri"/>
        </w:rPr>
      </w:pPr>
    </w:p>
    <w:p w:rsidR="000A7907" w:rsidP="047C4109" w:rsidRDefault="000A7907" w14:paraId="0EAD36AB" w14:textId="77777777">
      <w:pPr>
        <w:rPr>
          <w:rFonts w:ascii="Calibri" w:hAnsi="Calibri" w:eastAsia="MS Mincho" w:cs="Calibri"/>
        </w:rPr>
      </w:pPr>
    </w:p>
    <w:p w:rsidR="000A7907" w:rsidP="047C4109" w:rsidRDefault="000A7907" w14:paraId="5961CAB3" w14:textId="77777777">
      <w:pPr>
        <w:rPr>
          <w:rFonts w:ascii="Calibri" w:hAnsi="Calibri" w:eastAsia="MS Mincho" w:cs="Calibri"/>
        </w:rPr>
      </w:pPr>
    </w:p>
    <w:p w:rsidR="000A7907" w:rsidP="047C4109" w:rsidRDefault="000A7907" w14:paraId="760E3E05" w14:textId="77777777">
      <w:pPr>
        <w:rPr>
          <w:rFonts w:ascii="Calibri" w:hAnsi="Calibri" w:eastAsia="MS Mincho" w:cs="Calibri"/>
        </w:rPr>
      </w:pPr>
    </w:p>
    <w:p w:rsidR="000A7907" w:rsidP="047C4109" w:rsidRDefault="000A7907" w14:paraId="6DCF1E99" w14:textId="77777777">
      <w:pPr>
        <w:rPr>
          <w:rFonts w:ascii="Calibri" w:hAnsi="Calibri" w:eastAsia="MS Mincho" w:cs="Calibri"/>
        </w:rPr>
      </w:pPr>
    </w:p>
    <w:p w:rsidR="000A7907" w:rsidP="047C4109" w:rsidRDefault="000A7907" w14:paraId="4EE2BB13" w14:textId="77777777">
      <w:pPr>
        <w:rPr>
          <w:rFonts w:ascii="Calibri" w:hAnsi="Calibri" w:eastAsia="MS Mincho" w:cs="Calibri"/>
        </w:rPr>
      </w:pPr>
    </w:p>
    <w:sdt>
      <w:sdtPr>
        <w:id w:val="-643584425"/>
        <w:docPartObj>
          <w:docPartGallery w:val="Table of Contents"/>
          <w:docPartUnique/>
        </w:docPartObj>
        <w:rPr>
          <w:rFonts w:ascii="Calibri" w:hAnsi="Calibri" w:eastAsia="ＭＳ 明朝" w:cs="Calibri" w:eastAsiaTheme="minorEastAsia"/>
          <w:color w:val="auto"/>
          <w:sz w:val="24"/>
          <w:szCs w:val="24"/>
          <w:lang w:eastAsia="ja-JP"/>
        </w:rPr>
      </w:sdtPr>
      <w:sdtEndPr>
        <w:rPr>
          <w:rFonts w:ascii="Calibri" w:hAnsi="Calibri" w:eastAsia="ＭＳ 明朝" w:cs="Calibri" w:eastAsiaTheme="minorEastAsia"/>
          <w:b w:val="1"/>
          <w:bCs w:val="1"/>
          <w:noProof/>
          <w:color w:val="auto"/>
          <w:sz w:val="24"/>
          <w:szCs w:val="24"/>
          <w:lang w:eastAsia="ja-JP"/>
        </w:rPr>
      </w:sdtEndPr>
      <w:sdtContent>
        <w:p w:rsidRPr="00AE1F95" w:rsidR="00AE1F95" w:rsidRDefault="00AE1F95" w14:paraId="10898671" w14:textId="4E8F5C3B">
          <w:pPr>
            <w:pStyle w:val="TOCHeading"/>
            <w:rPr>
              <w:rFonts w:ascii="Calibri" w:hAnsi="Calibri" w:cs="Calibri"/>
            </w:rPr>
          </w:pPr>
          <w:r w:rsidRPr="00AE1F95">
            <w:rPr>
              <w:rFonts w:ascii="Calibri" w:hAnsi="Calibri" w:cs="Calibri"/>
            </w:rPr>
            <w:t>Table of Contents</w:t>
          </w:r>
        </w:p>
        <w:p w:rsidR="00654679" w:rsidRDefault="00AE1F95" w14:paraId="18CE58BB" w14:textId="0CDA3EEE">
          <w:pPr>
            <w:pStyle w:val="TOC2"/>
            <w:tabs>
              <w:tab w:val="right" w:leader="dot" w:pos="9350"/>
            </w:tabs>
            <w:rPr>
              <w:noProof/>
              <w:kern w:val="2"/>
              <w:lang w:eastAsia="en-US"/>
              <w14:ligatures w14:val="standardContextual"/>
            </w:rPr>
          </w:pPr>
          <w:r w:rsidRPr="00AE1F95">
            <w:rPr>
              <w:rFonts w:ascii="Calibri" w:hAnsi="Calibri" w:cs="Calibri"/>
            </w:rPr>
            <w:fldChar w:fldCharType="begin"/>
          </w:r>
          <w:r w:rsidRPr="00AE1F95">
            <w:rPr>
              <w:rFonts w:ascii="Calibri" w:hAnsi="Calibri" w:cs="Calibri"/>
            </w:rPr>
            <w:instrText xml:space="preserve"> TOC \o "1-3" \h \z \u </w:instrText>
          </w:r>
          <w:r w:rsidRPr="00AE1F95">
            <w:rPr>
              <w:rFonts w:ascii="Calibri" w:hAnsi="Calibri" w:cs="Calibri"/>
            </w:rPr>
            <w:fldChar w:fldCharType="separate"/>
          </w:r>
          <w:hyperlink w:history="1" w:anchor="_Toc220765326">
            <w:r w:rsidRPr="00373F92" w:rsidR="00654679">
              <w:rPr>
                <w:rStyle w:val="Hyperlink"/>
                <w:noProof/>
              </w:rPr>
              <w:t>1. Executive Summary</w:t>
            </w:r>
            <w:r w:rsidR="00654679">
              <w:rPr>
                <w:noProof/>
                <w:webHidden/>
              </w:rPr>
              <w:tab/>
            </w:r>
            <w:r w:rsidR="00654679">
              <w:rPr>
                <w:noProof/>
                <w:webHidden/>
              </w:rPr>
              <w:fldChar w:fldCharType="begin"/>
            </w:r>
            <w:r w:rsidR="00654679">
              <w:rPr>
                <w:noProof/>
                <w:webHidden/>
              </w:rPr>
              <w:instrText xml:space="preserve"> PAGEREF _Toc220765326 \h </w:instrText>
            </w:r>
            <w:r w:rsidR="00654679">
              <w:rPr>
                <w:noProof/>
                <w:webHidden/>
              </w:rPr>
            </w:r>
            <w:r w:rsidR="00654679">
              <w:rPr>
                <w:noProof/>
                <w:webHidden/>
              </w:rPr>
              <w:fldChar w:fldCharType="separate"/>
            </w:r>
            <w:r w:rsidR="00654679">
              <w:rPr>
                <w:noProof/>
                <w:webHidden/>
              </w:rPr>
              <w:t>4</w:t>
            </w:r>
            <w:r w:rsidR="00654679">
              <w:rPr>
                <w:noProof/>
                <w:webHidden/>
              </w:rPr>
              <w:fldChar w:fldCharType="end"/>
            </w:r>
          </w:hyperlink>
        </w:p>
        <w:p w:rsidR="00654679" w:rsidRDefault="00654679" w14:paraId="3F2EC1E5" w14:textId="21AE8B80">
          <w:pPr>
            <w:pStyle w:val="TOC3"/>
            <w:tabs>
              <w:tab w:val="right" w:leader="dot" w:pos="9350"/>
            </w:tabs>
            <w:rPr>
              <w:noProof/>
              <w:kern w:val="2"/>
              <w:lang w:eastAsia="en-US"/>
              <w14:ligatures w14:val="standardContextual"/>
            </w:rPr>
          </w:pPr>
          <w:hyperlink w:history="1" w:anchor="_Toc220765327">
            <w:r w:rsidRPr="00373F92">
              <w:rPr>
                <w:rStyle w:val="Hyperlink"/>
                <w:noProof/>
              </w:rPr>
              <w:t>1.1 Purpose</w:t>
            </w:r>
            <w:r>
              <w:rPr>
                <w:noProof/>
                <w:webHidden/>
              </w:rPr>
              <w:tab/>
            </w:r>
            <w:r>
              <w:rPr>
                <w:noProof/>
                <w:webHidden/>
              </w:rPr>
              <w:fldChar w:fldCharType="begin"/>
            </w:r>
            <w:r>
              <w:rPr>
                <w:noProof/>
                <w:webHidden/>
              </w:rPr>
              <w:instrText xml:space="preserve"> PAGEREF _Toc220765327 \h </w:instrText>
            </w:r>
            <w:r>
              <w:rPr>
                <w:noProof/>
                <w:webHidden/>
              </w:rPr>
            </w:r>
            <w:r>
              <w:rPr>
                <w:noProof/>
                <w:webHidden/>
              </w:rPr>
              <w:fldChar w:fldCharType="separate"/>
            </w:r>
            <w:r>
              <w:rPr>
                <w:noProof/>
                <w:webHidden/>
              </w:rPr>
              <w:t>4</w:t>
            </w:r>
            <w:r>
              <w:rPr>
                <w:noProof/>
                <w:webHidden/>
              </w:rPr>
              <w:fldChar w:fldCharType="end"/>
            </w:r>
          </w:hyperlink>
        </w:p>
        <w:p w:rsidR="00654679" w:rsidRDefault="00654679" w14:paraId="7FD13E5C" w14:textId="389CFD0A">
          <w:pPr>
            <w:pStyle w:val="TOC3"/>
            <w:tabs>
              <w:tab w:val="right" w:leader="dot" w:pos="9350"/>
            </w:tabs>
            <w:rPr>
              <w:noProof/>
              <w:kern w:val="2"/>
              <w:lang w:eastAsia="en-US"/>
              <w14:ligatures w14:val="standardContextual"/>
            </w:rPr>
          </w:pPr>
          <w:hyperlink w:history="1" w:anchor="_Toc220765328">
            <w:r w:rsidRPr="00373F92">
              <w:rPr>
                <w:rStyle w:val="Hyperlink"/>
                <w:noProof/>
              </w:rPr>
              <w:t>1.2 Scope</w:t>
            </w:r>
            <w:r>
              <w:rPr>
                <w:noProof/>
                <w:webHidden/>
              </w:rPr>
              <w:tab/>
            </w:r>
            <w:r>
              <w:rPr>
                <w:noProof/>
                <w:webHidden/>
              </w:rPr>
              <w:fldChar w:fldCharType="begin"/>
            </w:r>
            <w:r>
              <w:rPr>
                <w:noProof/>
                <w:webHidden/>
              </w:rPr>
              <w:instrText xml:space="preserve"> PAGEREF _Toc220765328 \h </w:instrText>
            </w:r>
            <w:r>
              <w:rPr>
                <w:noProof/>
                <w:webHidden/>
              </w:rPr>
            </w:r>
            <w:r>
              <w:rPr>
                <w:noProof/>
                <w:webHidden/>
              </w:rPr>
              <w:fldChar w:fldCharType="separate"/>
            </w:r>
            <w:r>
              <w:rPr>
                <w:noProof/>
                <w:webHidden/>
              </w:rPr>
              <w:t>4</w:t>
            </w:r>
            <w:r>
              <w:rPr>
                <w:noProof/>
                <w:webHidden/>
              </w:rPr>
              <w:fldChar w:fldCharType="end"/>
            </w:r>
          </w:hyperlink>
        </w:p>
        <w:p w:rsidR="00654679" w:rsidRDefault="00654679" w14:paraId="19525D44" w14:textId="2CFBB49D">
          <w:pPr>
            <w:pStyle w:val="TOC3"/>
            <w:tabs>
              <w:tab w:val="right" w:leader="dot" w:pos="9350"/>
            </w:tabs>
            <w:rPr>
              <w:noProof/>
              <w:kern w:val="2"/>
              <w:lang w:eastAsia="en-US"/>
              <w14:ligatures w14:val="standardContextual"/>
            </w:rPr>
          </w:pPr>
          <w:hyperlink w:history="1" w:anchor="_Toc220765329">
            <w:r w:rsidRPr="00373F92">
              <w:rPr>
                <w:rStyle w:val="Hyperlink"/>
                <w:noProof/>
              </w:rPr>
              <w:t>1.3 Key Architectural Characteristics</w:t>
            </w:r>
            <w:r>
              <w:rPr>
                <w:noProof/>
                <w:webHidden/>
              </w:rPr>
              <w:tab/>
            </w:r>
            <w:r>
              <w:rPr>
                <w:noProof/>
                <w:webHidden/>
              </w:rPr>
              <w:fldChar w:fldCharType="begin"/>
            </w:r>
            <w:r>
              <w:rPr>
                <w:noProof/>
                <w:webHidden/>
              </w:rPr>
              <w:instrText xml:space="preserve"> PAGEREF _Toc220765329 \h </w:instrText>
            </w:r>
            <w:r>
              <w:rPr>
                <w:noProof/>
                <w:webHidden/>
              </w:rPr>
            </w:r>
            <w:r>
              <w:rPr>
                <w:noProof/>
                <w:webHidden/>
              </w:rPr>
              <w:fldChar w:fldCharType="separate"/>
            </w:r>
            <w:r>
              <w:rPr>
                <w:noProof/>
                <w:webHidden/>
              </w:rPr>
              <w:t>4</w:t>
            </w:r>
            <w:r>
              <w:rPr>
                <w:noProof/>
                <w:webHidden/>
              </w:rPr>
              <w:fldChar w:fldCharType="end"/>
            </w:r>
          </w:hyperlink>
        </w:p>
        <w:p w:rsidR="00654679" w:rsidRDefault="00654679" w14:paraId="07D0A757" w14:textId="4DF32503">
          <w:pPr>
            <w:pStyle w:val="TOC2"/>
            <w:tabs>
              <w:tab w:val="right" w:leader="dot" w:pos="9350"/>
            </w:tabs>
            <w:rPr>
              <w:noProof/>
              <w:kern w:val="2"/>
              <w:lang w:eastAsia="en-US"/>
              <w14:ligatures w14:val="standardContextual"/>
            </w:rPr>
          </w:pPr>
          <w:hyperlink w:history="1" w:anchor="_Toc220765330">
            <w:r w:rsidRPr="00373F92">
              <w:rPr>
                <w:rStyle w:val="Hyperlink"/>
                <w:noProof/>
              </w:rPr>
              <w:t>2. Architecture Principles</w:t>
            </w:r>
            <w:r>
              <w:rPr>
                <w:noProof/>
                <w:webHidden/>
              </w:rPr>
              <w:tab/>
            </w:r>
            <w:r>
              <w:rPr>
                <w:noProof/>
                <w:webHidden/>
              </w:rPr>
              <w:fldChar w:fldCharType="begin"/>
            </w:r>
            <w:r>
              <w:rPr>
                <w:noProof/>
                <w:webHidden/>
              </w:rPr>
              <w:instrText xml:space="preserve"> PAGEREF _Toc220765330 \h </w:instrText>
            </w:r>
            <w:r>
              <w:rPr>
                <w:noProof/>
                <w:webHidden/>
              </w:rPr>
            </w:r>
            <w:r>
              <w:rPr>
                <w:noProof/>
                <w:webHidden/>
              </w:rPr>
              <w:fldChar w:fldCharType="separate"/>
            </w:r>
            <w:r>
              <w:rPr>
                <w:noProof/>
                <w:webHidden/>
              </w:rPr>
              <w:t>5</w:t>
            </w:r>
            <w:r>
              <w:rPr>
                <w:noProof/>
                <w:webHidden/>
              </w:rPr>
              <w:fldChar w:fldCharType="end"/>
            </w:r>
          </w:hyperlink>
        </w:p>
        <w:p w:rsidR="00654679" w:rsidRDefault="00654679" w14:paraId="6AB05978" w14:textId="3CEA3E14">
          <w:pPr>
            <w:pStyle w:val="TOC3"/>
            <w:tabs>
              <w:tab w:val="right" w:leader="dot" w:pos="9350"/>
            </w:tabs>
            <w:rPr>
              <w:noProof/>
              <w:kern w:val="2"/>
              <w:lang w:eastAsia="en-US"/>
              <w14:ligatures w14:val="standardContextual"/>
            </w:rPr>
          </w:pPr>
          <w:hyperlink w:history="1" w:anchor="_Toc220765331">
            <w:r w:rsidRPr="00373F92">
              <w:rPr>
                <w:rStyle w:val="Hyperlink"/>
                <w:noProof/>
              </w:rPr>
              <w:t>2.1 Core Principles</w:t>
            </w:r>
            <w:r>
              <w:rPr>
                <w:noProof/>
                <w:webHidden/>
              </w:rPr>
              <w:tab/>
            </w:r>
            <w:r>
              <w:rPr>
                <w:noProof/>
                <w:webHidden/>
              </w:rPr>
              <w:fldChar w:fldCharType="begin"/>
            </w:r>
            <w:r>
              <w:rPr>
                <w:noProof/>
                <w:webHidden/>
              </w:rPr>
              <w:instrText xml:space="preserve"> PAGEREF _Toc220765331 \h </w:instrText>
            </w:r>
            <w:r>
              <w:rPr>
                <w:noProof/>
                <w:webHidden/>
              </w:rPr>
            </w:r>
            <w:r>
              <w:rPr>
                <w:noProof/>
                <w:webHidden/>
              </w:rPr>
              <w:fldChar w:fldCharType="separate"/>
            </w:r>
            <w:r>
              <w:rPr>
                <w:noProof/>
                <w:webHidden/>
              </w:rPr>
              <w:t>5</w:t>
            </w:r>
            <w:r>
              <w:rPr>
                <w:noProof/>
                <w:webHidden/>
              </w:rPr>
              <w:fldChar w:fldCharType="end"/>
            </w:r>
          </w:hyperlink>
        </w:p>
        <w:p w:rsidR="00654679" w:rsidRDefault="00654679" w14:paraId="0A653886" w14:textId="4D1E7E7C">
          <w:pPr>
            <w:pStyle w:val="TOC3"/>
            <w:tabs>
              <w:tab w:val="right" w:leader="dot" w:pos="9350"/>
            </w:tabs>
            <w:rPr>
              <w:noProof/>
              <w:kern w:val="2"/>
              <w:lang w:eastAsia="en-US"/>
              <w14:ligatures w14:val="standardContextual"/>
            </w:rPr>
          </w:pPr>
          <w:hyperlink w:history="1" w:anchor="_Toc220765332">
            <w:r w:rsidRPr="00373F92">
              <w:rPr>
                <w:rStyle w:val="Hyperlink"/>
                <w:noProof/>
              </w:rPr>
              <w:t>2.2 Technology Selection Criteria</w:t>
            </w:r>
            <w:r>
              <w:rPr>
                <w:noProof/>
                <w:webHidden/>
              </w:rPr>
              <w:tab/>
            </w:r>
            <w:r>
              <w:rPr>
                <w:noProof/>
                <w:webHidden/>
              </w:rPr>
              <w:fldChar w:fldCharType="begin"/>
            </w:r>
            <w:r>
              <w:rPr>
                <w:noProof/>
                <w:webHidden/>
              </w:rPr>
              <w:instrText xml:space="preserve"> PAGEREF _Toc220765332 \h </w:instrText>
            </w:r>
            <w:r>
              <w:rPr>
                <w:noProof/>
                <w:webHidden/>
              </w:rPr>
            </w:r>
            <w:r>
              <w:rPr>
                <w:noProof/>
                <w:webHidden/>
              </w:rPr>
              <w:fldChar w:fldCharType="separate"/>
            </w:r>
            <w:r>
              <w:rPr>
                <w:noProof/>
                <w:webHidden/>
              </w:rPr>
              <w:t>5</w:t>
            </w:r>
            <w:r>
              <w:rPr>
                <w:noProof/>
                <w:webHidden/>
              </w:rPr>
              <w:fldChar w:fldCharType="end"/>
            </w:r>
          </w:hyperlink>
        </w:p>
        <w:p w:rsidR="00654679" w:rsidRDefault="00654679" w14:paraId="68361DAE" w14:textId="31608B8D">
          <w:pPr>
            <w:pStyle w:val="TOC2"/>
            <w:tabs>
              <w:tab w:val="right" w:leader="dot" w:pos="9350"/>
            </w:tabs>
            <w:rPr>
              <w:noProof/>
              <w:kern w:val="2"/>
              <w:lang w:eastAsia="en-US"/>
              <w14:ligatures w14:val="standardContextual"/>
            </w:rPr>
          </w:pPr>
          <w:hyperlink w:history="1" w:anchor="_Toc220765333">
            <w:r w:rsidRPr="00373F92">
              <w:rPr>
                <w:rStyle w:val="Hyperlink"/>
                <w:noProof/>
              </w:rPr>
              <w:t>3. System Context</w:t>
            </w:r>
            <w:r>
              <w:rPr>
                <w:noProof/>
                <w:webHidden/>
              </w:rPr>
              <w:tab/>
            </w:r>
            <w:r>
              <w:rPr>
                <w:noProof/>
                <w:webHidden/>
              </w:rPr>
              <w:fldChar w:fldCharType="begin"/>
            </w:r>
            <w:r>
              <w:rPr>
                <w:noProof/>
                <w:webHidden/>
              </w:rPr>
              <w:instrText xml:space="preserve"> PAGEREF _Toc220765333 \h </w:instrText>
            </w:r>
            <w:r>
              <w:rPr>
                <w:noProof/>
                <w:webHidden/>
              </w:rPr>
            </w:r>
            <w:r>
              <w:rPr>
                <w:noProof/>
                <w:webHidden/>
              </w:rPr>
              <w:fldChar w:fldCharType="separate"/>
            </w:r>
            <w:r>
              <w:rPr>
                <w:noProof/>
                <w:webHidden/>
              </w:rPr>
              <w:t>6</w:t>
            </w:r>
            <w:r>
              <w:rPr>
                <w:noProof/>
                <w:webHidden/>
              </w:rPr>
              <w:fldChar w:fldCharType="end"/>
            </w:r>
          </w:hyperlink>
        </w:p>
        <w:p w:rsidR="00654679" w:rsidRDefault="00654679" w14:paraId="7F1D9478" w14:textId="407A7BFA">
          <w:pPr>
            <w:pStyle w:val="TOC3"/>
            <w:tabs>
              <w:tab w:val="right" w:leader="dot" w:pos="9350"/>
            </w:tabs>
            <w:rPr>
              <w:noProof/>
              <w:kern w:val="2"/>
              <w:lang w:eastAsia="en-US"/>
              <w14:ligatures w14:val="standardContextual"/>
            </w:rPr>
          </w:pPr>
          <w:hyperlink w:history="1" w:anchor="_Toc220765334">
            <w:r w:rsidRPr="00373F92">
              <w:rPr>
                <w:rStyle w:val="Hyperlink"/>
                <w:noProof/>
              </w:rPr>
              <w:t>3.1 Context Diagram</w:t>
            </w:r>
            <w:r>
              <w:rPr>
                <w:noProof/>
                <w:webHidden/>
              </w:rPr>
              <w:tab/>
            </w:r>
            <w:r>
              <w:rPr>
                <w:noProof/>
                <w:webHidden/>
              </w:rPr>
              <w:fldChar w:fldCharType="begin"/>
            </w:r>
            <w:r>
              <w:rPr>
                <w:noProof/>
                <w:webHidden/>
              </w:rPr>
              <w:instrText xml:space="preserve"> PAGEREF _Toc220765334 \h </w:instrText>
            </w:r>
            <w:r>
              <w:rPr>
                <w:noProof/>
                <w:webHidden/>
              </w:rPr>
            </w:r>
            <w:r>
              <w:rPr>
                <w:noProof/>
                <w:webHidden/>
              </w:rPr>
              <w:fldChar w:fldCharType="separate"/>
            </w:r>
            <w:r>
              <w:rPr>
                <w:noProof/>
                <w:webHidden/>
              </w:rPr>
              <w:t>6</w:t>
            </w:r>
            <w:r>
              <w:rPr>
                <w:noProof/>
                <w:webHidden/>
              </w:rPr>
              <w:fldChar w:fldCharType="end"/>
            </w:r>
          </w:hyperlink>
        </w:p>
        <w:p w:rsidR="00654679" w:rsidRDefault="00654679" w14:paraId="2CD5ADE4" w14:textId="484950EB">
          <w:pPr>
            <w:pStyle w:val="TOC3"/>
            <w:tabs>
              <w:tab w:val="right" w:leader="dot" w:pos="9350"/>
            </w:tabs>
            <w:rPr>
              <w:noProof/>
              <w:kern w:val="2"/>
              <w:lang w:eastAsia="en-US"/>
              <w14:ligatures w14:val="standardContextual"/>
            </w:rPr>
          </w:pPr>
          <w:hyperlink w:history="1" w:anchor="_Toc220765335">
            <w:r w:rsidRPr="00373F92">
              <w:rPr>
                <w:rStyle w:val="Hyperlink"/>
                <w:noProof/>
              </w:rPr>
              <w:t>3.2 Actors and Systems</w:t>
            </w:r>
            <w:r>
              <w:rPr>
                <w:noProof/>
                <w:webHidden/>
              </w:rPr>
              <w:tab/>
            </w:r>
            <w:r>
              <w:rPr>
                <w:noProof/>
                <w:webHidden/>
              </w:rPr>
              <w:fldChar w:fldCharType="begin"/>
            </w:r>
            <w:r>
              <w:rPr>
                <w:noProof/>
                <w:webHidden/>
              </w:rPr>
              <w:instrText xml:space="preserve"> PAGEREF _Toc220765335 \h </w:instrText>
            </w:r>
            <w:r>
              <w:rPr>
                <w:noProof/>
                <w:webHidden/>
              </w:rPr>
            </w:r>
            <w:r>
              <w:rPr>
                <w:noProof/>
                <w:webHidden/>
              </w:rPr>
              <w:fldChar w:fldCharType="separate"/>
            </w:r>
            <w:r>
              <w:rPr>
                <w:noProof/>
                <w:webHidden/>
              </w:rPr>
              <w:t>6</w:t>
            </w:r>
            <w:r>
              <w:rPr>
                <w:noProof/>
                <w:webHidden/>
              </w:rPr>
              <w:fldChar w:fldCharType="end"/>
            </w:r>
          </w:hyperlink>
        </w:p>
        <w:p w:rsidR="00654679" w:rsidRDefault="00654679" w14:paraId="1C7CC5B1" w14:textId="2E4F5633">
          <w:pPr>
            <w:pStyle w:val="TOC2"/>
            <w:tabs>
              <w:tab w:val="right" w:leader="dot" w:pos="9350"/>
            </w:tabs>
            <w:rPr>
              <w:noProof/>
              <w:kern w:val="2"/>
              <w:lang w:eastAsia="en-US"/>
              <w14:ligatures w14:val="standardContextual"/>
            </w:rPr>
          </w:pPr>
          <w:hyperlink w:history="1" w:anchor="_Toc220765336">
            <w:r w:rsidRPr="00373F92">
              <w:rPr>
                <w:rStyle w:val="Hyperlink"/>
                <w:noProof/>
              </w:rPr>
              <w:t>4. High-Level Architecture</w:t>
            </w:r>
            <w:r>
              <w:rPr>
                <w:noProof/>
                <w:webHidden/>
              </w:rPr>
              <w:tab/>
            </w:r>
            <w:r>
              <w:rPr>
                <w:noProof/>
                <w:webHidden/>
              </w:rPr>
              <w:fldChar w:fldCharType="begin"/>
            </w:r>
            <w:r>
              <w:rPr>
                <w:noProof/>
                <w:webHidden/>
              </w:rPr>
              <w:instrText xml:space="preserve"> PAGEREF _Toc220765336 \h </w:instrText>
            </w:r>
            <w:r>
              <w:rPr>
                <w:noProof/>
                <w:webHidden/>
              </w:rPr>
            </w:r>
            <w:r>
              <w:rPr>
                <w:noProof/>
                <w:webHidden/>
              </w:rPr>
              <w:fldChar w:fldCharType="separate"/>
            </w:r>
            <w:r>
              <w:rPr>
                <w:noProof/>
                <w:webHidden/>
              </w:rPr>
              <w:t>6</w:t>
            </w:r>
            <w:r>
              <w:rPr>
                <w:noProof/>
                <w:webHidden/>
              </w:rPr>
              <w:fldChar w:fldCharType="end"/>
            </w:r>
          </w:hyperlink>
        </w:p>
        <w:p w:rsidR="00654679" w:rsidRDefault="00654679" w14:paraId="79B8E42D" w14:textId="107188B8">
          <w:pPr>
            <w:pStyle w:val="TOC3"/>
            <w:tabs>
              <w:tab w:val="right" w:leader="dot" w:pos="9350"/>
            </w:tabs>
            <w:rPr>
              <w:noProof/>
              <w:kern w:val="2"/>
              <w:lang w:eastAsia="en-US"/>
              <w14:ligatures w14:val="standardContextual"/>
            </w:rPr>
          </w:pPr>
          <w:hyperlink w:history="1" w:anchor="_Toc220765337">
            <w:r w:rsidRPr="00373F92">
              <w:rPr>
                <w:rStyle w:val="Hyperlink"/>
                <w:noProof/>
              </w:rPr>
              <w:t>4.1 Logical Architecture Layers</w:t>
            </w:r>
            <w:r>
              <w:rPr>
                <w:noProof/>
                <w:webHidden/>
              </w:rPr>
              <w:tab/>
            </w:r>
            <w:r>
              <w:rPr>
                <w:noProof/>
                <w:webHidden/>
              </w:rPr>
              <w:fldChar w:fldCharType="begin"/>
            </w:r>
            <w:r>
              <w:rPr>
                <w:noProof/>
                <w:webHidden/>
              </w:rPr>
              <w:instrText xml:space="preserve"> PAGEREF _Toc220765337 \h </w:instrText>
            </w:r>
            <w:r>
              <w:rPr>
                <w:noProof/>
                <w:webHidden/>
              </w:rPr>
            </w:r>
            <w:r>
              <w:rPr>
                <w:noProof/>
                <w:webHidden/>
              </w:rPr>
              <w:fldChar w:fldCharType="separate"/>
            </w:r>
            <w:r>
              <w:rPr>
                <w:noProof/>
                <w:webHidden/>
              </w:rPr>
              <w:t>6</w:t>
            </w:r>
            <w:r>
              <w:rPr>
                <w:noProof/>
                <w:webHidden/>
              </w:rPr>
              <w:fldChar w:fldCharType="end"/>
            </w:r>
          </w:hyperlink>
        </w:p>
        <w:p w:rsidR="00654679" w:rsidRDefault="00654679" w14:paraId="45167A20" w14:textId="253A3682">
          <w:pPr>
            <w:pStyle w:val="TOC3"/>
            <w:tabs>
              <w:tab w:val="right" w:leader="dot" w:pos="9350"/>
            </w:tabs>
            <w:rPr>
              <w:noProof/>
              <w:kern w:val="2"/>
              <w:lang w:eastAsia="en-US"/>
              <w14:ligatures w14:val="standardContextual"/>
            </w:rPr>
          </w:pPr>
          <w:hyperlink w:history="1" w:anchor="_Toc220765338">
            <w:r w:rsidRPr="00373F92">
              <w:rPr>
                <w:rStyle w:val="Hyperlink"/>
                <w:noProof/>
              </w:rPr>
              <w:t>4.2 Component Responsibilities</w:t>
            </w:r>
            <w:r>
              <w:rPr>
                <w:noProof/>
                <w:webHidden/>
              </w:rPr>
              <w:tab/>
            </w:r>
            <w:r>
              <w:rPr>
                <w:noProof/>
                <w:webHidden/>
              </w:rPr>
              <w:fldChar w:fldCharType="begin"/>
            </w:r>
            <w:r>
              <w:rPr>
                <w:noProof/>
                <w:webHidden/>
              </w:rPr>
              <w:instrText xml:space="preserve"> PAGEREF _Toc220765338 \h </w:instrText>
            </w:r>
            <w:r>
              <w:rPr>
                <w:noProof/>
                <w:webHidden/>
              </w:rPr>
            </w:r>
            <w:r>
              <w:rPr>
                <w:noProof/>
                <w:webHidden/>
              </w:rPr>
              <w:fldChar w:fldCharType="separate"/>
            </w:r>
            <w:r>
              <w:rPr>
                <w:noProof/>
                <w:webHidden/>
              </w:rPr>
              <w:t>8</w:t>
            </w:r>
            <w:r>
              <w:rPr>
                <w:noProof/>
                <w:webHidden/>
              </w:rPr>
              <w:fldChar w:fldCharType="end"/>
            </w:r>
          </w:hyperlink>
        </w:p>
        <w:p w:rsidR="00654679" w:rsidRDefault="00654679" w14:paraId="0A57E722" w14:textId="3C475B2A">
          <w:pPr>
            <w:pStyle w:val="TOC3"/>
            <w:tabs>
              <w:tab w:val="right" w:leader="dot" w:pos="9350"/>
            </w:tabs>
            <w:rPr>
              <w:noProof/>
              <w:kern w:val="2"/>
              <w:lang w:eastAsia="en-US"/>
              <w14:ligatures w14:val="standardContextual"/>
            </w:rPr>
          </w:pPr>
          <w:hyperlink w:history="1" w:anchor="_Toc220765339">
            <w:r w:rsidRPr="00373F92">
              <w:rPr>
                <w:rStyle w:val="Hyperlink"/>
                <w:noProof/>
              </w:rPr>
              <w:t>4.3 Logical Process Flow (STP Design)</w:t>
            </w:r>
            <w:r>
              <w:rPr>
                <w:noProof/>
                <w:webHidden/>
              </w:rPr>
              <w:tab/>
            </w:r>
            <w:r>
              <w:rPr>
                <w:noProof/>
                <w:webHidden/>
              </w:rPr>
              <w:fldChar w:fldCharType="begin"/>
            </w:r>
            <w:r>
              <w:rPr>
                <w:noProof/>
                <w:webHidden/>
              </w:rPr>
              <w:instrText xml:space="preserve"> PAGEREF _Toc220765339 \h </w:instrText>
            </w:r>
            <w:r>
              <w:rPr>
                <w:noProof/>
                <w:webHidden/>
              </w:rPr>
            </w:r>
            <w:r>
              <w:rPr>
                <w:noProof/>
                <w:webHidden/>
              </w:rPr>
              <w:fldChar w:fldCharType="separate"/>
            </w:r>
            <w:r>
              <w:rPr>
                <w:noProof/>
                <w:webHidden/>
              </w:rPr>
              <w:t>9</w:t>
            </w:r>
            <w:r>
              <w:rPr>
                <w:noProof/>
                <w:webHidden/>
              </w:rPr>
              <w:fldChar w:fldCharType="end"/>
            </w:r>
          </w:hyperlink>
        </w:p>
        <w:p w:rsidR="00654679" w:rsidRDefault="00654679" w14:paraId="694ABE18" w14:textId="3053ADC6">
          <w:pPr>
            <w:pStyle w:val="TOC1"/>
            <w:tabs>
              <w:tab w:val="right" w:leader="dot" w:pos="9350"/>
            </w:tabs>
            <w:rPr>
              <w:noProof/>
            </w:rPr>
          </w:pPr>
          <w:hyperlink w:history="1" w:anchor="_Toc220765340">
            <w:r w:rsidRPr="00373F92">
              <w:rPr>
                <w:rStyle w:val="Hyperlink"/>
                <w:noProof/>
              </w:rPr>
              <w:t>5. Component Architecture</w:t>
            </w:r>
            <w:r>
              <w:rPr>
                <w:noProof/>
                <w:webHidden/>
              </w:rPr>
              <w:tab/>
            </w:r>
            <w:r>
              <w:rPr>
                <w:noProof/>
                <w:webHidden/>
              </w:rPr>
              <w:fldChar w:fldCharType="begin"/>
            </w:r>
            <w:r>
              <w:rPr>
                <w:noProof/>
                <w:webHidden/>
              </w:rPr>
              <w:instrText xml:space="preserve"> PAGEREF _Toc220765340 \h </w:instrText>
            </w:r>
            <w:r>
              <w:rPr>
                <w:noProof/>
                <w:webHidden/>
              </w:rPr>
            </w:r>
            <w:r>
              <w:rPr>
                <w:noProof/>
                <w:webHidden/>
              </w:rPr>
              <w:fldChar w:fldCharType="separate"/>
            </w:r>
            <w:r>
              <w:rPr>
                <w:noProof/>
                <w:webHidden/>
              </w:rPr>
              <w:t>10</w:t>
            </w:r>
            <w:r>
              <w:rPr>
                <w:noProof/>
                <w:webHidden/>
              </w:rPr>
              <w:fldChar w:fldCharType="end"/>
            </w:r>
          </w:hyperlink>
        </w:p>
        <w:p w:rsidR="00654679" w:rsidRDefault="00654679" w14:paraId="736B8824" w14:textId="101AB30B">
          <w:pPr>
            <w:pStyle w:val="TOC2"/>
            <w:tabs>
              <w:tab w:val="right" w:leader="dot" w:pos="9350"/>
            </w:tabs>
            <w:rPr>
              <w:noProof/>
              <w:kern w:val="2"/>
              <w:lang w:eastAsia="en-US"/>
              <w14:ligatures w14:val="standardContextual"/>
            </w:rPr>
          </w:pPr>
          <w:hyperlink w:history="1" w:anchor="_Toc220765341">
            <w:r w:rsidRPr="00373F92">
              <w:rPr>
                <w:rStyle w:val="Hyperlink"/>
                <w:noProof/>
              </w:rPr>
              <w:t>5.1 AI Agent Architecture</w:t>
            </w:r>
            <w:r>
              <w:rPr>
                <w:noProof/>
                <w:webHidden/>
              </w:rPr>
              <w:tab/>
            </w:r>
            <w:r>
              <w:rPr>
                <w:noProof/>
                <w:webHidden/>
              </w:rPr>
              <w:fldChar w:fldCharType="begin"/>
            </w:r>
            <w:r>
              <w:rPr>
                <w:noProof/>
                <w:webHidden/>
              </w:rPr>
              <w:instrText xml:space="preserve"> PAGEREF _Toc220765341 \h </w:instrText>
            </w:r>
            <w:r>
              <w:rPr>
                <w:noProof/>
                <w:webHidden/>
              </w:rPr>
            </w:r>
            <w:r>
              <w:rPr>
                <w:noProof/>
                <w:webHidden/>
              </w:rPr>
              <w:fldChar w:fldCharType="separate"/>
            </w:r>
            <w:r>
              <w:rPr>
                <w:noProof/>
                <w:webHidden/>
              </w:rPr>
              <w:t>10</w:t>
            </w:r>
            <w:r>
              <w:rPr>
                <w:noProof/>
                <w:webHidden/>
              </w:rPr>
              <w:fldChar w:fldCharType="end"/>
            </w:r>
          </w:hyperlink>
        </w:p>
        <w:p w:rsidR="00654679" w:rsidRDefault="00654679" w14:paraId="7F52BCB8" w14:textId="76CBA918">
          <w:pPr>
            <w:pStyle w:val="TOC2"/>
            <w:tabs>
              <w:tab w:val="right" w:leader="dot" w:pos="9350"/>
            </w:tabs>
            <w:rPr>
              <w:noProof/>
              <w:kern w:val="2"/>
              <w:lang w:eastAsia="en-US"/>
              <w14:ligatures w14:val="standardContextual"/>
            </w:rPr>
          </w:pPr>
          <w:hyperlink w:history="1" w:anchor="_Toc220765342">
            <w:r w:rsidRPr="00373F92">
              <w:rPr>
                <w:rStyle w:val="Hyperlink"/>
                <w:noProof/>
              </w:rPr>
              <w:t>5.2 IDP Agent</w:t>
            </w:r>
            <w:r>
              <w:rPr>
                <w:noProof/>
                <w:webHidden/>
              </w:rPr>
              <w:tab/>
            </w:r>
            <w:r>
              <w:rPr>
                <w:noProof/>
                <w:webHidden/>
              </w:rPr>
              <w:fldChar w:fldCharType="begin"/>
            </w:r>
            <w:r>
              <w:rPr>
                <w:noProof/>
                <w:webHidden/>
              </w:rPr>
              <w:instrText xml:space="preserve"> PAGEREF _Toc220765342 \h </w:instrText>
            </w:r>
            <w:r>
              <w:rPr>
                <w:noProof/>
                <w:webHidden/>
              </w:rPr>
            </w:r>
            <w:r>
              <w:rPr>
                <w:noProof/>
                <w:webHidden/>
              </w:rPr>
              <w:fldChar w:fldCharType="separate"/>
            </w:r>
            <w:r>
              <w:rPr>
                <w:noProof/>
                <w:webHidden/>
              </w:rPr>
              <w:t>11</w:t>
            </w:r>
            <w:r>
              <w:rPr>
                <w:noProof/>
                <w:webHidden/>
              </w:rPr>
              <w:fldChar w:fldCharType="end"/>
            </w:r>
          </w:hyperlink>
        </w:p>
        <w:p w:rsidR="00654679" w:rsidRDefault="00654679" w14:paraId="241ED190" w14:textId="1E6BA462">
          <w:pPr>
            <w:pStyle w:val="TOC2"/>
            <w:tabs>
              <w:tab w:val="right" w:leader="dot" w:pos="9350"/>
            </w:tabs>
            <w:rPr>
              <w:noProof/>
              <w:kern w:val="2"/>
              <w:lang w:eastAsia="en-US"/>
              <w14:ligatures w14:val="standardContextual"/>
            </w:rPr>
          </w:pPr>
          <w:hyperlink w:history="1" w:anchor="_Toc220765343">
            <w:r w:rsidRPr="00373F92">
              <w:rPr>
                <w:rStyle w:val="Hyperlink"/>
                <w:noProof/>
              </w:rPr>
              <w:t>5.3 Validator Agent</w:t>
            </w:r>
            <w:r>
              <w:rPr>
                <w:noProof/>
                <w:webHidden/>
              </w:rPr>
              <w:tab/>
            </w:r>
            <w:r>
              <w:rPr>
                <w:noProof/>
                <w:webHidden/>
              </w:rPr>
              <w:fldChar w:fldCharType="begin"/>
            </w:r>
            <w:r>
              <w:rPr>
                <w:noProof/>
                <w:webHidden/>
              </w:rPr>
              <w:instrText xml:space="preserve"> PAGEREF _Toc220765343 \h </w:instrText>
            </w:r>
            <w:r>
              <w:rPr>
                <w:noProof/>
                <w:webHidden/>
              </w:rPr>
            </w:r>
            <w:r>
              <w:rPr>
                <w:noProof/>
                <w:webHidden/>
              </w:rPr>
              <w:fldChar w:fldCharType="separate"/>
            </w:r>
            <w:r>
              <w:rPr>
                <w:noProof/>
                <w:webHidden/>
              </w:rPr>
              <w:t>11</w:t>
            </w:r>
            <w:r>
              <w:rPr>
                <w:noProof/>
                <w:webHidden/>
              </w:rPr>
              <w:fldChar w:fldCharType="end"/>
            </w:r>
          </w:hyperlink>
        </w:p>
        <w:p w:rsidR="00654679" w:rsidRDefault="00654679" w14:paraId="4D5A3862" w14:textId="3B9D0851">
          <w:pPr>
            <w:pStyle w:val="TOC2"/>
            <w:tabs>
              <w:tab w:val="right" w:leader="dot" w:pos="9350"/>
            </w:tabs>
            <w:rPr>
              <w:noProof/>
              <w:kern w:val="2"/>
              <w:lang w:eastAsia="en-US"/>
              <w14:ligatures w14:val="standardContextual"/>
            </w:rPr>
          </w:pPr>
          <w:hyperlink w:history="1" w:anchor="_Toc220765344">
            <w:r w:rsidRPr="00373F92">
              <w:rPr>
                <w:rStyle w:val="Hyperlink"/>
                <w:noProof/>
              </w:rPr>
              <w:t>5.4 Transformation Agent</w:t>
            </w:r>
            <w:r>
              <w:rPr>
                <w:noProof/>
                <w:webHidden/>
              </w:rPr>
              <w:tab/>
            </w:r>
            <w:r>
              <w:rPr>
                <w:noProof/>
                <w:webHidden/>
              </w:rPr>
              <w:fldChar w:fldCharType="begin"/>
            </w:r>
            <w:r>
              <w:rPr>
                <w:noProof/>
                <w:webHidden/>
              </w:rPr>
              <w:instrText xml:space="preserve"> PAGEREF _Toc220765344 \h </w:instrText>
            </w:r>
            <w:r>
              <w:rPr>
                <w:noProof/>
                <w:webHidden/>
              </w:rPr>
            </w:r>
            <w:r>
              <w:rPr>
                <w:noProof/>
                <w:webHidden/>
              </w:rPr>
              <w:fldChar w:fldCharType="separate"/>
            </w:r>
            <w:r>
              <w:rPr>
                <w:noProof/>
                <w:webHidden/>
              </w:rPr>
              <w:t>12</w:t>
            </w:r>
            <w:r>
              <w:rPr>
                <w:noProof/>
                <w:webHidden/>
              </w:rPr>
              <w:fldChar w:fldCharType="end"/>
            </w:r>
          </w:hyperlink>
        </w:p>
        <w:p w:rsidR="00654679" w:rsidRDefault="00654679" w14:paraId="1931F4DA" w14:textId="5DCF74AB">
          <w:pPr>
            <w:pStyle w:val="TOC2"/>
            <w:tabs>
              <w:tab w:val="right" w:leader="dot" w:pos="9350"/>
            </w:tabs>
            <w:rPr>
              <w:noProof/>
              <w:kern w:val="2"/>
              <w:lang w:eastAsia="en-US"/>
              <w14:ligatures w14:val="standardContextual"/>
            </w:rPr>
          </w:pPr>
          <w:hyperlink w:history="1" w:anchor="_Toc220765345">
            <w:r w:rsidRPr="00373F92">
              <w:rPr>
                <w:rStyle w:val="Hyperlink"/>
                <w:noProof/>
              </w:rPr>
              <w:t>5.5 Compliance Agent</w:t>
            </w:r>
            <w:r>
              <w:rPr>
                <w:noProof/>
                <w:webHidden/>
              </w:rPr>
              <w:tab/>
            </w:r>
            <w:r>
              <w:rPr>
                <w:noProof/>
                <w:webHidden/>
              </w:rPr>
              <w:fldChar w:fldCharType="begin"/>
            </w:r>
            <w:r>
              <w:rPr>
                <w:noProof/>
                <w:webHidden/>
              </w:rPr>
              <w:instrText xml:space="preserve"> PAGEREF _Toc220765345 \h </w:instrText>
            </w:r>
            <w:r>
              <w:rPr>
                <w:noProof/>
                <w:webHidden/>
              </w:rPr>
            </w:r>
            <w:r>
              <w:rPr>
                <w:noProof/>
                <w:webHidden/>
              </w:rPr>
              <w:fldChar w:fldCharType="separate"/>
            </w:r>
            <w:r>
              <w:rPr>
                <w:noProof/>
                <w:webHidden/>
              </w:rPr>
              <w:t>13</w:t>
            </w:r>
            <w:r>
              <w:rPr>
                <w:noProof/>
                <w:webHidden/>
              </w:rPr>
              <w:fldChar w:fldCharType="end"/>
            </w:r>
          </w:hyperlink>
        </w:p>
        <w:p w:rsidR="00654679" w:rsidRDefault="00654679" w14:paraId="2C8AFC3B" w14:textId="0B03B3E7">
          <w:pPr>
            <w:pStyle w:val="TOC1"/>
            <w:tabs>
              <w:tab w:val="right" w:leader="dot" w:pos="9350"/>
            </w:tabs>
            <w:rPr>
              <w:noProof/>
            </w:rPr>
          </w:pPr>
          <w:hyperlink w:history="1" w:anchor="_Toc220765346">
            <w:r w:rsidRPr="00373F92">
              <w:rPr>
                <w:rStyle w:val="Hyperlink"/>
                <w:noProof/>
              </w:rPr>
              <w:t>6. Data Architecture</w:t>
            </w:r>
            <w:r>
              <w:rPr>
                <w:noProof/>
                <w:webHidden/>
              </w:rPr>
              <w:tab/>
            </w:r>
            <w:r>
              <w:rPr>
                <w:noProof/>
                <w:webHidden/>
              </w:rPr>
              <w:fldChar w:fldCharType="begin"/>
            </w:r>
            <w:r>
              <w:rPr>
                <w:noProof/>
                <w:webHidden/>
              </w:rPr>
              <w:instrText xml:space="preserve"> PAGEREF _Toc220765346 \h </w:instrText>
            </w:r>
            <w:r>
              <w:rPr>
                <w:noProof/>
                <w:webHidden/>
              </w:rPr>
            </w:r>
            <w:r>
              <w:rPr>
                <w:noProof/>
                <w:webHidden/>
              </w:rPr>
              <w:fldChar w:fldCharType="separate"/>
            </w:r>
            <w:r>
              <w:rPr>
                <w:noProof/>
                <w:webHidden/>
              </w:rPr>
              <w:t>14</w:t>
            </w:r>
            <w:r>
              <w:rPr>
                <w:noProof/>
                <w:webHidden/>
              </w:rPr>
              <w:fldChar w:fldCharType="end"/>
            </w:r>
          </w:hyperlink>
        </w:p>
        <w:p w:rsidR="00654679" w:rsidRDefault="00654679" w14:paraId="6AFB1D47" w14:textId="729147A2">
          <w:pPr>
            <w:pStyle w:val="TOC2"/>
            <w:tabs>
              <w:tab w:val="right" w:leader="dot" w:pos="9350"/>
            </w:tabs>
            <w:rPr>
              <w:noProof/>
              <w:kern w:val="2"/>
              <w:lang w:eastAsia="en-US"/>
              <w14:ligatures w14:val="standardContextual"/>
            </w:rPr>
          </w:pPr>
          <w:hyperlink w:history="1" w:anchor="_Toc220765347">
            <w:r w:rsidRPr="00373F92">
              <w:rPr>
                <w:rStyle w:val="Hyperlink"/>
                <w:noProof/>
              </w:rPr>
              <w:t>6.1 Data Stores</w:t>
            </w:r>
            <w:r>
              <w:rPr>
                <w:noProof/>
                <w:webHidden/>
              </w:rPr>
              <w:tab/>
            </w:r>
            <w:r>
              <w:rPr>
                <w:noProof/>
                <w:webHidden/>
              </w:rPr>
              <w:fldChar w:fldCharType="begin"/>
            </w:r>
            <w:r>
              <w:rPr>
                <w:noProof/>
                <w:webHidden/>
              </w:rPr>
              <w:instrText xml:space="preserve"> PAGEREF _Toc220765347 \h </w:instrText>
            </w:r>
            <w:r>
              <w:rPr>
                <w:noProof/>
                <w:webHidden/>
              </w:rPr>
            </w:r>
            <w:r>
              <w:rPr>
                <w:noProof/>
                <w:webHidden/>
              </w:rPr>
              <w:fldChar w:fldCharType="separate"/>
            </w:r>
            <w:r>
              <w:rPr>
                <w:noProof/>
                <w:webHidden/>
              </w:rPr>
              <w:t>14</w:t>
            </w:r>
            <w:r>
              <w:rPr>
                <w:noProof/>
                <w:webHidden/>
              </w:rPr>
              <w:fldChar w:fldCharType="end"/>
            </w:r>
          </w:hyperlink>
        </w:p>
        <w:p w:rsidR="00654679" w:rsidRDefault="00654679" w14:paraId="3E9F0F53" w14:textId="2BA2D73C">
          <w:pPr>
            <w:pStyle w:val="TOC2"/>
            <w:tabs>
              <w:tab w:val="right" w:leader="dot" w:pos="9350"/>
            </w:tabs>
            <w:rPr>
              <w:noProof/>
              <w:kern w:val="2"/>
              <w:lang w:eastAsia="en-US"/>
              <w14:ligatures w14:val="standardContextual"/>
            </w:rPr>
          </w:pPr>
          <w:hyperlink w:history="1" w:anchor="_Toc220765348">
            <w:r w:rsidRPr="00373F92">
              <w:rPr>
                <w:rStyle w:val="Hyperlink"/>
                <w:noProof/>
              </w:rPr>
              <w:t>6.2 Database Architecture (STP Design)</w:t>
            </w:r>
            <w:r>
              <w:rPr>
                <w:noProof/>
                <w:webHidden/>
              </w:rPr>
              <w:tab/>
            </w:r>
            <w:r>
              <w:rPr>
                <w:noProof/>
                <w:webHidden/>
              </w:rPr>
              <w:fldChar w:fldCharType="begin"/>
            </w:r>
            <w:r>
              <w:rPr>
                <w:noProof/>
                <w:webHidden/>
              </w:rPr>
              <w:instrText xml:space="preserve"> PAGEREF _Toc220765348 \h </w:instrText>
            </w:r>
            <w:r>
              <w:rPr>
                <w:noProof/>
                <w:webHidden/>
              </w:rPr>
            </w:r>
            <w:r>
              <w:rPr>
                <w:noProof/>
                <w:webHidden/>
              </w:rPr>
              <w:fldChar w:fldCharType="separate"/>
            </w:r>
            <w:r>
              <w:rPr>
                <w:noProof/>
                <w:webHidden/>
              </w:rPr>
              <w:t>15</w:t>
            </w:r>
            <w:r>
              <w:rPr>
                <w:noProof/>
                <w:webHidden/>
              </w:rPr>
              <w:fldChar w:fldCharType="end"/>
            </w:r>
          </w:hyperlink>
        </w:p>
        <w:p w:rsidR="00654679" w:rsidRDefault="00654679" w14:paraId="771BB798" w14:textId="131B99D5">
          <w:pPr>
            <w:pStyle w:val="TOC2"/>
            <w:tabs>
              <w:tab w:val="right" w:leader="dot" w:pos="9350"/>
            </w:tabs>
            <w:rPr>
              <w:noProof/>
              <w:kern w:val="2"/>
              <w:lang w:eastAsia="en-US"/>
              <w14:ligatures w14:val="standardContextual"/>
            </w:rPr>
          </w:pPr>
          <w:hyperlink w:history="1" w:anchor="_Toc220765349">
            <w:r w:rsidRPr="00373F92">
              <w:rPr>
                <w:rStyle w:val="Hyperlink"/>
                <w:noProof/>
              </w:rPr>
              <w:t>6.3 S3 Bucket Structure</w:t>
            </w:r>
            <w:r>
              <w:rPr>
                <w:noProof/>
                <w:webHidden/>
              </w:rPr>
              <w:tab/>
            </w:r>
            <w:r>
              <w:rPr>
                <w:noProof/>
                <w:webHidden/>
              </w:rPr>
              <w:fldChar w:fldCharType="begin"/>
            </w:r>
            <w:r>
              <w:rPr>
                <w:noProof/>
                <w:webHidden/>
              </w:rPr>
              <w:instrText xml:space="preserve"> PAGEREF _Toc220765349 \h </w:instrText>
            </w:r>
            <w:r>
              <w:rPr>
                <w:noProof/>
                <w:webHidden/>
              </w:rPr>
            </w:r>
            <w:r>
              <w:rPr>
                <w:noProof/>
                <w:webHidden/>
              </w:rPr>
              <w:fldChar w:fldCharType="separate"/>
            </w:r>
            <w:r>
              <w:rPr>
                <w:noProof/>
                <w:webHidden/>
              </w:rPr>
              <w:t>16</w:t>
            </w:r>
            <w:r>
              <w:rPr>
                <w:noProof/>
                <w:webHidden/>
              </w:rPr>
              <w:fldChar w:fldCharType="end"/>
            </w:r>
          </w:hyperlink>
        </w:p>
        <w:p w:rsidR="00654679" w:rsidRDefault="00654679" w14:paraId="7D5F3741" w14:textId="21D04639">
          <w:pPr>
            <w:pStyle w:val="TOC2"/>
            <w:tabs>
              <w:tab w:val="right" w:leader="dot" w:pos="9350"/>
            </w:tabs>
            <w:rPr>
              <w:noProof/>
              <w:kern w:val="2"/>
              <w:lang w:eastAsia="en-US"/>
              <w14:ligatures w14:val="standardContextual"/>
            </w:rPr>
          </w:pPr>
          <w:hyperlink w:history="1" w:anchor="_Toc220765350">
            <w:r w:rsidRPr="00373F92">
              <w:rPr>
                <w:rStyle w:val="Hyperlink"/>
                <w:noProof/>
              </w:rPr>
              <w:t>6.4 Schema Cache Structure (Redis)</w:t>
            </w:r>
            <w:r>
              <w:rPr>
                <w:noProof/>
                <w:webHidden/>
              </w:rPr>
              <w:tab/>
            </w:r>
            <w:r>
              <w:rPr>
                <w:noProof/>
                <w:webHidden/>
              </w:rPr>
              <w:fldChar w:fldCharType="begin"/>
            </w:r>
            <w:r>
              <w:rPr>
                <w:noProof/>
                <w:webHidden/>
              </w:rPr>
              <w:instrText xml:space="preserve"> PAGEREF _Toc220765350 \h </w:instrText>
            </w:r>
            <w:r>
              <w:rPr>
                <w:noProof/>
                <w:webHidden/>
              </w:rPr>
            </w:r>
            <w:r>
              <w:rPr>
                <w:noProof/>
                <w:webHidden/>
              </w:rPr>
              <w:fldChar w:fldCharType="separate"/>
            </w:r>
            <w:r>
              <w:rPr>
                <w:noProof/>
                <w:webHidden/>
              </w:rPr>
              <w:t>17</w:t>
            </w:r>
            <w:r>
              <w:rPr>
                <w:noProof/>
                <w:webHidden/>
              </w:rPr>
              <w:fldChar w:fldCharType="end"/>
            </w:r>
          </w:hyperlink>
        </w:p>
        <w:p w:rsidR="00654679" w:rsidRDefault="00654679" w14:paraId="48D7AE53" w14:textId="26FD0D2A">
          <w:pPr>
            <w:pStyle w:val="TOC2"/>
            <w:tabs>
              <w:tab w:val="right" w:leader="dot" w:pos="9350"/>
            </w:tabs>
            <w:rPr>
              <w:noProof/>
              <w:kern w:val="2"/>
              <w:lang w:eastAsia="en-US"/>
              <w14:ligatures w14:val="standardContextual"/>
            </w:rPr>
          </w:pPr>
          <w:hyperlink w:history="1" w:anchor="_Toc220765351">
            <w:r w:rsidRPr="00373F92">
              <w:rPr>
                <w:rStyle w:val="Hyperlink"/>
                <w:noProof/>
              </w:rPr>
              <w:t>6.5 External Data Dependencies</w:t>
            </w:r>
            <w:r>
              <w:rPr>
                <w:noProof/>
                <w:webHidden/>
              </w:rPr>
              <w:tab/>
            </w:r>
            <w:r>
              <w:rPr>
                <w:noProof/>
                <w:webHidden/>
              </w:rPr>
              <w:fldChar w:fldCharType="begin"/>
            </w:r>
            <w:r>
              <w:rPr>
                <w:noProof/>
                <w:webHidden/>
              </w:rPr>
              <w:instrText xml:space="preserve"> PAGEREF _Toc220765351 \h </w:instrText>
            </w:r>
            <w:r>
              <w:rPr>
                <w:noProof/>
                <w:webHidden/>
              </w:rPr>
            </w:r>
            <w:r>
              <w:rPr>
                <w:noProof/>
                <w:webHidden/>
              </w:rPr>
              <w:fldChar w:fldCharType="separate"/>
            </w:r>
            <w:r>
              <w:rPr>
                <w:noProof/>
                <w:webHidden/>
              </w:rPr>
              <w:t>18</w:t>
            </w:r>
            <w:r>
              <w:rPr>
                <w:noProof/>
                <w:webHidden/>
              </w:rPr>
              <w:fldChar w:fldCharType="end"/>
            </w:r>
          </w:hyperlink>
        </w:p>
        <w:p w:rsidR="00654679" w:rsidRDefault="00654679" w14:paraId="15478DC8" w14:textId="6991E4D9">
          <w:pPr>
            <w:pStyle w:val="TOC1"/>
            <w:tabs>
              <w:tab w:val="right" w:leader="dot" w:pos="9350"/>
            </w:tabs>
            <w:rPr>
              <w:noProof/>
            </w:rPr>
          </w:pPr>
          <w:hyperlink w:history="1" w:anchor="_Toc220765352">
            <w:r w:rsidRPr="00373F92">
              <w:rPr>
                <w:rStyle w:val="Hyperlink"/>
                <w:noProof/>
              </w:rPr>
              <w:t>7. Integration Architecture</w:t>
            </w:r>
            <w:r>
              <w:rPr>
                <w:noProof/>
                <w:webHidden/>
              </w:rPr>
              <w:tab/>
            </w:r>
            <w:r>
              <w:rPr>
                <w:noProof/>
                <w:webHidden/>
              </w:rPr>
              <w:fldChar w:fldCharType="begin"/>
            </w:r>
            <w:r>
              <w:rPr>
                <w:noProof/>
                <w:webHidden/>
              </w:rPr>
              <w:instrText xml:space="preserve"> PAGEREF _Toc220765352 \h </w:instrText>
            </w:r>
            <w:r>
              <w:rPr>
                <w:noProof/>
                <w:webHidden/>
              </w:rPr>
            </w:r>
            <w:r>
              <w:rPr>
                <w:noProof/>
                <w:webHidden/>
              </w:rPr>
              <w:fldChar w:fldCharType="separate"/>
            </w:r>
            <w:r>
              <w:rPr>
                <w:noProof/>
                <w:webHidden/>
              </w:rPr>
              <w:t>18</w:t>
            </w:r>
            <w:r>
              <w:rPr>
                <w:noProof/>
                <w:webHidden/>
              </w:rPr>
              <w:fldChar w:fldCharType="end"/>
            </w:r>
          </w:hyperlink>
        </w:p>
        <w:p w:rsidR="00654679" w:rsidRDefault="00654679" w14:paraId="7516ED25" w14:textId="6F77F3FC">
          <w:pPr>
            <w:pStyle w:val="TOC2"/>
            <w:tabs>
              <w:tab w:val="right" w:leader="dot" w:pos="9350"/>
            </w:tabs>
            <w:rPr>
              <w:noProof/>
              <w:kern w:val="2"/>
              <w:lang w:eastAsia="en-US"/>
              <w14:ligatures w14:val="standardContextual"/>
            </w:rPr>
          </w:pPr>
          <w:hyperlink w:history="1" w:anchor="_Toc220765353">
            <w:r w:rsidRPr="00373F92">
              <w:rPr>
                <w:rStyle w:val="Hyperlink"/>
                <w:noProof/>
              </w:rPr>
              <w:t>7.1 Inbound Integrations</w:t>
            </w:r>
            <w:r>
              <w:rPr>
                <w:noProof/>
                <w:webHidden/>
              </w:rPr>
              <w:tab/>
            </w:r>
            <w:r>
              <w:rPr>
                <w:noProof/>
                <w:webHidden/>
              </w:rPr>
              <w:fldChar w:fldCharType="begin"/>
            </w:r>
            <w:r>
              <w:rPr>
                <w:noProof/>
                <w:webHidden/>
              </w:rPr>
              <w:instrText xml:space="preserve"> PAGEREF _Toc220765353 \h </w:instrText>
            </w:r>
            <w:r>
              <w:rPr>
                <w:noProof/>
                <w:webHidden/>
              </w:rPr>
            </w:r>
            <w:r>
              <w:rPr>
                <w:noProof/>
                <w:webHidden/>
              </w:rPr>
              <w:fldChar w:fldCharType="separate"/>
            </w:r>
            <w:r>
              <w:rPr>
                <w:noProof/>
                <w:webHidden/>
              </w:rPr>
              <w:t>18</w:t>
            </w:r>
            <w:r>
              <w:rPr>
                <w:noProof/>
                <w:webHidden/>
              </w:rPr>
              <w:fldChar w:fldCharType="end"/>
            </w:r>
          </w:hyperlink>
        </w:p>
        <w:p w:rsidR="00654679" w:rsidRDefault="00654679" w14:paraId="0B94AD30" w14:textId="640D717F">
          <w:pPr>
            <w:pStyle w:val="TOC2"/>
            <w:tabs>
              <w:tab w:val="right" w:leader="dot" w:pos="9350"/>
            </w:tabs>
            <w:rPr>
              <w:noProof/>
              <w:kern w:val="2"/>
              <w:lang w:eastAsia="en-US"/>
              <w14:ligatures w14:val="standardContextual"/>
            </w:rPr>
          </w:pPr>
          <w:hyperlink w:history="1" w:anchor="_Toc220765354">
            <w:r w:rsidRPr="00373F92">
              <w:rPr>
                <w:rStyle w:val="Hyperlink"/>
                <w:noProof/>
              </w:rPr>
              <w:t>7.2 Outbound Integrations</w:t>
            </w:r>
            <w:r>
              <w:rPr>
                <w:noProof/>
                <w:webHidden/>
              </w:rPr>
              <w:tab/>
            </w:r>
            <w:r>
              <w:rPr>
                <w:noProof/>
                <w:webHidden/>
              </w:rPr>
              <w:fldChar w:fldCharType="begin"/>
            </w:r>
            <w:r>
              <w:rPr>
                <w:noProof/>
                <w:webHidden/>
              </w:rPr>
              <w:instrText xml:space="preserve"> PAGEREF _Toc220765354 \h </w:instrText>
            </w:r>
            <w:r>
              <w:rPr>
                <w:noProof/>
                <w:webHidden/>
              </w:rPr>
            </w:r>
            <w:r>
              <w:rPr>
                <w:noProof/>
                <w:webHidden/>
              </w:rPr>
              <w:fldChar w:fldCharType="separate"/>
            </w:r>
            <w:r>
              <w:rPr>
                <w:noProof/>
                <w:webHidden/>
              </w:rPr>
              <w:t>19</w:t>
            </w:r>
            <w:r>
              <w:rPr>
                <w:noProof/>
                <w:webHidden/>
              </w:rPr>
              <w:fldChar w:fldCharType="end"/>
            </w:r>
          </w:hyperlink>
        </w:p>
        <w:p w:rsidR="00654679" w:rsidRDefault="00654679" w14:paraId="61C4D0F1" w14:textId="7C724F9E">
          <w:pPr>
            <w:pStyle w:val="TOC2"/>
            <w:tabs>
              <w:tab w:val="right" w:leader="dot" w:pos="9350"/>
            </w:tabs>
            <w:rPr>
              <w:noProof/>
              <w:kern w:val="2"/>
              <w:lang w:eastAsia="en-US"/>
              <w14:ligatures w14:val="standardContextual"/>
            </w:rPr>
          </w:pPr>
          <w:hyperlink w:history="1" w:anchor="_Toc220765355">
            <w:r w:rsidRPr="00373F92">
              <w:rPr>
                <w:rStyle w:val="Hyperlink"/>
                <w:noProof/>
              </w:rPr>
              <w:t>7.3 Event-Driven Integration (EventBridge)</w:t>
            </w:r>
            <w:r>
              <w:rPr>
                <w:noProof/>
                <w:webHidden/>
              </w:rPr>
              <w:tab/>
            </w:r>
            <w:r>
              <w:rPr>
                <w:noProof/>
                <w:webHidden/>
              </w:rPr>
              <w:fldChar w:fldCharType="begin"/>
            </w:r>
            <w:r>
              <w:rPr>
                <w:noProof/>
                <w:webHidden/>
              </w:rPr>
              <w:instrText xml:space="preserve"> PAGEREF _Toc220765355 \h </w:instrText>
            </w:r>
            <w:r>
              <w:rPr>
                <w:noProof/>
                <w:webHidden/>
              </w:rPr>
            </w:r>
            <w:r>
              <w:rPr>
                <w:noProof/>
                <w:webHidden/>
              </w:rPr>
              <w:fldChar w:fldCharType="separate"/>
            </w:r>
            <w:r>
              <w:rPr>
                <w:noProof/>
                <w:webHidden/>
              </w:rPr>
              <w:t>20</w:t>
            </w:r>
            <w:r>
              <w:rPr>
                <w:noProof/>
                <w:webHidden/>
              </w:rPr>
              <w:fldChar w:fldCharType="end"/>
            </w:r>
          </w:hyperlink>
        </w:p>
        <w:p w:rsidR="00654679" w:rsidRDefault="00654679" w14:paraId="5690AAD4" w14:textId="72211DBE">
          <w:pPr>
            <w:pStyle w:val="TOC1"/>
            <w:tabs>
              <w:tab w:val="right" w:leader="dot" w:pos="9350"/>
            </w:tabs>
            <w:rPr>
              <w:noProof/>
            </w:rPr>
          </w:pPr>
          <w:hyperlink w:history="1" w:anchor="_Toc220765356">
            <w:r w:rsidRPr="00373F92">
              <w:rPr>
                <w:rStyle w:val="Hyperlink"/>
                <w:noProof/>
              </w:rPr>
              <w:t>8. Security Architecture</w:t>
            </w:r>
            <w:r>
              <w:rPr>
                <w:noProof/>
                <w:webHidden/>
              </w:rPr>
              <w:tab/>
            </w:r>
            <w:r>
              <w:rPr>
                <w:noProof/>
                <w:webHidden/>
              </w:rPr>
              <w:fldChar w:fldCharType="begin"/>
            </w:r>
            <w:r>
              <w:rPr>
                <w:noProof/>
                <w:webHidden/>
              </w:rPr>
              <w:instrText xml:space="preserve"> PAGEREF _Toc220765356 \h </w:instrText>
            </w:r>
            <w:r>
              <w:rPr>
                <w:noProof/>
                <w:webHidden/>
              </w:rPr>
            </w:r>
            <w:r>
              <w:rPr>
                <w:noProof/>
                <w:webHidden/>
              </w:rPr>
              <w:fldChar w:fldCharType="separate"/>
            </w:r>
            <w:r>
              <w:rPr>
                <w:noProof/>
                <w:webHidden/>
              </w:rPr>
              <w:t>21</w:t>
            </w:r>
            <w:r>
              <w:rPr>
                <w:noProof/>
                <w:webHidden/>
              </w:rPr>
              <w:fldChar w:fldCharType="end"/>
            </w:r>
          </w:hyperlink>
        </w:p>
        <w:p w:rsidR="00654679" w:rsidRDefault="00654679" w14:paraId="06F67BD5" w14:textId="536292C9">
          <w:pPr>
            <w:pStyle w:val="TOC2"/>
            <w:tabs>
              <w:tab w:val="right" w:leader="dot" w:pos="9350"/>
            </w:tabs>
            <w:rPr>
              <w:noProof/>
              <w:kern w:val="2"/>
              <w:lang w:eastAsia="en-US"/>
              <w14:ligatures w14:val="standardContextual"/>
            </w:rPr>
          </w:pPr>
          <w:hyperlink w:history="1" w:anchor="_Toc220765357">
            <w:r w:rsidRPr="00373F92">
              <w:rPr>
                <w:rStyle w:val="Hyperlink"/>
                <w:noProof/>
              </w:rPr>
              <w:t>8.1 Identity &amp; Access</w:t>
            </w:r>
            <w:r>
              <w:rPr>
                <w:noProof/>
                <w:webHidden/>
              </w:rPr>
              <w:tab/>
            </w:r>
            <w:r>
              <w:rPr>
                <w:noProof/>
                <w:webHidden/>
              </w:rPr>
              <w:fldChar w:fldCharType="begin"/>
            </w:r>
            <w:r>
              <w:rPr>
                <w:noProof/>
                <w:webHidden/>
              </w:rPr>
              <w:instrText xml:space="preserve"> PAGEREF _Toc220765357 \h </w:instrText>
            </w:r>
            <w:r>
              <w:rPr>
                <w:noProof/>
                <w:webHidden/>
              </w:rPr>
            </w:r>
            <w:r>
              <w:rPr>
                <w:noProof/>
                <w:webHidden/>
              </w:rPr>
              <w:fldChar w:fldCharType="separate"/>
            </w:r>
            <w:r>
              <w:rPr>
                <w:noProof/>
                <w:webHidden/>
              </w:rPr>
              <w:t>21</w:t>
            </w:r>
            <w:r>
              <w:rPr>
                <w:noProof/>
                <w:webHidden/>
              </w:rPr>
              <w:fldChar w:fldCharType="end"/>
            </w:r>
          </w:hyperlink>
        </w:p>
        <w:p w:rsidR="00654679" w:rsidRDefault="00654679" w14:paraId="38F954AD" w14:textId="052A9638">
          <w:pPr>
            <w:pStyle w:val="TOC2"/>
            <w:tabs>
              <w:tab w:val="right" w:leader="dot" w:pos="9350"/>
            </w:tabs>
            <w:rPr>
              <w:noProof/>
              <w:kern w:val="2"/>
              <w:lang w:eastAsia="en-US"/>
              <w14:ligatures w14:val="standardContextual"/>
            </w:rPr>
          </w:pPr>
          <w:hyperlink w:history="1" w:anchor="_Toc220765358">
            <w:r w:rsidRPr="00373F92">
              <w:rPr>
                <w:rStyle w:val="Hyperlink"/>
                <w:noProof/>
              </w:rPr>
              <w:t>8.2 Data Protection</w:t>
            </w:r>
            <w:r>
              <w:rPr>
                <w:noProof/>
                <w:webHidden/>
              </w:rPr>
              <w:tab/>
            </w:r>
            <w:r>
              <w:rPr>
                <w:noProof/>
                <w:webHidden/>
              </w:rPr>
              <w:fldChar w:fldCharType="begin"/>
            </w:r>
            <w:r>
              <w:rPr>
                <w:noProof/>
                <w:webHidden/>
              </w:rPr>
              <w:instrText xml:space="preserve"> PAGEREF _Toc220765358 \h </w:instrText>
            </w:r>
            <w:r>
              <w:rPr>
                <w:noProof/>
                <w:webHidden/>
              </w:rPr>
            </w:r>
            <w:r>
              <w:rPr>
                <w:noProof/>
                <w:webHidden/>
              </w:rPr>
              <w:fldChar w:fldCharType="separate"/>
            </w:r>
            <w:r>
              <w:rPr>
                <w:noProof/>
                <w:webHidden/>
              </w:rPr>
              <w:t>21</w:t>
            </w:r>
            <w:r>
              <w:rPr>
                <w:noProof/>
                <w:webHidden/>
              </w:rPr>
              <w:fldChar w:fldCharType="end"/>
            </w:r>
          </w:hyperlink>
        </w:p>
        <w:p w:rsidR="00654679" w:rsidRDefault="00654679" w14:paraId="50323076" w14:textId="7F0E0CB2">
          <w:pPr>
            <w:pStyle w:val="TOC2"/>
            <w:tabs>
              <w:tab w:val="right" w:leader="dot" w:pos="9350"/>
            </w:tabs>
            <w:rPr>
              <w:noProof/>
              <w:kern w:val="2"/>
              <w:lang w:eastAsia="en-US"/>
              <w14:ligatures w14:val="standardContextual"/>
            </w:rPr>
          </w:pPr>
          <w:hyperlink w:history="1" w:anchor="_Toc220765359">
            <w:r w:rsidRPr="00373F92">
              <w:rPr>
                <w:rStyle w:val="Hyperlink"/>
                <w:noProof/>
              </w:rPr>
              <w:t>8.3 NACHA Compliance (CRITICAL)</w:t>
            </w:r>
            <w:r>
              <w:rPr>
                <w:noProof/>
                <w:webHidden/>
              </w:rPr>
              <w:tab/>
            </w:r>
            <w:r>
              <w:rPr>
                <w:noProof/>
                <w:webHidden/>
              </w:rPr>
              <w:fldChar w:fldCharType="begin"/>
            </w:r>
            <w:r>
              <w:rPr>
                <w:noProof/>
                <w:webHidden/>
              </w:rPr>
              <w:instrText xml:space="preserve"> PAGEREF _Toc220765359 \h </w:instrText>
            </w:r>
            <w:r>
              <w:rPr>
                <w:noProof/>
                <w:webHidden/>
              </w:rPr>
            </w:r>
            <w:r>
              <w:rPr>
                <w:noProof/>
                <w:webHidden/>
              </w:rPr>
              <w:fldChar w:fldCharType="separate"/>
            </w:r>
            <w:r>
              <w:rPr>
                <w:noProof/>
                <w:webHidden/>
              </w:rPr>
              <w:t>22</w:t>
            </w:r>
            <w:r>
              <w:rPr>
                <w:noProof/>
                <w:webHidden/>
              </w:rPr>
              <w:fldChar w:fldCharType="end"/>
            </w:r>
          </w:hyperlink>
        </w:p>
        <w:p w:rsidR="00654679" w:rsidRDefault="00654679" w14:paraId="307A00E0" w14:textId="70288839">
          <w:pPr>
            <w:pStyle w:val="TOC2"/>
            <w:tabs>
              <w:tab w:val="right" w:leader="dot" w:pos="9350"/>
            </w:tabs>
            <w:rPr>
              <w:noProof/>
              <w:kern w:val="2"/>
              <w:lang w:eastAsia="en-US"/>
              <w14:ligatures w14:val="standardContextual"/>
            </w:rPr>
          </w:pPr>
          <w:hyperlink w:history="1" w:anchor="_Toc220765360">
            <w:r w:rsidRPr="00373F92">
              <w:rPr>
                <w:rStyle w:val="Hyperlink"/>
                <w:noProof/>
              </w:rPr>
              <w:t>8.4 Network Security</w:t>
            </w:r>
            <w:r>
              <w:rPr>
                <w:noProof/>
                <w:webHidden/>
              </w:rPr>
              <w:tab/>
            </w:r>
            <w:r>
              <w:rPr>
                <w:noProof/>
                <w:webHidden/>
              </w:rPr>
              <w:fldChar w:fldCharType="begin"/>
            </w:r>
            <w:r>
              <w:rPr>
                <w:noProof/>
                <w:webHidden/>
              </w:rPr>
              <w:instrText xml:space="preserve"> PAGEREF _Toc220765360 \h </w:instrText>
            </w:r>
            <w:r>
              <w:rPr>
                <w:noProof/>
                <w:webHidden/>
              </w:rPr>
            </w:r>
            <w:r>
              <w:rPr>
                <w:noProof/>
                <w:webHidden/>
              </w:rPr>
              <w:fldChar w:fldCharType="separate"/>
            </w:r>
            <w:r>
              <w:rPr>
                <w:noProof/>
                <w:webHidden/>
              </w:rPr>
              <w:t>24</w:t>
            </w:r>
            <w:r>
              <w:rPr>
                <w:noProof/>
                <w:webHidden/>
              </w:rPr>
              <w:fldChar w:fldCharType="end"/>
            </w:r>
          </w:hyperlink>
        </w:p>
        <w:p w:rsidR="00654679" w:rsidRDefault="00654679" w14:paraId="53805B54" w14:textId="14E57292">
          <w:pPr>
            <w:pStyle w:val="TOC2"/>
            <w:tabs>
              <w:tab w:val="right" w:leader="dot" w:pos="9350"/>
            </w:tabs>
            <w:rPr>
              <w:noProof/>
              <w:kern w:val="2"/>
              <w:lang w:eastAsia="en-US"/>
              <w14:ligatures w14:val="standardContextual"/>
            </w:rPr>
          </w:pPr>
          <w:hyperlink w:history="1" w:anchor="_Toc220765361">
            <w:r w:rsidRPr="00373F92">
              <w:rPr>
                <w:rStyle w:val="Hyperlink"/>
                <w:noProof/>
              </w:rPr>
              <w:t>8.5 Audit &amp; Logging</w:t>
            </w:r>
            <w:r>
              <w:rPr>
                <w:noProof/>
                <w:webHidden/>
              </w:rPr>
              <w:tab/>
            </w:r>
            <w:r>
              <w:rPr>
                <w:noProof/>
                <w:webHidden/>
              </w:rPr>
              <w:fldChar w:fldCharType="begin"/>
            </w:r>
            <w:r>
              <w:rPr>
                <w:noProof/>
                <w:webHidden/>
              </w:rPr>
              <w:instrText xml:space="preserve"> PAGEREF _Toc220765361 \h </w:instrText>
            </w:r>
            <w:r>
              <w:rPr>
                <w:noProof/>
                <w:webHidden/>
              </w:rPr>
            </w:r>
            <w:r>
              <w:rPr>
                <w:noProof/>
                <w:webHidden/>
              </w:rPr>
              <w:fldChar w:fldCharType="separate"/>
            </w:r>
            <w:r>
              <w:rPr>
                <w:noProof/>
                <w:webHidden/>
              </w:rPr>
              <w:t>25</w:t>
            </w:r>
            <w:r>
              <w:rPr>
                <w:noProof/>
                <w:webHidden/>
              </w:rPr>
              <w:fldChar w:fldCharType="end"/>
            </w:r>
          </w:hyperlink>
        </w:p>
        <w:p w:rsidR="00654679" w:rsidRDefault="00654679" w14:paraId="7E3C8A11" w14:textId="73DF00C9">
          <w:pPr>
            <w:pStyle w:val="TOC1"/>
            <w:tabs>
              <w:tab w:val="right" w:leader="dot" w:pos="9350"/>
            </w:tabs>
            <w:rPr>
              <w:noProof/>
            </w:rPr>
          </w:pPr>
          <w:hyperlink w:history="1" w:anchor="_Toc220765362">
            <w:r w:rsidRPr="00373F92">
              <w:rPr>
                <w:rStyle w:val="Hyperlink"/>
                <w:noProof/>
              </w:rPr>
              <w:t>9. Infrastructure Architecture</w:t>
            </w:r>
            <w:r>
              <w:rPr>
                <w:noProof/>
                <w:webHidden/>
              </w:rPr>
              <w:tab/>
            </w:r>
            <w:r>
              <w:rPr>
                <w:noProof/>
                <w:webHidden/>
              </w:rPr>
              <w:fldChar w:fldCharType="begin"/>
            </w:r>
            <w:r>
              <w:rPr>
                <w:noProof/>
                <w:webHidden/>
              </w:rPr>
              <w:instrText xml:space="preserve"> PAGEREF _Toc220765362 \h </w:instrText>
            </w:r>
            <w:r>
              <w:rPr>
                <w:noProof/>
                <w:webHidden/>
              </w:rPr>
            </w:r>
            <w:r>
              <w:rPr>
                <w:noProof/>
                <w:webHidden/>
              </w:rPr>
              <w:fldChar w:fldCharType="separate"/>
            </w:r>
            <w:r>
              <w:rPr>
                <w:noProof/>
                <w:webHidden/>
              </w:rPr>
              <w:t>26</w:t>
            </w:r>
            <w:r>
              <w:rPr>
                <w:noProof/>
                <w:webHidden/>
              </w:rPr>
              <w:fldChar w:fldCharType="end"/>
            </w:r>
          </w:hyperlink>
        </w:p>
        <w:p w:rsidR="00654679" w:rsidRDefault="00654679" w14:paraId="7389A53C" w14:textId="7D2E825A">
          <w:pPr>
            <w:pStyle w:val="TOC2"/>
            <w:tabs>
              <w:tab w:val="right" w:leader="dot" w:pos="9350"/>
            </w:tabs>
            <w:rPr>
              <w:noProof/>
              <w:kern w:val="2"/>
              <w:lang w:eastAsia="en-US"/>
              <w14:ligatures w14:val="standardContextual"/>
            </w:rPr>
          </w:pPr>
          <w:hyperlink w:history="1" w:anchor="_Toc220765363">
            <w:r w:rsidRPr="00373F92">
              <w:rPr>
                <w:rStyle w:val="Hyperlink"/>
                <w:noProof/>
              </w:rPr>
              <w:t>9.1 AWS Infrastructure</w:t>
            </w:r>
            <w:r>
              <w:rPr>
                <w:noProof/>
                <w:webHidden/>
              </w:rPr>
              <w:tab/>
            </w:r>
            <w:r>
              <w:rPr>
                <w:noProof/>
                <w:webHidden/>
              </w:rPr>
              <w:fldChar w:fldCharType="begin"/>
            </w:r>
            <w:r>
              <w:rPr>
                <w:noProof/>
                <w:webHidden/>
              </w:rPr>
              <w:instrText xml:space="preserve"> PAGEREF _Toc220765363 \h </w:instrText>
            </w:r>
            <w:r>
              <w:rPr>
                <w:noProof/>
                <w:webHidden/>
              </w:rPr>
            </w:r>
            <w:r>
              <w:rPr>
                <w:noProof/>
                <w:webHidden/>
              </w:rPr>
              <w:fldChar w:fldCharType="separate"/>
            </w:r>
            <w:r>
              <w:rPr>
                <w:noProof/>
                <w:webHidden/>
              </w:rPr>
              <w:t>26</w:t>
            </w:r>
            <w:r>
              <w:rPr>
                <w:noProof/>
                <w:webHidden/>
              </w:rPr>
              <w:fldChar w:fldCharType="end"/>
            </w:r>
          </w:hyperlink>
        </w:p>
        <w:p w:rsidR="00654679" w:rsidRDefault="00654679" w14:paraId="0294E0C4" w14:textId="7C982B32">
          <w:pPr>
            <w:pStyle w:val="TOC2"/>
            <w:tabs>
              <w:tab w:val="right" w:leader="dot" w:pos="9350"/>
            </w:tabs>
            <w:rPr>
              <w:noProof/>
              <w:kern w:val="2"/>
              <w:lang w:eastAsia="en-US"/>
              <w14:ligatures w14:val="standardContextual"/>
            </w:rPr>
          </w:pPr>
          <w:hyperlink w:history="1" w:anchor="_Toc220765364">
            <w:r w:rsidRPr="00373F92">
              <w:rPr>
                <w:rStyle w:val="Hyperlink"/>
                <w:noProof/>
              </w:rPr>
              <w:t>9.2 Resource Specifications</w:t>
            </w:r>
            <w:r>
              <w:rPr>
                <w:noProof/>
                <w:webHidden/>
              </w:rPr>
              <w:tab/>
            </w:r>
            <w:r>
              <w:rPr>
                <w:noProof/>
                <w:webHidden/>
              </w:rPr>
              <w:fldChar w:fldCharType="begin"/>
            </w:r>
            <w:r>
              <w:rPr>
                <w:noProof/>
                <w:webHidden/>
              </w:rPr>
              <w:instrText xml:space="preserve"> PAGEREF _Toc220765364 \h </w:instrText>
            </w:r>
            <w:r>
              <w:rPr>
                <w:noProof/>
                <w:webHidden/>
              </w:rPr>
            </w:r>
            <w:r>
              <w:rPr>
                <w:noProof/>
                <w:webHidden/>
              </w:rPr>
              <w:fldChar w:fldCharType="separate"/>
            </w:r>
            <w:r>
              <w:rPr>
                <w:noProof/>
                <w:webHidden/>
              </w:rPr>
              <w:t>27</w:t>
            </w:r>
            <w:r>
              <w:rPr>
                <w:noProof/>
                <w:webHidden/>
              </w:rPr>
              <w:fldChar w:fldCharType="end"/>
            </w:r>
          </w:hyperlink>
        </w:p>
        <w:p w:rsidR="00654679" w:rsidRDefault="00654679" w14:paraId="247F7D52" w14:textId="3D1A69A7">
          <w:pPr>
            <w:pStyle w:val="TOC1"/>
            <w:tabs>
              <w:tab w:val="right" w:leader="dot" w:pos="9350"/>
            </w:tabs>
            <w:rPr>
              <w:noProof/>
            </w:rPr>
          </w:pPr>
          <w:hyperlink w:history="1" w:anchor="_Toc220765365">
            <w:r w:rsidRPr="00373F92">
              <w:rPr>
                <w:rStyle w:val="Hyperlink"/>
                <w:noProof/>
              </w:rPr>
              <w:t>10. Deployment Architecture</w:t>
            </w:r>
            <w:r>
              <w:rPr>
                <w:noProof/>
                <w:webHidden/>
              </w:rPr>
              <w:tab/>
            </w:r>
            <w:r>
              <w:rPr>
                <w:noProof/>
                <w:webHidden/>
              </w:rPr>
              <w:fldChar w:fldCharType="begin"/>
            </w:r>
            <w:r>
              <w:rPr>
                <w:noProof/>
                <w:webHidden/>
              </w:rPr>
              <w:instrText xml:space="preserve"> PAGEREF _Toc220765365 \h </w:instrText>
            </w:r>
            <w:r>
              <w:rPr>
                <w:noProof/>
                <w:webHidden/>
              </w:rPr>
            </w:r>
            <w:r>
              <w:rPr>
                <w:noProof/>
                <w:webHidden/>
              </w:rPr>
              <w:fldChar w:fldCharType="separate"/>
            </w:r>
            <w:r>
              <w:rPr>
                <w:noProof/>
                <w:webHidden/>
              </w:rPr>
              <w:t>27</w:t>
            </w:r>
            <w:r>
              <w:rPr>
                <w:noProof/>
                <w:webHidden/>
              </w:rPr>
              <w:fldChar w:fldCharType="end"/>
            </w:r>
          </w:hyperlink>
        </w:p>
        <w:p w:rsidR="00654679" w:rsidRDefault="00654679" w14:paraId="49F77C85" w14:textId="684A138D">
          <w:pPr>
            <w:pStyle w:val="TOC2"/>
            <w:tabs>
              <w:tab w:val="right" w:leader="dot" w:pos="9350"/>
            </w:tabs>
            <w:rPr>
              <w:noProof/>
              <w:kern w:val="2"/>
              <w:lang w:eastAsia="en-US"/>
              <w14:ligatures w14:val="standardContextual"/>
            </w:rPr>
          </w:pPr>
          <w:hyperlink w:history="1" w:anchor="_Toc220765366">
            <w:r w:rsidRPr="00373F92">
              <w:rPr>
                <w:rStyle w:val="Hyperlink"/>
                <w:noProof/>
              </w:rPr>
              <w:t>10.1 CI/CD Pipeline</w:t>
            </w:r>
            <w:r>
              <w:rPr>
                <w:noProof/>
                <w:webHidden/>
              </w:rPr>
              <w:tab/>
            </w:r>
            <w:r>
              <w:rPr>
                <w:noProof/>
                <w:webHidden/>
              </w:rPr>
              <w:fldChar w:fldCharType="begin"/>
            </w:r>
            <w:r>
              <w:rPr>
                <w:noProof/>
                <w:webHidden/>
              </w:rPr>
              <w:instrText xml:space="preserve"> PAGEREF _Toc220765366 \h </w:instrText>
            </w:r>
            <w:r>
              <w:rPr>
                <w:noProof/>
                <w:webHidden/>
              </w:rPr>
            </w:r>
            <w:r>
              <w:rPr>
                <w:noProof/>
                <w:webHidden/>
              </w:rPr>
              <w:fldChar w:fldCharType="separate"/>
            </w:r>
            <w:r>
              <w:rPr>
                <w:noProof/>
                <w:webHidden/>
              </w:rPr>
              <w:t>27</w:t>
            </w:r>
            <w:r>
              <w:rPr>
                <w:noProof/>
                <w:webHidden/>
              </w:rPr>
              <w:fldChar w:fldCharType="end"/>
            </w:r>
          </w:hyperlink>
        </w:p>
        <w:p w:rsidR="00654679" w:rsidRDefault="00654679" w14:paraId="3670E0F8" w14:textId="431DF75C">
          <w:pPr>
            <w:pStyle w:val="TOC2"/>
            <w:tabs>
              <w:tab w:val="right" w:leader="dot" w:pos="9350"/>
            </w:tabs>
            <w:rPr>
              <w:noProof/>
              <w:kern w:val="2"/>
              <w:lang w:eastAsia="en-US"/>
              <w14:ligatures w14:val="standardContextual"/>
            </w:rPr>
          </w:pPr>
          <w:hyperlink w:history="1" w:anchor="_Toc220765367">
            <w:r w:rsidRPr="00373F92">
              <w:rPr>
                <w:rStyle w:val="Hyperlink"/>
                <w:noProof/>
              </w:rPr>
              <w:t>10.2 Environment Strategy</w:t>
            </w:r>
            <w:r>
              <w:rPr>
                <w:noProof/>
                <w:webHidden/>
              </w:rPr>
              <w:tab/>
            </w:r>
            <w:r>
              <w:rPr>
                <w:noProof/>
                <w:webHidden/>
              </w:rPr>
              <w:fldChar w:fldCharType="begin"/>
            </w:r>
            <w:r>
              <w:rPr>
                <w:noProof/>
                <w:webHidden/>
              </w:rPr>
              <w:instrText xml:space="preserve"> PAGEREF _Toc220765367 \h </w:instrText>
            </w:r>
            <w:r>
              <w:rPr>
                <w:noProof/>
                <w:webHidden/>
              </w:rPr>
            </w:r>
            <w:r>
              <w:rPr>
                <w:noProof/>
                <w:webHidden/>
              </w:rPr>
              <w:fldChar w:fldCharType="separate"/>
            </w:r>
            <w:r>
              <w:rPr>
                <w:noProof/>
                <w:webHidden/>
              </w:rPr>
              <w:t>28</w:t>
            </w:r>
            <w:r>
              <w:rPr>
                <w:noProof/>
                <w:webHidden/>
              </w:rPr>
              <w:fldChar w:fldCharType="end"/>
            </w:r>
          </w:hyperlink>
        </w:p>
        <w:p w:rsidR="00654679" w:rsidRDefault="00654679" w14:paraId="23735E17" w14:textId="04816EE0">
          <w:pPr>
            <w:pStyle w:val="TOC1"/>
            <w:tabs>
              <w:tab w:val="right" w:leader="dot" w:pos="9350"/>
            </w:tabs>
            <w:rPr>
              <w:noProof/>
            </w:rPr>
          </w:pPr>
          <w:hyperlink w:history="1" w:anchor="_Toc220765368">
            <w:r w:rsidRPr="00373F92">
              <w:rPr>
                <w:rStyle w:val="Hyperlink"/>
                <w:noProof/>
              </w:rPr>
              <w:t>11. Operational Architecture</w:t>
            </w:r>
            <w:r>
              <w:rPr>
                <w:noProof/>
                <w:webHidden/>
              </w:rPr>
              <w:tab/>
            </w:r>
            <w:r>
              <w:rPr>
                <w:noProof/>
                <w:webHidden/>
              </w:rPr>
              <w:fldChar w:fldCharType="begin"/>
            </w:r>
            <w:r>
              <w:rPr>
                <w:noProof/>
                <w:webHidden/>
              </w:rPr>
              <w:instrText xml:space="preserve"> PAGEREF _Toc220765368 \h </w:instrText>
            </w:r>
            <w:r>
              <w:rPr>
                <w:noProof/>
                <w:webHidden/>
              </w:rPr>
            </w:r>
            <w:r>
              <w:rPr>
                <w:noProof/>
                <w:webHidden/>
              </w:rPr>
              <w:fldChar w:fldCharType="separate"/>
            </w:r>
            <w:r>
              <w:rPr>
                <w:noProof/>
                <w:webHidden/>
              </w:rPr>
              <w:t>29</w:t>
            </w:r>
            <w:r>
              <w:rPr>
                <w:noProof/>
                <w:webHidden/>
              </w:rPr>
              <w:fldChar w:fldCharType="end"/>
            </w:r>
          </w:hyperlink>
        </w:p>
        <w:p w:rsidR="00654679" w:rsidRDefault="00654679" w14:paraId="1BED6396" w14:textId="037388AA">
          <w:pPr>
            <w:pStyle w:val="TOC2"/>
            <w:tabs>
              <w:tab w:val="right" w:leader="dot" w:pos="9350"/>
            </w:tabs>
            <w:rPr>
              <w:noProof/>
              <w:kern w:val="2"/>
              <w:lang w:eastAsia="en-US"/>
              <w14:ligatures w14:val="standardContextual"/>
            </w:rPr>
          </w:pPr>
          <w:hyperlink w:history="1" w:anchor="_Toc220765369">
            <w:r w:rsidRPr="00373F92">
              <w:rPr>
                <w:rStyle w:val="Hyperlink"/>
                <w:noProof/>
              </w:rPr>
              <w:t>11.1 Monitoring &amp; Alerting</w:t>
            </w:r>
            <w:r>
              <w:rPr>
                <w:noProof/>
                <w:webHidden/>
              </w:rPr>
              <w:tab/>
            </w:r>
            <w:r>
              <w:rPr>
                <w:noProof/>
                <w:webHidden/>
              </w:rPr>
              <w:fldChar w:fldCharType="begin"/>
            </w:r>
            <w:r>
              <w:rPr>
                <w:noProof/>
                <w:webHidden/>
              </w:rPr>
              <w:instrText xml:space="preserve"> PAGEREF _Toc220765369 \h </w:instrText>
            </w:r>
            <w:r>
              <w:rPr>
                <w:noProof/>
                <w:webHidden/>
              </w:rPr>
            </w:r>
            <w:r>
              <w:rPr>
                <w:noProof/>
                <w:webHidden/>
              </w:rPr>
              <w:fldChar w:fldCharType="separate"/>
            </w:r>
            <w:r>
              <w:rPr>
                <w:noProof/>
                <w:webHidden/>
              </w:rPr>
              <w:t>29</w:t>
            </w:r>
            <w:r>
              <w:rPr>
                <w:noProof/>
                <w:webHidden/>
              </w:rPr>
              <w:fldChar w:fldCharType="end"/>
            </w:r>
          </w:hyperlink>
        </w:p>
        <w:p w:rsidR="00654679" w:rsidRDefault="00654679" w14:paraId="7D12330D" w14:textId="1ACE7B56">
          <w:pPr>
            <w:pStyle w:val="TOC2"/>
            <w:tabs>
              <w:tab w:val="right" w:leader="dot" w:pos="9350"/>
            </w:tabs>
            <w:rPr>
              <w:noProof/>
              <w:kern w:val="2"/>
              <w:lang w:eastAsia="en-US"/>
              <w14:ligatures w14:val="standardContextual"/>
            </w:rPr>
          </w:pPr>
          <w:hyperlink w:history="1" w:anchor="_Toc220765370">
            <w:r w:rsidRPr="00373F92">
              <w:rPr>
                <w:rStyle w:val="Hyperlink"/>
                <w:noProof/>
              </w:rPr>
              <w:t>11.2 Custodian Deadline Management</w:t>
            </w:r>
            <w:r>
              <w:rPr>
                <w:noProof/>
                <w:webHidden/>
              </w:rPr>
              <w:tab/>
            </w:r>
            <w:r>
              <w:rPr>
                <w:noProof/>
                <w:webHidden/>
              </w:rPr>
              <w:fldChar w:fldCharType="begin"/>
            </w:r>
            <w:r>
              <w:rPr>
                <w:noProof/>
                <w:webHidden/>
              </w:rPr>
              <w:instrText xml:space="preserve"> PAGEREF _Toc220765370 \h </w:instrText>
            </w:r>
            <w:r>
              <w:rPr>
                <w:noProof/>
                <w:webHidden/>
              </w:rPr>
            </w:r>
            <w:r>
              <w:rPr>
                <w:noProof/>
                <w:webHidden/>
              </w:rPr>
              <w:fldChar w:fldCharType="separate"/>
            </w:r>
            <w:r>
              <w:rPr>
                <w:noProof/>
                <w:webHidden/>
              </w:rPr>
              <w:t>30</w:t>
            </w:r>
            <w:r>
              <w:rPr>
                <w:noProof/>
                <w:webHidden/>
              </w:rPr>
              <w:fldChar w:fldCharType="end"/>
            </w:r>
          </w:hyperlink>
        </w:p>
        <w:p w:rsidR="00654679" w:rsidRDefault="00654679" w14:paraId="3E3D7774" w14:textId="01B6CBBF">
          <w:pPr>
            <w:pStyle w:val="TOC1"/>
            <w:tabs>
              <w:tab w:val="right" w:leader="dot" w:pos="9350"/>
            </w:tabs>
            <w:rPr>
              <w:noProof/>
            </w:rPr>
          </w:pPr>
          <w:hyperlink w:history="1" w:anchor="_Toc220765371">
            <w:r w:rsidRPr="00373F92">
              <w:rPr>
                <w:rStyle w:val="Hyperlink"/>
                <w:noProof/>
              </w:rPr>
              <w:t>12. Architecture Decisions</w:t>
            </w:r>
            <w:r>
              <w:rPr>
                <w:noProof/>
                <w:webHidden/>
              </w:rPr>
              <w:tab/>
            </w:r>
            <w:r>
              <w:rPr>
                <w:noProof/>
                <w:webHidden/>
              </w:rPr>
              <w:fldChar w:fldCharType="begin"/>
            </w:r>
            <w:r>
              <w:rPr>
                <w:noProof/>
                <w:webHidden/>
              </w:rPr>
              <w:instrText xml:space="preserve"> PAGEREF _Toc220765371 \h </w:instrText>
            </w:r>
            <w:r>
              <w:rPr>
                <w:noProof/>
                <w:webHidden/>
              </w:rPr>
            </w:r>
            <w:r>
              <w:rPr>
                <w:noProof/>
                <w:webHidden/>
              </w:rPr>
              <w:fldChar w:fldCharType="separate"/>
            </w:r>
            <w:r>
              <w:rPr>
                <w:noProof/>
                <w:webHidden/>
              </w:rPr>
              <w:t>31</w:t>
            </w:r>
            <w:r>
              <w:rPr>
                <w:noProof/>
                <w:webHidden/>
              </w:rPr>
              <w:fldChar w:fldCharType="end"/>
            </w:r>
          </w:hyperlink>
        </w:p>
        <w:p w:rsidR="00654679" w:rsidRDefault="00654679" w14:paraId="571C6F30" w14:textId="5D6215B7">
          <w:pPr>
            <w:pStyle w:val="TOC2"/>
            <w:tabs>
              <w:tab w:val="right" w:leader="dot" w:pos="9350"/>
            </w:tabs>
            <w:rPr>
              <w:noProof/>
              <w:kern w:val="2"/>
              <w:lang w:eastAsia="en-US"/>
              <w14:ligatures w14:val="standardContextual"/>
            </w:rPr>
          </w:pPr>
          <w:hyperlink w:history="1" w:anchor="_Toc220765372">
            <w:r w:rsidRPr="00373F92">
              <w:rPr>
                <w:rStyle w:val="Hyperlink"/>
                <w:noProof/>
              </w:rPr>
              <w:t>12.1 Decision Log</w:t>
            </w:r>
            <w:r>
              <w:rPr>
                <w:noProof/>
                <w:webHidden/>
              </w:rPr>
              <w:tab/>
            </w:r>
            <w:r>
              <w:rPr>
                <w:noProof/>
                <w:webHidden/>
              </w:rPr>
              <w:fldChar w:fldCharType="begin"/>
            </w:r>
            <w:r>
              <w:rPr>
                <w:noProof/>
                <w:webHidden/>
              </w:rPr>
              <w:instrText xml:space="preserve"> PAGEREF _Toc220765372 \h </w:instrText>
            </w:r>
            <w:r>
              <w:rPr>
                <w:noProof/>
                <w:webHidden/>
              </w:rPr>
            </w:r>
            <w:r>
              <w:rPr>
                <w:noProof/>
                <w:webHidden/>
              </w:rPr>
              <w:fldChar w:fldCharType="separate"/>
            </w:r>
            <w:r>
              <w:rPr>
                <w:noProof/>
                <w:webHidden/>
              </w:rPr>
              <w:t>31</w:t>
            </w:r>
            <w:r>
              <w:rPr>
                <w:noProof/>
                <w:webHidden/>
              </w:rPr>
              <w:fldChar w:fldCharType="end"/>
            </w:r>
          </w:hyperlink>
        </w:p>
        <w:p w:rsidR="00654679" w:rsidRDefault="00654679" w14:paraId="78E25A4D" w14:textId="5CEC4091">
          <w:pPr>
            <w:pStyle w:val="TOC2"/>
            <w:tabs>
              <w:tab w:val="right" w:leader="dot" w:pos="9350"/>
            </w:tabs>
            <w:rPr>
              <w:noProof/>
              <w:kern w:val="2"/>
              <w:lang w:eastAsia="en-US"/>
              <w14:ligatures w14:val="standardContextual"/>
            </w:rPr>
          </w:pPr>
          <w:hyperlink w:history="1" w:anchor="_Toc220765373">
            <w:r w:rsidRPr="00373F92">
              <w:rPr>
                <w:rStyle w:val="Hyperlink"/>
                <w:noProof/>
              </w:rPr>
              <w:t>12.2 Trade-offs</w:t>
            </w:r>
            <w:r>
              <w:rPr>
                <w:noProof/>
                <w:webHidden/>
              </w:rPr>
              <w:tab/>
            </w:r>
            <w:r>
              <w:rPr>
                <w:noProof/>
                <w:webHidden/>
              </w:rPr>
              <w:fldChar w:fldCharType="begin"/>
            </w:r>
            <w:r>
              <w:rPr>
                <w:noProof/>
                <w:webHidden/>
              </w:rPr>
              <w:instrText xml:space="preserve"> PAGEREF _Toc220765373 \h </w:instrText>
            </w:r>
            <w:r>
              <w:rPr>
                <w:noProof/>
                <w:webHidden/>
              </w:rPr>
            </w:r>
            <w:r>
              <w:rPr>
                <w:noProof/>
                <w:webHidden/>
              </w:rPr>
              <w:fldChar w:fldCharType="separate"/>
            </w:r>
            <w:r>
              <w:rPr>
                <w:noProof/>
                <w:webHidden/>
              </w:rPr>
              <w:t>32</w:t>
            </w:r>
            <w:r>
              <w:rPr>
                <w:noProof/>
                <w:webHidden/>
              </w:rPr>
              <w:fldChar w:fldCharType="end"/>
            </w:r>
          </w:hyperlink>
        </w:p>
        <w:p w:rsidR="00654679" w:rsidRDefault="00654679" w14:paraId="1EAF4252" w14:textId="3C5A9B9D">
          <w:pPr>
            <w:pStyle w:val="TOC1"/>
            <w:tabs>
              <w:tab w:val="right" w:leader="dot" w:pos="9350"/>
            </w:tabs>
            <w:rPr>
              <w:noProof/>
            </w:rPr>
          </w:pPr>
          <w:hyperlink w:history="1" w:anchor="_Toc220765374">
            <w:r w:rsidRPr="00373F92">
              <w:rPr>
                <w:rStyle w:val="Hyperlink"/>
                <w:noProof/>
              </w:rPr>
              <w:t>13. Migration Strategy</w:t>
            </w:r>
            <w:r>
              <w:rPr>
                <w:noProof/>
                <w:webHidden/>
              </w:rPr>
              <w:tab/>
            </w:r>
            <w:r>
              <w:rPr>
                <w:noProof/>
                <w:webHidden/>
              </w:rPr>
              <w:fldChar w:fldCharType="begin"/>
            </w:r>
            <w:r>
              <w:rPr>
                <w:noProof/>
                <w:webHidden/>
              </w:rPr>
              <w:instrText xml:space="preserve"> PAGEREF _Toc220765374 \h </w:instrText>
            </w:r>
            <w:r>
              <w:rPr>
                <w:noProof/>
                <w:webHidden/>
              </w:rPr>
            </w:r>
            <w:r>
              <w:rPr>
                <w:noProof/>
                <w:webHidden/>
              </w:rPr>
              <w:fldChar w:fldCharType="separate"/>
            </w:r>
            <w:r>
              <w:rPr>
                <w:noProof/>
                <w:webHidden/>
              </w:rPr>
              <w:t>32</w:t>
            </w:r>
            <w:r>
              <w:rPr>
                <w:noProof/>
                <w:webHidden/>
              </w:rPr>
              <w:fldChar w:fldCharType="end"/>
            </w:r>
          </w:hyperlink>
        </w:p>
        <w:p w:rsidR="00654679" w:rsidRDefault="00654679" w14:paraId="4490117D" w14:textId="48B6C760">
          <w:pPr>
            <w:pStyle w:val="TOC2"/>
            <w:tabs>
              <w:tab w:val="right" w:leader="dot" w:pos="9350"/>
            </w:tabs>
            <w:rPr>
              <w:noProof/>
              <w:kern w:val="2"/>
              <w:lang w:eastAsia="en-US"/>
              <w14:ligatures w14:val="standardContextual"/>
            </w:rPr>
          </w:pPr>
          <w:hyperlink w:history="1" w:anchor="_Toc220765375">
            <w:r w:rsidRPr="00373F92">
              <w:rPr>
                <w:rStyle w:val="Hyperlink"/>
                <w:noProof/>
              </w:rPr>
              <w:t>13.1 Phased Approach</w:t>
            </w:r>
            <w:r>
              <w:rPr>
                <w:noProof/>
                <w:webHidden/>
              </w:rPr>
              <w:tab/>
            </w:r>
            <w:r>
              <w:rPr>
                <w:noProof/>
                <w:webHidden/>
              </w:rPr>
              <w:fldChar w:fldCharType="begin"/>
            </w:r>
            <w:r>
              <w:rPr>
                <w:noProof/>
                <w:webHidden/>
              </w:rPr>
              <w:instrText xml:space="preserve"> PAGEREF _Toc220765375 \h </w:instrText>
            </w:r>
            <w:r>
              <w:rPr>
                <w:noProof/>
                <w:webHidden/>
              </w:rPr>
            </w:r>
            <w:r>
              <w:rPr>
                <w:noProof/>
                <w:webHidden/>
              </w:rPr>
              <w:fldChar w:fldCharType="separate"/>
            </w:r>
            <w:r>
              <w:rPr>
                <w:noProof/>
                <w:webHidden/>
              </w:rPr>
              <w:t>32</w:t>
            </w:r>
            <w:r>
              <w:rPr>
                <w:noProof/>
                <w:webHidden/>
              </w:rPr>
              <w:fldChar w:fldCharType="end"/>
            </w:r>
          </w:hyperlink>
        </w:p>
        <w:p w:rsidR="00654679" w:rsidRDefault="00654679" w14:paraId="65FBD01C" w14:textId="0295AFCF">
          <w:pPr>
            <w:pStyle w:val="TOC1"/>
            <w:tabs>
              <w:tab w:val="right" w:leader="dot" w:pos="9350"/>
            </w:tabs>
            <w:rPr>
              <w:noProof/>
            </w:rPr>
          </w:pPr>
          <w:hyperlink w:history="1" w:anchor="_Toc220765376">
            <w:r w:rsidRPr="00373F92">
              <w:rPr>
                <w:rStyle w:val="Hyperlink"/>
                <w:noProof/>
              </w:rPr>
              <w:t>14. Appendices</w:t>
            </w:r>
            <w:r>
              <w:rPr>
                <w:noProof/>
                <w:webHidden/>
              </w:rPr>
              <w:tab/>
            </w:r>
            <w:r>
              <w:rPr>
                <w:noProof/>
                <w:webHidden/>
              </w:rPr>
              <w:fldChar w:fldCharType="begin"/>
            </w:r>
            <w:r>
              <w:rPr>
                <w:noProof/>
                <w:webHidden/>
              </w:rPr>
              <w:instrText xml:space="preserve"> PAGEREF _Toc220765376 \h </w:instrText>
            </w:r>
            <w:r>
              <w:rPr>
                <w:noProof/>
                <w:webHidden/>
              </w:rPr>
            </w:r>
            <w:r>
              <w:rPr>
                <w:noProof/>
                <w:webHidden/>
              </w:rPr>
              <w:fldChar w:fldCharType="separate"/>
            </w:r>
            <w:r>
              <w:rPr>
                <w:noProof/>
                <w:webHidden/>
              </w:rPr>
              <w:t>34</w:t>
            </w:r>
            <w:r>
              <w:rPr>
                <w:noProof/>
                <w:webHidden/>
              </w:rPr>
              <w:fldChar w:fldCharType="end"/>
            </w:r>
          </w:hyperlink>
        </w:p>
        <w:p w:rsidRPr="00AE1F95" w:rsidR="00AE1F95" w:rsidRDefault="00AE1F95" w14:paraId="06F75E51" w14:textId="086BAB00">
          <w:pPr>
            <w:rPr>
              <w:rFonts w:ascii="Calibri" w:hAnsi="Calibri" w:cs="Calibri"/>
            </w:rPr>
          </w:pPr>
          <w:r w:rsidRPr="00AE1F95">
            <w:rPr>
              <w:rFonts w:ascii="Calibri" w:hAnsi="Calibri" w:cs="Calibri"/>
              <w:b/>
              <w:bCs/>
              <w:noProof/>
            </w:rPr>
            <w:fldChar w:fldCharType="end"/>
          </w:r>
        </w:p>
      </w:sdtContent>
    </w:sdt>
    <w:p w:rsidRPr="00AE1F95" w:rsidR="00AE1F95" w:rsidP="047C4109" w:rsidRDefault="00AE1F95" w14:paraId="5882F397" w14:textId="77777777">
      <w:pPr>
        <w:rPr>
          <w:rFonts w:ascii="Calibri" w:hAnsi="Calibri" w:eastAsia="MS Mincho" w:cs="Calibri"/>
        </w:rPr>
      </w:pPr>
    </w:p>
    <w:p w:rsidRPr="00AE1F95" w:rsidR="00412033" w:rsidP="047C4109" w:rsidRDefault="00412033" w14:paraId="045A928C" w14:textId="4B1D7303">
      <w:pPr>
        <w:rPr>
          <w:rFonts w:ascii="Calibri" w:hAnsi="Calibri" w:eastAsia="MS Mincho" w:cs="Calibri"/>
        </w:rPr>
      </w:pPr>
    </w:p>
    <w:p w:rsidRPr="00AE1F95" w:rsidR="00AE1F95" w:rsidP="047C4109" w:rsidRDefault="00AE1F95" w14:paraId="6AE3035D" w14:textId="77777777">
      <w:pPr>
        <w:rPr>
          <w:rFonts w:ascii="Calibri" w:hAnsi="Calibri" w:eastAsia="MS Mincho" w:cs="Calibri"/>
        </w:rPr>
      </w:pPr>
    </w:p>
    <w:p w:rsidRPr="00AE1F95" w:rsidR="00AE1F95" w:rsidP="047C4109" w:rsidRDefault="00AE1F95" w14:paraId="31AE3A7D" w14:textId="77777777">
      <w:pPr>
        <w:rPr>
          <w:rFonts w:ascii="Calibri" w:hAnsi="Calibri" w:eastAsia="MS Mincho" w:cs="Calibri"/>
        </w:rPr>
      </w:pPr>
    </w:p>
    <w:p w:rsidRPr="00AE1F95" w:rsidR="00AE1F95" w:rsidP="047C4109" w:rsidRDefault="00AE1F95" w14:paraId="64EE765B" w14:textId="77777777">
      <w:pPr>
        <w:rPr>
          <w:rFonts w:ascii="Calibri" w:hAnsi="Calibri" w:eastAsia="MS Mincho" w:cs="Calibri"/>
        </w:rPr>
      </w:pPr>
    </w:p>
    <w:p w:rsidR="00AE1F95" w:rsidP="047C4109" w:rsidRDefault="00AE1F95" w14:paraId="690BC1D2" w14:textId="77777777">
      <w:pPr>
        <w:rPr>
          <w:rFonts w:ascii="Calibri" w:hAnsi="Calibri" w:eastAsia="MS Mincho" w:cs="Calibri"/>
        </w:rPr>
      </w:pPr>
    </w:p>
    <w:p w:rsidRPr="00B67A11" w:rsidR="00B67A11" w:rsidP="00B67A11" w:rsidRDefault="00B67A11" w14:paraId="43549B36" w14:textId="77777777">
      <w:pPr>
        <w:pStyle w:val="Heading2"/>
      </w:pPr>
      <w:bookmarkStart w:name="_Toc220765326" w:id="0"/>
      <w:r w:rsidRPr="00B67A11">
        <w:t>1. Executive Summary</w:t>
      </w:r>
      <w:bookmarkEnd w:id="0"/>
    </w:p>
    <w:p w:rsidRPr="00B67A11" w:rsidR="00B67A11" w:rsidP="00B67A11" w:rsidRDefault="00B67A11" w14:paraId="1FD340FC" w14:textId="77777777">
      <w:pPr>
        <w:pStyle w:val="Heading3"/>
      </w:pPr>
      <w:bookmarkStart w:name="_Toc220765327" w:id="1"/>
      <w:r w:rsidRPr="00B67A11">
        <w:t>1.1 Purpose</w:t>
      </w:r>
      <w:bookmarkEnd w:id="1"/>
    </w:p>
    <w:p w:rsidRPr="00B67A11" w:rsidR="00B67A11" w:rsidP="00B67A11" w:rsidRDefault="00B67A11" w14:paraId="0670B946" w14:textId="77777777">
      <w:pPr>
        <w:rPr>
          <w:rFonts w:ascii="Calibri" w:hAnsi="Calibri" w:eastAsia="MS Mincho" w:cs="Calibri"/>
        </w:rPr>
      </w:pPr>
      <w:r w:rsidRPr="00B67A11">
        <w:rPr>
          <w:rFonts w:ascii="Calibri" w:hAnsi="Calibri" w:eastAsia="MS Mincho" w:cs="Calibri"/>
        </w:rPr>
        <w:t>This document defines the technical architecture for the AI-Powered Payroll File Processing Automation system. The architecture enables automated processing of retirement plan payroll files from 60+ vendors with diverse formats, replacing the current manual Stata-based workflow and Blue Prism RPA solution.</w:t>
      </w:r>
    </w:p>
    <w:p w:rsidRPr="00B67A11" w:rsidR="00B67A11" w:rsidP="00B67A11" w:rsidRDefault="00B67A11" w14:paraId="2D806EF9" w14:textId="77777777">
      <w:pPr>
        <w:pStyle w:val="Heading3"/>
      </w:pPr>
      <w:bookmarkStart w:name="_Toc220765328" w:id="2"/>
      <w:r w:rsidRPr="00B67A11">
        <w:t>1.2 Scope</w:t>
      </w:r>
      <w:bookmarkEnd w:id="2"/>
    </w:p>
    <w:p w:rsidRPr="00B67A11" w:rsidR="00B67A11" w:rsidP="00B67A11" w:rsidRDefault="00B67A11" w14:paraId="332E174E" w14:textId="77777777">
      <w:pPr>
        <w:rPr>
          <w:rFonts w:ascii="Calibri" w:hAnsi="Calibri" w:eastAsia="MS Mincho" w:cs="Calibri"/>
        </w:rPr>
      </w:pPr>
      <w:r w:rsidRPr="00B67A11">
        <w:rPr>
          <w:rFonts w:ascii="Calibri" w:hAnsi="Calibri" w:eastAsia="MS Mincho" w:cs="Calibri"/>
        </w:rPr>
        <w:t>The architecture covers:</w:t>
      </w:r>
    </w:p>
    <w:p w:rsidRPr="00B67A11" w:rsidR="00B67A11" w:rsidP="00542763" w:rsidRDefault="00B67A11" w14:paraId="0A40E4CE" w14:textId="77777777">
      <w:pPr>
        <w:numPr>
          <w:ilvl w:val="0"/>
          <w:numId w:val="1"/>
        </w:numPr>
        <w:rPr>
          <w:rFonts w:ascii="Calibri" w:hAnsi="Calibri" w:eastAsia="MS Mincho" w:cs="Calibri"/>
        </w:rPr>
      </w:pPr>
      <w:r w:rsidRPr="00B67A11">
        <w:rPr>
          <w:rFonts w:ascii="Calibri" w:hAnsi="Calibri" w:eastAsia="MS Mincho" w:cs="Calibri"/>
        </w:rPr>
        <w:t>File intake from multiple channels (SFTP, Portal, S3)</w:t>
      </w:r>
    </w:p>
    <w:p w:rsidRPr="00B67A11" w:rsidR="00B67A11" w:rsidP="00542763" w:rsidRDefault="00B67A11" w14:paraId="769661AA" w14:textId="77777777">
      <w:pPr>
        <w:numPr>
          <w:ilvl w:val="0"/>
          <w:numId w:val="1"/>
        </w:numPr>
        <w:rPr>
          <w:rFonts w:ascii="Calibri" w:hAnsi="Calibri" w:eastAsia="MS Mincho" w:cs="Calibri"/>
        </w:rPr>
      </w:pPr>
      <w:r w:rsidRPr="00B67A11">
        <w:rPr>
          <w:rFonts w:ascii="Calibri" w:hAnsi="Calibri" w:eastAsia="MS Mincho" w:cs="Calibri"/>
        </w:rPr>
        <w:t>AI-powered document processing and transformation</w:t>
      </w:r>
    </w:p>
    <w:p w:rsidRPr="00B67A11" w:rsidR="00B67A11" w:rsidP="00542763" w:rsidRDefault="00B67A11" w14:paraId="022DA4C2" w14:textId="77777777">
      <w:pPr>
        <w:numPr>
          <w:ilvl w:val="0"/>
          <w:numId w:val="1"/>
        </w:numPr>
        <w:rPr>
          <w:rFonts w:ascii="Calibri" w:hAnsi="Calibri" w:eastAsia="MS Mincho" w:cs="Calibri"/>
        </w:rPr>
      </w:pPr>
      <w:r w:rsidRPr="00B67A11">
        <w:rPr>
          <w:rFonts w:ascii="Calibri" w:hAnsi="Calibri" w:eastAsia="MS Mincho" w:cs="Calibri"/>
        </w:rPr>
        <w:t>Validation and compliance checking</w:t>
      </w:r>
    </w:p>
    <w:p w:rsidRPr="00B67A11" w:rsidR="00B67A11" w:rsidP="00542763" w:rsidRDefault="00B67A11" w14:paraId="2C164C77" w14:textId="77777777">
      <w:pPr>
        <w:numPr>
          <w:ilvl w:val="0"/>
          <w:numId w:val="1"/>
        </w:numPr>
        <w:rPr>
          <w:rFonts w:ascii="Calibri" w:hAnsi="Calibri" w:eastAsia="MS Mincho" w:cs="Calibri"/>
        </w:rPr>
      </w:pPr>
      <w:r w:rsidRPr="00B67A11">
        <w:rPr>
          <w:rFonts w:ascii="Calibri" w:hAnsi="Calibri" w:eastAsia="MS Mincho" w:cs="Calibri"/>
        </w:rPr>
        <w:t>ACH file generation with NACHA compliance</w:t>
      </w:r>
    </w:p>
    <w:p w:rsidRPr="00B67A11" w:rsidR="00B67A11" w:rsidP="00542763" w:rsidRDefault="00B67A11" w14:paraId="6E804E97" w14:textId="77777777">
      <w:pPr>
        <w:numPr>
          <w:ilvl w:val="0"/>
          <w:numId w:val="1"/>
        </w:numPr>
        <w:rPr>
          <w:rFonts w:ascii="Calibri" w:hAnsi="Calibri" w:eastAsia="MS Mincho" w:cs="Calibri"/>
        </w:rPr>
      </w:pPr>
      <w:r w:rsidRPr="00B67A11">
        <w:rPr>
          <w:rFonts w:ascii="Calibri" w:hAnsi="Calibri" w:eastAsia="MS Mincho" w:cs="Calibri"/>
        </w:rPr>
        <w:t xml:space="preserve">Integration with </w:t>
      </w:r>
      <w:proofErr w:type="spellStart"/>
      <w:r w:rsidRPr="00B67A11">
        <w:rPr>
          <w:rFonts w:ascii="Calibri" w:hAnsi="Calibri" w:eastAsia="MS Mincho" w:cs="Calibri"/>
        </w:rPr>
        <w:t>PlanConnect</w:t>
      </w:r>
      <w:proofErr w:type="spellEnd"/>
      <w:r w:rsidRPr="00B67A11">
        <w:rPr>
          <w:rFonts w:ascii="Calibri" w:hAnsi="Calibri" w:eastAsia="MS Mincho" w:cs="Calibri"/>
        </w:rPr>
        <w:t xml:space="preserve"> and Relius systems</w:t>
      </w:r>
    </w:p>
    <w:p w:rsidRPr="00B67A11" w:rsidR="00B67A11" w:rsidP="00542763" w:rsidRDefault="00B67A11" w14:paraId="4B53F423" w14:textId="77777777">
      <w:pPr>
        <w:numPr>
          <w:ilvl w:val="0"/>
          <w:numId w:val="1"/>
        </w:numPr>
        <w:rPr>
          <w:rFonts w:ascii="Calibri" w:hAnsi="Calibri" w:eastAsia="MS Mincho" w:cs="Calibri"/>
        </w:rPr>
      </w:pPr>
      <w:r w:rsidRPr="00B67A11">
        <w:rPr>
          <w:rFonts w:ascii="Calibri" w:hAnsi="Calibri" w:eastAsia="MS Mincho" w:cs="Calibri"/>
        </w:rPr>
        <w:t>Human-in-the-loop review workflows</w:t>
      </w:r>
    </w:p>
    <w:p w:rsidRPr="00B67A11" w:rsidR="00B67A11" w:rsidP="00B67A11" w:rsidRDefault="00B67A11" w14:paraId="6EC9B12A" w14:textId="77777777">
      <w:pPr>
        <w:pStyle w:val="Heading3"/>
      </w:pPr>
      <w:bookmarkStart w:name="_Toc220765329" w:id="3"/>
      <w:r w:rsidRPr="00B67A11">
        <w:t>1.3 Key Architectural Characteristics</w:t>
      </w:r>
      <w:bookmarkEnd w:id="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32"/>
        <w:gridCol w:w="1668"/>
        <w:gridCol w:w="3536"/>
      </w:tblGrid>
      <w:tr w:rsidRPr="00B67A11" w:rsidR="00B67A11" w:rsidTr="00E16B5F" w14:paraId="53B15452" w14:textId="77777777">
        <w:tc>
          <w:tcPr>
            <w:tcW w:w="0" w:type="auto"/>
            <w:hideMark/>
          </w:tcPr>
          <w:p w:rsidRPr="00B67A11" w:rsidR="00B67A11" w:rsidP="00B67A11" w:rsidRDefault="00B67A11" w14:paraId="4A9E78EA" w14:textId="77777777">
            <w:pPr>
              <w:rPr>
                <w:rFonts w:ascii="Calibri" w:hAnsi="Calibri" w:eastAsia="MS Mincho" w:cs="Calibri"/>
                <w:b/>
                <w:bCs/>
                <w:sz w:val="20"/>
                <w:szCs w:val="20"/>
              </w:rPr>
            </w:pPr>
            <w:r w:rsidRPr="00B67A11">
              <w:rPr>
                <w:rFonts w:ascii="Calibri" w:hAnsi="Calibri" w:eastAsia="MS Mincho" w:cs="Calibri"/>
                <w:b/>
                <w:bCs/>
                <w:sz w:val="20"/>
                <w:szCs w:val="20"/>
              </w:rPr>
              <w:t>Quality Attribute</w:t>
            </w:r>
          </w:p>
        </w:tc>
        <w:tc>
          <w:tcPr>
            <w:tcW w:w="0" w:type="auto"/>
            <w:hideMark/>
          </w:tcPr>
          <w:p w:rsidRPr="00B67A11" w:rsidR="00B67A11" w:rsidP="00B67A11" w:rsidRDefault="00B67A11" w14:paraId="3C918F23" w14:textId="77777777">
            <w:pPr>
              <w:rPr>
                <w:rFonts w:ascii="Calibri" w:hAnsi="Calibri" w:eastAsia="MS Mincho" w:cs="Calibri"/>
                <w:b/>
                <w:bCs/>
                <w:sz w:val="20"/>
                <w:szCs w:val="20"/>
              </w:rPr>
            </w:pPr>
            <w:r w:rsidRPr="00B67A11">
              <w:rPr>
                <w:rFonts w:ascii="Calibri" w:hAnsi="Calibri" w:eastAsia="MS Mincho" w:cs="Calibri"/>
                <w:b/>
                <w:bCs/>
                <w:sz w:val="20"/>
                <w:szCs w:val="20"/>
              </w:rPr>
              <w:t>Target</w:t>
            </w:r>
          </w:p>
        </w:tc>
        <w:tc>
          <w:tcPr>
            <w:tcW w:w="0" w:type="auto"/>
            <w:hideMark/>
          </w:tcPr>
          <w:p w:rsidRPr="00B67A11" w:rsidR="00B67A11" w:rsidP="00B67A11" w:rsidRDefault="00B67A11" w14:paraId="372CFB4C" w14:textId="77777777">
            <w:pPr>
              <w:rPr>
                <w:rFonts w:ascii="Calibri" w:hAnsi="Calibri" w:eastAsia="MS Mincho" w:cs="Calibri"/>
                <w:b/>
                <w:bCs/>
                <w:sz w:val="20"/>
                <w:szCs w:val="20"/>
              </w:rPr>
            </w:pPr>
            <w:r w:rsidRPr="00B67A11">
              <w:rPr>
                <w:rFonts w:ascii="Calibri" w:hAnsi="Calibri" w:eastAsia="MS Mincho" w:cs="Calibri"/>
                <w:b/>
                <w:bCs/>
                <w:sz w:val="20"/>
                <w:szCs w:val="20"/>
              </w:rPr>
              <w:t>Approach</w:t>
            </w:r>
          </w:p>
        </w:tc>
      </w:tr>
      <w:tr w:rsidRPr="00B67A11" w:rsidR="00B67A11" w:rsidTr="00E16B5F" w14:paraId="106138EC" w14:textId="77777777">
        <w:tc>
          <w:tcPr>
            <w:tcW w:w="0" w:type="auto"/>
            <w:hideMark/>
          </w:tcPr>
          <w:p w:rsidRPr="00B67A11" w:rsidR="00B67A11" w:rsidP="00B67A11" w:rsidRDefault="00B67A11" w14:paraId="54FCB317" w14:textId="77777777">
            <w:pPr>
              <w:rPr>
                <w:rFonts w:ascii="Calibri" w:hAnsi="Calibri" w:eastAsia="MS Mincho" w:cs="Calibri"/>
                <w:sz w:val="20"/>
                <w:szCs w:val="20"/>
              </w:rPr>
            </w:pPr>
            <w:r w:rsidRPr="00B67A11">
              <w:rPr>
                <w:rFonts w:ascii="Calibri" w:hAnsi="Calibri" w:eastAsia="MS Mincho" w:cs="Calibri"/>
                <w:b/>
                <w:bCs/>
                <w:sz w:val="20"/>
                <w:szCs w:val="20"/>
              </w:rPr>
              <w:t>Scalability</w:t>
            </w:r>
          </w:p>
        </w:tc>
        <w:tc>
          <w:tcPr>
            <w:tcW w:w="0" w:type="auto"/>
            <w:hideMark/>
          </w:tcPr>
          <w:p w:rsidRPr="00B67A11" w:rsidR="00B67A11" w:rsidP="00B67A11" w:rsidRDefault="00E421FB" w14:paraId="7D6F695F" w14:textId="3447DC9B">
            <w:pPr>
              <w:rPr>
                <w:rFonts w:ascii="Calibri" w:hAnsi="Calibri" w:eastAsia="MS Mincho" w:cs="Calibri"/>
                <w:sz w:val="20"/>
                <w:szCs w:val="20"/>
              </w:rPr>
            </w:pPr>
            <w:r w:rsidRPr="00372D24">
              <w:rPr>
                <w:rFonts w:ascii="Calibri" w:hAnsi="Calibri" w:eastAsia="MS Mincho" w:cs="Calibri"/>
                <w:sz w:val="20"/>
                <w:szCs w:val="20"/>
              </w:rPr>
              <w:t>1000</w:t>
            </w:r>
            <w:r w:rsidRPr="00B67A11" w:rsidR="00B67A11">
              <w:rPr>
                <w:rFonts w:ascii="Calibri" w:hAnsi="Calibri" w:eastAsia="MS Mincho" w:cs="Calibri"/>
                <w:sz w:val="20"/>
                <w:szCs w:val="20"/>
              </w:rPr>
              <w:t>+ files/hour</w:t>
            </w:r>
          </w:p>
        </w:tc>
        <w:tc>
          <w:tcPr>
            <w:tcW w:w="0" w:type="auto"/>
            <w:hideMark/>
          </w:tcPr>
          <w:p w:rsidRPr="00B67A11" w:rsidR="00B67A11" w:rsidP="00B67A11" w:rsidRDefault="00B67A11" w14:paraId="362A508E" w14:textId="77777777">
            <w:pPr>
              <w:rPr>
                <w:rFonts w:ascii="Calibri" w:hAnsi="Calibri" w:eastAsia="MS Mincho" w:cs="Calibri"/>
                <w:sz w:val="20"/>
                <w:szCs w:val="20"/>
              </w:rPr>
            </w:pPr>
            <w:r w:rsidRPr="00B67A11">
              <w:rPr>
                <w:rFonts w:ascii="Calibri" w:hAnsi="Calibri" w:eastAsia="MS Mincho" w:cs="Calibri"/>
                <w:sz w:val="20"/>
                <w:szCs w:val="20"/>
              </w:rPr>
              <w:t>Horizontal scaling with ECS, event-driven</w:t>
            </w:r>
          </w:p>
        </w:tc>
      </w:tr>
      <w:tr w:rsidRPr="00B67A11" w:rsidR="00B67A11" w:rsidTr="00E16B5F" w14:paraId="4D878475" w14:textId="77777777">
        <w:tc>
          <w:tcPr>
            <w:tcW w:w="0" w:type="auto"/>
            <w:hideMark/>
          </w:tcPr>
          <w:p w:rsidRPr="00B67A11" w:rsidR="00B67A11" w:rsidP="00B67A11" w:rsidRDefault="00B67A11" w14:paraId="7CD16755" w14:textId="77777777">
            <w:pPr>
              <w:rPr>
                <w:rFonts w:ascii="Calibri" w:hAnsi="Calibri" w:eastAsia="MS Mincho" w:cs="Calibri"/>
                <w:sz w:val="20"/>
                <w:szCs w:val="20"/>
              </w:rPr>
            </w:pPr>
            <w:r w:rsidRPr="00B67A11">
              <w:rPr>
                <w:rFonts w:ascii="Calibri" w:hAnsi="Calibri" w:eastAsia="MS Mincho" w:cs="Calibri"/>
                <w:b/>
                <w:bCs/>
                <w:sz w:val="20"/>
                <w:szCs w:val="20"/>
              </w:rPr>
              <w:t>Reliability</w:t>
            </w:r>
          </w:p>
        </w:tc>
        <w:tc>
          <w:tcPr>
            <w:tcW w:w="0" w:type="auto"/>
            <w:hideMark/>
          </w:tcPr>
          <w:p w:rsidRPr="00B67A11" w:rsidR="00B67A11" w:rsidP="00B67A11" w:rsidRDefault="00B67A11" w14:paraId="08763187" w14:textId="77777777">
            <w:pPr>
              <w:rPr>
                <w:rFonts w:ascii="Calibri" w:hAnsi="Calibri" w:eastAsia="MS Mincho" w:cs="Calibri"/>
                <w:sz w:val="20"/>
                <w:szCs w:val="20"/>
              </w:rPr>
            </w:pPr>
            <w:r w:rsidRPr="00B67A11">
              <w:rPr>
                <w:rFonts w:ascii="Calibri" w:hAnsi="Calibri" w:eastAsia="MS Mincho" w:cs="Calibri"/>
                <w:sz w:val="20"/>
                <w:szCs w:val="20"/>
              </w:rPr>
              <w:t>99.5% uptime</w:t>
            </w:r>
          </w:p>
        </w:tc>
        <w:tc>
          <w:tcPr>
            <w:tcW w:w="0" w:type="auto"/>
            <w:hideMark/>
          </w:tcPr>
          <w:p w:rsidRPr="00B67A11" w:rsidR="00B67A11" w:rsidP="00B67A11" w:rsidRDefault="00B67A11" w14:paraId="3956AF15" w14:textId="77777777">
            <w:pPr>
              <w:rPr>
                <w:rFonts w:ascii="Calibri" w:hAnsi="Calibri" w:eastAsia="MS Mincho" w:cs="Calibri"/>
                <w:sz w:val="20"/>
                <w:szCs w:val="20"/>
              </w:rPr>
            </w:pPr>
            <w:r w:rsidRPr="00B67A11">
              <w:rPr>
                <w:rFonts w:ascii="Calibri" w:hAnsi="Calibri" w:eastAsia="MS Mincho" w:cs="Calibri"/>
                <w:sz w:val="20"/>
                <w:szCs w:val="20"/>
              </w:rPr>
              <w:t>Multi-AZ deployment, retry patterns</w:t>
            </w:r>
          </w:p>
        </w:tc>
      </w:tr>
      <w:tr w:rsidRPr="00B67A11" w:rsidR="00B67A11" w:rsidTr="00E16B5F" w14:paraId="6B73D8A9" w14:textId="77777777">
        <w:tc>
          <w:tcPr>
            <w:tcW w:w="0" w:type="auto"/>
            <w:hideMark/>
          </w:tcPr>
          <w:p w:rsidRPr="00B67A11" w:rsidR="00B67A11" w:rsidP="00B67A11" w:rsidRDefault="00B67A11" w14:paraId="62F14F73" w14:textId="77777777">
            <w:pPr>
              <w:rPr>
                <w:rFonts w:ascii="Calibri" w:hAnsi="Calibri" w:eastAsia="MS Mincho" w:cs="Calibri"/>
                <w:sz w:val="20"/>
                <w:szCs w:val="20"/>
              </w:rPr>
            </w:pPr>
            <w:r w:rsidRPr="00B67A11">
              <w:rPr>
                <w:rFonts w:ascii="Calibri" w:hAnsi="Calibri" w:eastAsia="MS Mincho" w:cs="Calibri"/>
                <w:b/>
                <w:bCs/>
                <w:sz w:val="20"/>
                <w:szCs w:val="20"/>
              </w:rPr>
              <w:t>Security</w:t>
            </w:r>
          </w:p>
        </w:tc>
        <w:tc>
          <w:tcPr>
            <w:tcW w:w="0" w:type="auto"/>
            <w:hideMark/>
          </w:tcPr>
          <w:p w:rsidRPr="00B67A11" w:rsidR="00B67A11" w:rsidP="00B67A11" w:rsidRDefault="00B67A11" w14:paraId="5E81CB89" w14:textId="77777777">
            <w:pPr>
              <w:rPr>
                <w:rFonts w:ascii="Calibri" w:hAnsi="Calibri" w:eastAsia="MS Mincho" w:cs="Calibri"/>
                <w:sz w:val="20"/>
                <w:szCs w:val="20"/>
              </w:rPr>
            </w:pPr>
            <w:r w:rsidRPr="00B67A11">
              <w:rPr>
                <w:rFonts w:ascii="Calibri" w:hAnsi="Calibri" w:eastAsia="MS Mincho" w:cs="Calibri"/>
                <w:sz w:val="20"/>
                <w:szCs w:val="20"/>
              </w:rPr>
              <w:t>NACHA compliant</w:t>
            </w:r>
          </w:p>
        </w:tc>
        <w:tc>
          <w:tcPr>
            <w:tcW w:w="0" w:type="auto"/>
            <w:hideMark/>
          </w:tcPr>
          <w:p w:rsidRPr="00B67A11" w:rsidR="00B67A11" w:rsidP="00B67A11" w:rsidRDefault="00B67A11" w14:paraId="346A4207" w14:textId="77777777">
            <w:pPr>
              <w:rPr>
                <w:rFonts w:ascii="Calibri" w:hAnsi="Calibri" w:eastAsia="MS Mincho" w:cs="Calibri"/>
                <w:sz w:val="20"/>
                <w:szCs w:val="20"/>
              </w:rPr>
            </w:pPr>
            <w:r w:rsidRPr="00B67A11">
              <w:rPr>
                <w:rFonts w:ascii="Calibri" w:hAnsi="Calibri" w:eastAsia="MS Mincho" w:cs="Calibri"/>
                <w:sz w:val="20"/>
                <w:szCs w:val="20"/>
              </w:rPr>
              <w:t>Tokenization, encryption at rest/transit</w:t>
            </w:r>
          </w:p>
        </w:tc>
      </w:tr>
      <w:tr w:rsidRPr="00B67A11" w:rsidR="00B67A11" w:rsidTr="00E16B5F" w14:paraId="2A05AF97" w14:textId="77777777">
        <w:tc>
          <w:tcPr>
            <w:tcW w:w="0" w:type="auto"/>
            <w:hideMark/>
          </w:tcPr>
          <w:p w:rsidRPr="00B67A11" w:rsidR="00B67A11" w:rsidP="00B67A11" w:rsidRDefault="00B67A11" w14:paraId="564BCE98" w14:textId="77777777">
            <w:pPr>
              <w:rPr>
                <w:rFonts w:ascii="Calibri" w:hAnsi="Calibri" w:eastAsia="MS Mincho" w:cs="Calibri"/>
                <w:sz w:val="20"/>
                <w:szCs w:val="20"/>
              </w:rPr>
            </w:pPr>
            <w:r w:rsidRPr="00B67A11">
              <w:rPr>
                <w:rFonts w:ascii="Calibri" w:hAnsi="Calibri" w:eastAsia="MS Mincho" w:cs="Calibri"/>
                <w:b/>
                <w:bCs/>
                <w:sz w:val="20"/>
                <w:szCs w:val="20"/>
              </w:rPr>
              <w:t>Extensibility</w:t>
            </w:r>
          </w:p>
        </w:tc>
        <w:tc>
          <w:tcPr>
            <w:tcW w:w="0" w:type="auto"/>
            <w:hideMark/>
          </w:tcPr>
          <w:p w:rsidRPr="00B67A11" w:rsidR="00B67A11" w:rsidP="00B67A11" w:rsidRDefault="00E421FB" w14:paraId="35417928" w14:textId="17629508">
            <w:pPr>
              <w:rPr>
                <w:rFonts w:ascii="Calibri" w:hAnsi="Calibri" w:eastAsia="MS Mincho" w:cs="Calibri"/>
                <w:sz w:val="20"/>
                <w:szCs w:val="20"/>
              </w:rPr>
            </w:pPr>
            <w:r w:rsidRPr="00372D24">
              <w:rPr>
                <w:rFonts w:ascii="Calibri" w:hAnsi="Calibri" w:eastAsia="MS Mincho" w:cs="Calibri"/>
                <w:sz w:val="20"/>
                <w:szCs w:val="20"/>
              </w:rPr>
              <w:t>68</w:t>
            </w:r>
            <w:r w:rsidRPr="00B67A11" w:rsidR="00B67A11">
              <w:rPr>
                <w:rFonts w:ascii="Calibri" w:hAnsi="Calibri" w:eastAsia="MS Mincho" w:cs="Calibri"/>
                <w:sz w:val="20"/>
                <w:szCs w:val="20"/>
              </w:rPr>
              <w:t>+ vendors</w:t>
            </w:r>
          </w:p>
        </w:tc>
        <w:tc>
          <w:tcPr>
            <w:tcW w:w="0" w:type="auto"/>
            <w:hideMark/>
          </w:tcPr>
          <w:p w:rsidRPr="00B67A11" w:rsidR="00B67A11" w:rsidP="00B67A11" w:rsidRDefault="00B67A11" w14:paraId="2BD1C880" w14:textId="77777777">
            <w:pPr>
              <w:rPr>
                <w:rFonts w:ascii="Calibri" w:hAnsi="Calibri" w:eastAsia="MS Mincho" w:cs="Calibri"/>
                <w:sz w:val="20"/>
                <w:szCs w:val="20"/>
              </w:rPr>
            </w:pPr>
            <w:r w:rsidRPr="00B67A11">
              <w:rPr>
                <w:rFonts w:ascii="Calibri" w:hAnsi="Calibri" w:eastAsia="MS Mincho" w:cs="Calibri"/>
                <w:sz w:val="20"/>
                <w:szCs w:val="20"/>
              </w:rPr>
              <w:t>Schema learning, configurable rules</w:t>
            </w:r>
          </w:p>
        </w:tc>
      </w:tr>
      <w:tr w:rsidRPr="00B67A11" w:rsidR="00B67A11" w:rsidTr="00E16B5F" w14:paraId="5503DD2F" w14:textId="77777777">
        <w:tc>
          <w:tcPr>
            <w:tcW w:w="0" w:type="auto"/>
            <w:hideMark/>
          </w:tcPr>
          <w:p w:rsidRPr="00B67A11" w:rsidR="00B67A11" w:rsidP="00B67A11" w:rsidRDefault="00B67A11" w14:paraId="372E0C92" w14:textId="77777777">
            <w:pPr>
              <w:rPr>
                <w:rFonts w:ascii="Calibri" w:hAnsi="Calibri" w:eastAsia="MS Mincho" w:cs="Calibri"/>
                <w:sz w:val="20"/>
                <w:szCs w:val="20"/>
              </w:rPr>
            </w:pPr>
            <w:r w:rsidRPr="00B67A11">
              <w:rPr>
                <w:rFonts w:ascii="Calibri" w:hAnsi="Calibri" w:eastAsia="MS Mincho" w:cs="Calibri"/>
                <w:b/>
                <w:bCs/>
                <w:sz w:val="20"/>
                <w:szCs w:val="20"/>
              </w:rPr>
              <w:t>Observability</w:t>
            </w:r>
          </w:p>
        </w:tc>
        <w:tc>
          <w:tcPr>
            <w:tcW w:w="0" w:type="auto"/>
            <w:hideMark/>
          </w:tcPr>
          <w:p w:rsidRPr="00B67A11" w:rsidR="00B67A11" w:rsidP="00B67A11" w:rsidRDefault="00B67A11" w14:paraId="7CA51946" w14:textId="77777777">
            <w:pPr>
              <w:rPr>
                <w:rFonts w:ascii="Calibri" w:hAnsi="Calibri" w:eastAsia="MS Mincho" w:cs="Calibri"/>
                <w:sz w:val="20"/>
                <w:szCs w:val="20"/>
              </w:rPr>
            </w:pPr>
            <w:r w:rsidRPr="00B67A11">
              <w:rPr>
                <w:rFonts w:ascii="Calibri" w:hAnsi="Calibri" w:eastAsia="MS Mincho" w:cs="Calibri"/>
                <w:sz w:val="20"/>
                <w:szCs w:val="20"/>
              </w:rPr>
              <w:t>Full traceability</w:t>
            </w:r>
          </w:p>
        </w:tc>
        <w:tc>
          <w:tcPr>
            <w:tcW w:w="0" w:type="auto"/>
            <w:hideMark/>
          </w:tcPr>
          <w:p w:rsidRPr="00B67A11" w:rsidR="00B67A11" w:rsidP="00B67A11" w:rsidRDefault="00B67A11" w14:paraId="64C78345" w14:textId="77777777">
            <w:pPr>
              <w:rPr>
                <w:rFonts w:ascii="Calibri" w:hAnsi="Calibri" w:eastAsia="MS Mincho" w:cs="Calibri"/>
                <w:sz w:val="20"/>
                <w:szCs w:val="20"/>
              </w:rPr>
            </w:pPr>
            <w:r w:rsidRPr="00B67A11">
              <w:rPr>
                <w:rFonts w:ascii="Calibri" w:hAnsi="Calibri" w:eastAsia="MS Mincho" w:cs="Calibri"/>
                <w:sz w:val="20"/>
                <w:szCs w:val="20"/>
              </w:rPr>
              <w:t>Structured logging, distributed tracing</w:t>
            </w:r>
          </w:p>
        </w:tc>
      </w:tr>
    </w:tbl>
    <w:p w:rsidRPr="00B67A11" w:rsidR="00B67A11" w:rsidP="00B67A11" w:rsidRDefault="00B67A11" w14:paraId="23CF6E30" w14:textId="32DECB49">
      <w:pPr>
        <w:rPr>
          <w:rFonts w:ascii="Calibri" w:hAnsi="Calibri" w:eastAsia="MS Mincho" w:cs="Calibri"/>
        </w:rPr>
      </w:pPr>
    </w:p>
    <w:p w:rsidR="00B67A11" w:rsidP="00B67A11" w:rsidRDefault="00B67A11" w14:paraId="10493C3A" w14:textId="1C66837F">
      <w:pPr>
        <w:rPr>
          <w:rFonts w:ascii="Calibri" w:hAnsi="Calibri" w:eastAsia="MS Mincho" w:cs="Calibri"/>
        </w:rPr>
      </w:pPr>
    </w:p>
    <w:p w:rsidRPr="00FE12EE" w:rsidR="00956AC4" w:rsidRDefault="00956AC4" w14:paraId="72C828B7" w14:textId="15543BCD">
      <w:pPr>
        <w:pStyle w:val="Heading3"/>
        <w:rPr>
          <w:ins w:author="Koushik Sinha" w:date="2026-02-02T17:18:00Z" w16du:dateUtc="2026-02-02T22:18:00Z" w:id="4"/>
          <w:rFonts w:ascii="Calibri" w:hAnsi="Calibri" w:eastAsia="MS Mincho" w:cs="Calibri"/>
          <w:b/>
          <w:bCs/>
        </w:rPr>
        <w:pPrChange w:author="Koushik Sinha" w:date="2026-02-02T17:19:00Z" w16du:dateUtc="2026-02-02T22:19:00Z" w:id="5">
          <w:pPr/>
        </w:pPrChange>
      </w:pPr>
      <w:ins w:author="Koushik Sinha" w:date="2026-02-02T17:18:00Z" w16du:dateUtc="2026-02-02T22:18:00Z" w:id="6">
        <w:r w:rsidRPr="00FE12EE">
          <w:rPr>
            <w:rFonts w:ascii="Calibri" w:hAnsi="Calibri" w:cs="Calibri"/>
            <w:rPrChange w:author="Koushik Sinha" w:date="2026-02-02T17:24:00Z" w16du:dateUtc="2026-02-02T22:24:00Z" w:id="7">
              <w:rPr/>
            </w:rPrChange>
          </w:rPr>
          <w:t>1.4 Assumptions and Constraints</w:t>
        </w:r>
      </w:ins>
    </w:p>
    <w:p w:rsidRPr="00FE12EE" w:rsidR="00956AC4" w:rsidRDefault="00956AC4" w14:paraId="1A7E9AC6" w14:textId="00EBD7F3">
      <w:pPr>
        <w:pStyle w:val="Heading4"/>
        <w:rPr>
          <w:ins w:author="Koushik Sinha" w:date="2026-02-02T17:18:00Z" w:id="8"/>
          <w:rFonts w:ascii="Calibri" w:hAnsi="Calibri" w:cs="Calibri"/>
          <w:rPrChange w:author="Koushik Sinha" w:date="2026-02-02T17:24:00Z" w16du:dateUtc="2026-02-02T22:24:00Z" w:id="9">
            <w:rPr>
              <w:ins w:author="Koushik Sinha" w:date="2026-02-02T17:18:00Z" w:id="10"/>
            </w:rPr>
          </w:rPrChange>
        </w:rPr>
        <w:pPrChange w:author="Koushik Sinha" w:date="2026-02-02T17:19:00Z" w16du:dateUtc="2026-02-02T22:19:00Z" w:id="11">
          <w:pPr/>
        </w:pPrChange>
      </w:pPr>
      <w:ins w:author="Koushik Sinha" w:date="2026-02-02T17:18:00Z" w:id="12">
        <w:r w:rsidRPr="00FE12EE">
          <w:rPr>
            <w:rFonts w:ascii="Calibri" w:hAnsi="Calibri" w:cs="Calibri"/>
            <w:rPrChange w:author="Koushik Sinha" w:date="2026-02-02T17:24:00Z" w16du:dateUtc="2026-02-02T22:24:00Z" w:id="13">
              <w:rPr/>
            </w:rPrChange>
          </w:rPr>
          <w:t>Regulatory &amp; Compliance Constraints</w:t>
        </w:r>
      </w:ins>
    </w:p>
    <w:p w:rsidRPr="00FE12EE" w:rsidR="00956AC4" w:rsidRDefault="00956AC4" w14:paraId="06046916" w14:textId="77777777">
      <w:pPr>
        <w:pStyle w:val="ListParagraph"/>
        <w:numPr>
          <w:ilvl w:val="0"/>
          <w:numId w:val="82"/>
        </w:numPr>
        <w:rPr>
          <w:ins w:author="Koushik Sinha" w:date="2026-02-02T17:18:00Z" w:id="14"/>
          <w:rFonts w:ascii="Calibri" w:hAnsi="Calibri" w:eastAsia="MS Mincho" w:cs="Calibri"/>
          <w:rPrChange w:author="Koushik Sinha" w:date="2026-02-02T17:24:00Z" w16du:dateUtc="2026-02-02T22:24:00Z" w:id="15">
            <w:rPr>
              <w:ins w:author="Koushik Sinha" w:date="2026-02-02T17:18:00Z" w:id="16"/>
            </w:rPr>
          </w:rPrChange>
        </w:rPr>
        <w:pPrChange w:author="Koushik Sinha" w:date="2026-02-02T17:20:00Z" w16du:dateUtc="2026-02-02T22:20:00Z" w:id="17">
          <w:pPr/>
        </w:pPrChange>
      </w:pPr>
      <w:ins w:author="Koushik Sinha" w:date="2026-02-02T17:18:00Z" w:id="18">
        <w:r w:rsidRPr="00FE12EE">
          <w:rPr>
            <w:rFonts w:ascii="Calibri" w:hAnsi="Calibri" w:eastAsia="MS Mincho" w:cs="Calibri"/>
            <w:b/>
            <w:bCs/>
            <w:rPrChange w:author="Koushik Sinha" w:date="2026-02-02T17:24:00Z" w16du:dateUtc="2026-02-02T22:24:00Z" w:id="19">
              <w:rPr>
                <w:b/>
                <w:bCs/>
              </w:rPr>
            </w:rPrChange>
          </w:rPr>
          <w:t>NACHA compliance is non-negotiable</w:t>
        </w:r>
        <w:r w:rsidRPr="00FE12EE">
          <w:rPr>
            <w:rFonts w:ascii="Calibri" w:hAnsi="Calibri" w:eastAsia="MS Mincho" w:cs="Calibri"/>
            <w:rPrChange w:author="Koushik Sinha" w:date="2026-02-02T17:24:00Z" w16du:dateUtc="2026-02-02T22:24:00Z" w:id="20">
              <w:rPr/>
            </w:rPrChange>
          </w:rPr>
          <w:t xml:space="preserve"> — bank account data (routing numbers, account numbers) can never be stored in the cloud. This drives the hybrid architecture where a Token Service on-premises handles ACH generation, and only tokenized references flow through AWS.</w:t>
        </w:r>
      </w:ins>
    </w:p>
    <w:p w:rsidRPr="00FE12EE" w:rsidR="00956AC4" w:rsidRDefault="00956AC4" w14:paraId="72402B95" w14:textId="77777777">
      <w:pPr>
        <w:pStyle w:val="ListParagraph"/>
        <w:numPr>
          <w:ilvl w:val="0"/>
          <w:numId w:val="82"/>
        </w:numPr>
        <w:rPr>
          <w:ins w:author="Koushik Sinha" w:date="2026-02-02T17:18:00Z" w:id="21"/>
          <w:rFonts w:ascii="Calibri" w:hAnsi="Calibri" w:eastAsia="MS Mincho" w:cs="Calibri"/>
          <w:rPrChange w:author="Koushik Sinha" w:date="2026-02-02T17:24:00Z" w16du:dateUtc="2026-02-02T22:24:00Z" w:id="22">
            <w:rPr>
              <w:ins w:author="Koushik Sinha" w:date="2026-02-02T17:18:00Z" w:id="23"/>
            </w:rPr>
          </w:rPrChange>
        </w:rPr>
        <w:pPrChange w:author="Koushik Sinha" w:date="2026-02-02T17:20:00Z" w16du:dateUtc="2026-02-02T22:20:00Z" w:id="24">
          <w:pPr/>
        </w:pPrChange>
      </w:pPr>
      <w:ins w:author="Koushik Sinha" w:date="2026-02-02T17:18:00Z" w:id="25">
        <w:r w:rsidRPr="00FE12EE">
          <w:rPr>
            <w:rFonts w:ascii="Calibri" w:hAnsi="Calibri" w:eastAsia="MS Mincho" w:cs="Calibri"/>
            <w:b/>
            <w:bCs/>
            <w:rPrChange w:author="Koushik Sinha" w:date="2026-02-02T17:24:00Z" w16du:dateUtc="2026-02-02T22:24:00Z" w:id="26">
              <w:rPr>
                <w:b/>
                <w:bCs/>
              </w:rPr>
            </w:rPrChange>
          </w:rPr>
          <w:t>Custodian deadlines are hard constraints</w:t>
        </w:r>
        <w:r w:rsidRPr="00FE12EE">
          <w:rPr>
            <w:rFonts w:ascii="Calibri" w:hAnsi="Calibri" w:eastAsia="MS Mincho" w:cs="Calibri"/>
            <w:rPrChange w:author="Koushik Sinha" w:date="2026-02-02T17:24:00Z" w16du:dateUtc="2026-02-02T22:24:00Z" w:id="27">
              <w:rPr/>
            </w:rPrChange>
          </w:rPr>
          <w:t xml:space="preserve"> — Matrix Trust (3:30 PM Central), Schwab (12:00 PM Central), and internal deadlines (4:45 PM for late trades) dictate processing windows that can't slip.</w:t>
        </w:r>
      </w:ins>
    </w:p>
    <w:p w:rsidRPr="00FE12EE" w:rsidR="00956AC4" w:rsidRDefault="00956AC4" w14:paraId="22D4F4FB" w14:textId="77777777">
      <w:pPr>
        <w:pStyle w:val="Heading4"/>
        <w:rPr>
          <w:ins w:author="Koushik Sinha" w:date="2026-02-02T17:18:00Z" w:id="28"/>
          <w:rFonts w:ascii="Calibri" w:hAnsi="Calibri" w:cs="Calibri"/>
          <w:rPrChange w:author="Koushik Sinha" w:date="2026-02-02T17:24:00Z" w16du:dateUtc="2026-02-02T22:24:00Z" w:id="29">
            <w:rPr>
              <w:ins w:author="Koushik Sinha" w:date="2026-02-02T17:18:00Z" w:id="30"/>
            </w:rPr>
          </w:rPrChange>
        </w:rPr>
        <w:pPrChange w:author="Koushik Sinha" w:date="2026-02-02T17:19:00Z" w16du:dateUtc="2026-02-02T22:19:00Z" w:id="31">
          <w:pPr/>
        </w:pPrChange>
      </w:pPr>
      <w:ins w:author="Koushik Sinha" w:date="2026-02-02T17:18:00Z" w:id="32">
        <w:r w:rsidRPr="00FE12EE">
          <w:rPr>
            <w:rFonts w:ascii="Calibri" w:hAnsi="Calibri" w:cs="Calibri"/>
            <w:rPrChange w:author="Koushik Sinha" w:date="2026-02-02T17:24:00Z" w16du:dateUtc="2026-02-02T22:24:00Z" w:id="33">
              <w:rPr/>
            </w:rPrChange>
          </w:rPr>
          <w:t>Architectural Assumptions</w:t>
        </w:r>
      </w:ins>
    </w:p>
    <w:p w:rsidRPr="00FE12EE" w:rsidR="00956AC4" w:rsidRDefault="00956AC4" w14:paraId="5EC712C7" w14:textId="77777777">
      <w:pPr>
        <w:pStyle w:val="ListParagraph"/>
        <w:numPr>
          <w:ilvl w:val="0"/>
          <w:numId w:val="83"/>
        </w:numPr>
        <w:rPr>
          <w:ins w:author="Koushik Sinha" w:date="2026-02-02T17:18:00Z" w:id="34"/>
          <w:rFonts w:ascii="Calibri" w:hAnsi="Calibri" w:eastAsia="MS Mincho" w:cs="Calibri"/>
          <w:rPrChange w:author="Koushik Sinha" w:date="2026-02-02T17:24:00Z" w16du:dateUtc="2026-02-02T22:24:00Z" w:id="35">
            <w:rPr>
              <w:ins w:author="Koushik Sinha" w:date="2026-02-02T17:18:00Z" w:id="36"/>
            </w:rPr>
          </w:rPrChange>
        </w:rPr>
        <w:pPrChange w:author="Koushik Sinha" w:date="2026-02-02T17:20:00Z" w16du:dateUtc="2026-02-02T22:20:00Z" w:id="37">
          <w:pPr/>
        </w:pPrChange>
      </w:pPr>
      <w:ins w:author="Koushik Sinha" w:date="2026-02-02T17:18:00Z" w:id="38">
        <w:r w:rsidRPr="00FE12EE">
          <w:rPr>
            <w:rFonts w:ascii="Calibri" w:hAnsi="Calibri" w:eastAsia="MS Mincho" w:cs="Calibri"/>
            <w:b/>
            <w:bCs/>
            <w:rPrChange w:author="Koushik Sinha" w:date="2026-02-02T17:24:00Z" w16du:dateUtc="2026-02-02T22:24:00Z" w:id="39">
              <w:rPr>
                <w:b/>
                <w:bCs/>
              </w:rPr>
            </w:rPrChange>
          </w:rPr>
          <w:t>AI-first with rules fallback</w:t>
        </w:r>
        <w:r w:rsidRPr="00FE12EE">
          <w:rPr>
            <w:rFonts w:ascii="Calibri" w:hAnsi="Calibri" w:eastAsia="MS Mincho" w:cs="Calibri"/>
            <w:rPrChange w:author="Koushik Sinha" w:date="2026-02-02T17:24:00Z" w16du:dateUtc="2026-02-02T22:24:00Z" w:id="40">
              <w:rPr/>
            </w:rPrChange>
          </w:rPr>
          <w:t xml:space="preserve"> — the design assumes Claude/Bedrock can accurately identify schemas and validate data, but deterministic ETL executes the actual transformations. This acknowledges that AI provides flexibility for the 60+ vendor formats, but mission-critical financial calculations need predictable execution.</w:t>
        </w:r>
      </w:ins>
    </w:p>
    <w:p w:rsidRPr="00FE12EE" w:rsidR="00956AC4" w:rsidRDefault="00956AC4" w14:paraId="16285515" w14:textId="77777777">
      <w:pPr>
        <w:pStyle w:val="ListParagraph"/>
        <w:numPr>
          <w:ilvl w:val="0"/>
          <w:numId w:val="83"/>
        </w:numPr>
        <w:rPr>
          <w:ins w:author="Koushik Sinha" w:date="2026-02-02T17:18:00Z" w:id="41"/>
          <w:rFonts w:ascii="Calibri" w:hAnsi="Calibri" w:eastAsia="MS Mincho" w:cs="Calibri"/>
          <w:rPrChange w:author="Koushik Sinha" w:date="2026-02-02T17:24:00Z" w16du:dateUtc="2026-02-02T22:24:00Z" w:id="42">
            <w:rPr>
              <w:ins w:author="Koushik Sinha" w:date="2026-02-02T17:18:00Z" w:id="43"/>
            </w:rPr>
          </w:rPrChange>
        </w:rPr>
        <w:pPrChange w:author="Koushik Sinha" w:date="2026-02-02T17:20:00Z" w16du:dateUtc="2026-02-02T22:20:00Z" w:id="44">
          <w:pPr/>
        </w:pPrChange>
      </w:pPr>
      <w:ins w:author="Koushik Sinha" w:date="2026-02-02T17:18:00Z" w:id="45">
        <w:r w:rsidRPr="00FE12EE">
          <w:rPr>
            <w:rFonts w:ascii="Calibri" w:hAnsi="Calibri" w:eastAsia="MS Mincho" w:cs="Calibri"/>
            <w:b/>
            <w:bCs/>
            <w:rPrChange w:author="Koushik Sinha" w:date="2026-02-02T17:24:00Z" w16du:dateUtc="2026-02-02T22:24:00Z" w:id="46">
              <w:rPr>
                <w:b/>
                <w:bCs/>
              </w:rPr>
            </w:rPrChange>
          </w:rPr>
          <w:t>Human-in-the-loop will remain for the foreseeable future</w:t>
        </w:r>
        <w:r w:rsidRPr="00FE12EE">
          <w:rPr>
            <w:rFonts w:ascii="Calibri" w:hAnsi="Calibri" w:eastAsia="MS Mincho" w:cs="Calibri"/>
            <w:rPrChange w:author="Koushik Sinha" w:date="2026-02-02T17:24:00Z" w16du:dateUtc="2026-02-02T22:24:00Z" w:id="47">
              <w:rPr/>
            </w:rPrChange>
          </w:rPr>
          <w:t xml:space="preserve"> — the "balanced approach" deliberately keeps humans in the loop for new vendor onboarding, exception resolution, and edge cases rather than pursuing full automation. The assumption is that 100% automation isn't worth the risk in retirement plan processing.</w:t>
        </w:r>
      </w:ins>
    </w:p>
    <w:p w:rsidRPr="00FE12EE" w:rsidR="00956AC4" w:rsidRDefault="00956AC4" w14:paraId="2454B29D" w14:textId="77777777">
      <w:pPr>
        <w:pStyle w:val="ListParagraph"/>
        <w:numPr>
          <w:ilvl w:val="0"/>
          <w:numId w:val="83"/>
        </w:numPr>
        <w:rPr>
          <w:ins w:author="Koushik Sinha" w:date="2026-02-02T17:18:00Z" w:id="48"/>
          <w:rFonts w:ascii="Calibri" w:hAnsi="Calibri" w:eastAsia="MS Mincho" w:cs="Calibri"/>
          <w:rPrChange w:author="Koushik Sinha" w:date="2026-02-02T17:24:00Z" w16du:dateUtc="2026-02-02T22:24:00Z" w:id="49">
            <w:rPr>
              <w:ins w:author="Koushik Sinha" w:date="2026-02-02T17:18:00Z" w:id="50"/>
            </w:rPr>
          </w:rPrChange>
        </w:rPr>
        <w:pPrChange w:author="Koushik Sinha" w:date="2026-02-02T17:20:00Z" w16du:dateUtc="2026-02-02T22:20:00Z" w:id="51">
          <w:pPr/>
        </w:pPrChange>
      </w:pPr>
      <w:ins w:author="Koushik Sinha" w:date="2026-02-02T17:18:00Z" w:id="52">
        <w:r w:rsidRPr="00FE12EE">
          <w:rPr>
            <w:rFonts w:ascii="Calibri" w:hAnsi="Calibri" w:eastAsia="MS Mincho" w:cs="Calibri"/>
            <w:b/>
            <w:bCs/>
            <w:rPrChange w:author="Koushik Sinha" w:date="2026-02-02T17:24:00Z" w16du:dateUtc="2026-02-02T22:24:00Z" w:id="53">
              <w:rPr>
                <w:b/>
                <w:bCs/>
              </w:rPr>
            </w:rPrChange>
          </w:rPr>
          <w:t>Existing systems stay</w:t>
        </w:r>
        <w:r w:rsidRPr="00FE12EE">
          <w:rPr>
            <w:rFonts w:ascii="Calibri" w:hAnsi="Calibri" w:eastAsia="MS Mincho" w:cs="Calibri"/>
            <w:rPrChange w:author="Koushik Sinha" w:date="2026-02-02T17:24:00Z" w16du:dateUtc="2026-02-02T22:24:00Z" w:id="54">
              <w:rPr/>
            </w:rPrChange>
          </w:rPr>
          <w:t xml:space="preserve"> — </w:t>
        </w:r>
        <w:proofErr w:type="spellStart"/>
        <w:r w:rsidRPr="00FE12EE">
          <w:rPr>
            <w:rFonts w:ascii="Calibri" w:hAnsi="Calibri" w:eastAsia="MS Mincho" w:cs="Calibri"/>
            <w:rPrChange w:author="Koushik Sinha" w:date="2026-02-02T17:24:00Z" w16du:dateUtc="2026-02-02T22:24:00Z" w:id="55">
              <w:rPr/>
            </w:rPrChange>
          </w:rPr>
          <w:t>PlanConnect</w:t>
        </w:r>
        <w:proofErr w:type="spellEnd"/>
        <w:r w:rsidRPr="00FE12EE">
          <w:rPr>
            <w:rFonts w:ascii="Calibri" w:hAnsi="Calibri" w:eastAsia="MS Mincho" w:cs="Calibri"/>
            <w:rPrChange w:author="Koushik Sinha" w:date="2026-02-02T17:24:00Z" w16du:dateUtc="2026-02-02T22:24:00Z" w:id="56">
              <w:rPr/>
            </w:rPrChange>
          </w:rPr>
          <w:t>, Relius, the custodian relationships, and on-premises infrastructure aren't being replaced. The new system must integrate with the current ecosystem through APIs and file-based interfaces.</w:t>
        </w:r>
      </w:ins>
    </w:p>
    <w:p w:rsidRPr="00FE12EE" w:rsidR="00956AC4" w:rsidRDefault="00956AC4" w14:paraId="6054FC69" w14:textId="77777777">
      <w:pPr>
        <w:pStyle w:val="Heading4"/>
        <w:rPr>
          <w:ins w:author="Koushik Sinha" w:date="2026-02-02T17:18:00Z" w:id="57"/>
          <w:rFonts w:ascii="Calibri" w:hAnsi="Calibri" w:cs="Calibri"/>
          <w:rPrChange w:author="Koushik Sinha" w:date="2026-02-02T17:24:00Z" w16du:dateUtc="2026-02-02T22:24:00Z" w:id="58">
            <w:rPr>
              <w:ins w:author="Koushik Sinha" w:date="2026-02-02T17:18:00Z" w:id="59"/>
            </w:rPr>
          </w:rPrChange>
        </w:rPr>
        <w:pPrChange w:author="Koushik Sinha" w:date="2026-02-02T17:19:00Z" w16du:dateUtc="2026-02-02T22:19:00Z" w:id="60">
          <w:pPr/>
        </w:pPrChange>
      </w:pPr>
      <w:ins w:author="Koushik Sinha" w:date="2026-02-02T17:18:00Z" w:id="61">
        <w:r w:rsidRPr="00FE12EE">
          <w:rPr>
            <w:rFonts w:ascii="Calibri" w:hAnsi="Calibri" w:cs="Calibri"/>
            <w:rPrChange w:author="Koushik Sinha" w:date="2026-02-02T17:24:00Z" w16du:dateUtc="2026-02-02T22:24:00Z" w:id="62">
              <w:rPr/>
            </w:rPrChange>
          </w:rPr>
          <w:t>Technical Constraints</w:t>
        </w:r>
      </w:ins>
    </w:p>
    <w:p w:rsidRPr="00FE12EE" w:rsidR="00956AC4" w:rsidRDefault="00956AC4" w14:paraId="37643E02" w14:textId="77777777">
      <w:pPr>
        <w:pStyle w:val="ListParagraph"/>
        <w:numPr>
          <w:ilvl w:val="0"/>
          <w:numId w:val="84"/>
        </w:numPr>
        <w:rPr>
          <w:ins w:author="Koushik Sinha" w:date="2026-02-02T17:18:00Z" w:id="63"/>
          <w:rFonts w:ascii="Calibri" w:hAnsi="Calibri" w:eastAsia="MS Mincho" w:cs="Calibri"/>
          <w:rPrChange w:author="Koushik Sinha" w:date="2026-02-02T17:24:00Z" w16du:dateUtc="2026-02-02T22:24:00Z" w:id="64">
            <w:rPr>
              <w:ins w:author="Koushik Sinha" w:date="2026-02-02T17:18:00Z" w:id="65"/>
            </w:rPr>
          </w:rPrChange>
        </w:rPr>
        <w:pPrChange w:author="Koushik Sinha" w:date="2026-02-02T17:20:00Z" w16du:dateUtc="2026-02-02T22:20:00Z" w:id="66">
          <w:pPr/>
        </w:pPrChange>
      </w:pPr>
      <w:ins w:author="Koushik Sinha" w:date="2026-02-02T17:18:00Z" w:id="67">
        <w:r w:rsidRPr="00FE12EE">
          <w:rPr>
            <w:rFonts w:ascii="Calibri" w:hAnsi="Calibri" w:eastAsia="MS Mincho" w:cs="Calibri"/>
            <w:b/>
            <w:bCs/>
            <w:rPrChange w:author="Koushik Sinha" w:date="2026-02-02T17:24:00Z" w16du:dateUtc="2026-02-02T22:24:00Z" w:id="68">
              <w:rPr>
                <w:b/>
                <w:bCs/>
              </w:rPr>
            </w:rPrChange>
          </w:rPr>
          <w:t>60+ vendors with varying formats</w:t>
        </w:r>
        <w:r w:rsidRPr="00FE12EE">
          <w:rPr>
            <w:rFonts w:ascii="Calibri" w:hAnsi="Calibri" w:eastAsia="MS Mincho" w:cs="Calibri"/>
            <w:rPrChange w:author="Koushik Sinha" w:date="2026-02-02T17:24:00Z" w16du:dateUtc="2026-02-02T22:24:00Z" w:id="69">
              <w:rPr/>
            </w:rPrChange>
          </w:rPr>
          <w:t xml:space="preserve"> — the system must handle Excel, CSV, fixed-width files with inconsistent headers, varying date formats, and vendor-specific quirks without requiring weeks of onboarding per vendor.</w:t>
        </w:r>
      </w:ins>
    </w:p>
    <w:p w:rsidRPr="00FE12EE" w:rsidR="00956AC4" w:rsidRDefault="00956AC4" w14:paraId="1BABA1DA" w14:textId="77777777">
      <w:pPr>
        <w:pStyle w:val="ListParagraph"/>
        <w:numPr>
          <w:ilvl w:val="0"/>
          <w:numId w:val="84"/>
        </w:numPr>
        <w:rPr>
          <w:ins w:author="Koushik Sinha" w:date="2026-02-02T17:18:00Z" w:id="70"/>
          <w:rFonts w:ascii="Calibri" w:hAnsi="Calibri" w:eastAsia="MS Mincho" w:cs="Calibri"/>
          <w:rPrChange w:author="Koushik Sinha" w:date="2026-02-02T17:24:00Z" w16du:dateUtc="2026-02-02T22:24:00Z" w:id="71">
            <w:rPr>
              <w:ins w:author="Koushik Sinha" w:date="2026-02-02T17:18:00Z" w:id="72"/>
            </w:rPr>
          </w:rPrChange>
        </w:rPr>
        <w:pPrChange w:author="Koushik Sinha" w:date="2026-02-02T17:20:00Z" w16du:dateUtc="2026-02-02T22:20:00Z" w:id="73">
          <w:pPr/>
        </w:pPrChange>
      </w:pPr>
      <w:ins w:author="Koushik Sinha" w:date="2026-02-02T17:18:00Z" w:id="74">
        <w:r w:rsidRPr="00FE12EE">
          <w:rPr>
            <w:rFonts w:ascii="Calibri" w:hAnsi="Calibri" w:eastAsia="MS Mincho" w:cs="Calibri"/>
            <w:b/>
            <w:bCs/>
            <w:rPrChange w:author="Koushik Sinha" w:date="2026-02-02T17:24:00Z" w16du:dateUtc="2026-02-02T22:24:00Z" w:id="75">
              <w:rPr>
                <w:b/>
                <w:bCs/>
              </w:rPr>
            </w:rPrChange>
          </w:rPr>
          <w:t>Schema stability assumption</w:t>
        </w:r>
        <w:r w:rsidRPr="00FE12EE">
          <w:rPr>
            <w:rFonts w:ascii="Calibri" w:hAnsi="Calibri" w:eastAsia="MS Mincho" w:cs="Calibri"/>
            <w:rPrChange w:author="Koushik Sinha" w:date="2026-02-02T17:24:00Z" w16du:dateUtc="2026-02-02T22:24:00Z" w:id="76">
              <w:rPr/>
            </w:rPrChange>
          </w:rPr>
          <w:t xml:space="preserve"> — once a vendor's schema is learned and </w:t>
        </w:r>
        <w:proofErr w:type="gramStart"/>
        <w:r w:rsidRPr="00FE12EE">
          <w:rPr>
            <w:rFonts w:ascii="Calibri" w:hAnsi="Calibri" w:eastAsia="MS Mincho" w:cs="Calibri"/>
            <w:rPrChange w:author="Koushik Sinha" w:date="2026-02-02T17:24:00Z" w16du:dateUtc="2026-02-02T22:24:00Z" w:id="77">
              <w:rPr/>
            </w:rPrChange>
          </w:rPr>
          <w:t>cached</w:t>
        </w:r>
        <w:proofErr w:type="gramEnd"/>
        <w:r w:rsidRPr="00FE12EE">
          <w:rPr>
            <w:rFonts w:ascii="Calibri" w:hAnsi="Calibri" w:eastAsia="MS Mincho" w:cs="Calibri"/>
            <w:rPrChange w:author="Koushik Sinha" w:date="2026-02-02T17:24:00Z" w16du:dateUtc="2026-02-02T22:24:00Z" w:id="78">
              <w:rPr/>
            </w:rPrChange>
          </w:rPr>
          <w:t xml:space="preserve"> in Redis, it's assumed to be relatively stable. The design watches for schema drift but assumes vendors don't radically change formats frequently.</w:t>
        </w:r>
      </w:ins>
    </w:p>
    <w:p w:rsidRPr="00FE12EE" w:rsidR="00956AC4" w:rsidRDefault="00956AC4" w14:paraId="226CFAD8" w14:textId="77777777">
      <w:pPr>
        <w:pStyle w:val="ListParagraph"/>
        <w:numPr>
          <w:ilvl w:val="0"/>
          <w:numId w:val="84"/>
        </w:numPr>
        <w:rPr>
          <w:ins w:author="Koushik Sinha" w:date="2026-02-02T17:18:00Z" w:id="79"/>
          <w:rFonts w:ascii="Calibri" w:hAnsi="Calibri" w:eastAsia="MS Mincho" w:cs="Calibri"/>
          <w:rPrChange w:author="Koushik Sinha" w:date="2026-02-02T17:24:00Z" w16du:dateUtc="2026-02-02T22:24:00Z" w:id="80">
            <w:rPr>
              <w:ins w:author="Koushik Sinha" w:date="2026-02-02T17:18:00Z" w:id="81"/>
            </w:rPr>
          </w:rPrChange>
        </w:rPr>
        <w:pPrChange w:author="Koushik Sinha" w:date="2026-02-02T17:20:00Z" w16du:dateUtc="2026-02-02T22:20:00Z" w:id="82">
          <w:pPr/>
        </w:pPrChange>
      </w:pPr>
      <w:ins w:author="Koushik Sinha" w:date="2026-02-02T17:18:00Z" w:id="83">
        <w:r w:rsidRPr="00FE12EE">
          <w:rPr>
            <w:rFonts w:ascii="Calibri" w:hAnsi="Calibri" w:eastAsia="MS Mincho" w:cs="Calibri"/>
            <w:b/>
            <w:bCs/>
            <w:rPrChange w:author="Koushik Sinha" w:date="2026-02-02T17:24:00Z" w16du:dateUtc="2026-02-02T22:24:00Z" w:id="84">
              <w:rPr>
                <w:b/>
                <w:bCs/>
              </w:rPr>
            </w:rPrChange>
          </w:rPr>
          <w:t>ECS Fargate over Lambda</w:t>
        </w:r>
        <w:r w:rsidRPr="00FE12EE">
          <w:rPr>
            <w:rFonts w:ascii="Calibri" w:hAnsi="Calibri" w:eastAsia="MS Mincho" w:cs="Calibri"/>
            <w:rPrChange w:author="Koushik Sinha" w:date="2026-02-02T17:24:00Z" w16du:dateUtc="2026-02-02T22:24:00Z" w:id="85">
              <w:rPr/>
            </w:rPrChange>
          </w:rPr>
          <w:t xml:space="preserve"> — the architecture assumes processing tasks run longer than Lambda's 15-minute timeout, requiring container-based execution.</w:t>
        </w:r>
      </w:ins>
    </w:p>
    <w:p w:rsidRPr="00FE12EE" w:rsidR="00956AC4" w:rsidRDefault="00956AC4" w14:paraId="49DFF15B" w14:textId="77777777">
      <w:pPr>
        <w:pStyle w:val="Heading4"/>
        <w:rPr>
          <w:ins w:author="Koushik Sinha" w:date="2026-02-02T17:18:00Z" w:id="86"/>
          <w:rFonts w:ascii="Calibri" w:hAnsi="Calibri" w:cs="Calibri"/>
          <w:rPrChange w:author="Koushik Sinha" w:date="2026-02-02T17:24:00Z" w16du:dateUtc="2026-02-02T22:24:00Z" w:id="87">
            <w:rPr>
              <w:ins w:author="Koushik Sinha" w:date="2026-02-02T17:18:00Z" w:id="88"/>
            </w:rPr>
          </w:rPrChange>
        </w:rPr>
        <w:pPrChange w:author="Koushik Sinha" w:date="2026-02-02T17:19:00Z" w16du:dateUtc="2026-02-02T22:19:00Z" w:id="89">
          <w:pPr/>
        </w:pPrChange>
      </w:pPr>
      <w:ins w:author="Koushik Sinha" w:date="2026-02-02T17:18:00Z" w:id="90">
        <w:r w:rsidRPr="00FE12EE">
          <w:rPr>
            <w:rFonts w:ascii="Calibri" w:hAnsi="Calibri" w:cs="Calibri"/>
            <w:rPrChange w:author="Koushik Sinha" w:date="2026-02-02T17:24:00Z" w16du:dateUtc="2026-02-02T22:24:00Z" w:id="91">
              <w:rPr/>
            </w:rPrChange>
          </w:rPr>
          <w:t>Business Constraints</w:t>
        </w:r>
      </w:ins>
    </w:p>
    <w:p w:rsidRPr="00FE12EE" w:rsidR="00956AC4" w:rsidRDefault="00956AC4" w14:paraId="2F3B1570" w14:textId="77777777">
      <w:pPr>
        <w:pStyle w:val="ListParagraph"/>
        <w:numPr>
          <w:ilvl w:val="0"/>
          <w:numId w:val="85"/>
        </w:numPr>
        <w:rPr>
          <w:ins w:author="Koushik Sinha" w:date="2026-02-02T17:18:00Z" w:id="92"/>
          <w:rFonts w:ascii="Calibri" w:hAnsi="Calibri" w:eastAsia="MS Mincho" w:cs="Calibri"/>
          <w:rPrChange w:author="Koushik Sinha" w:date="2026-02-02T17:24:00Z" w16du:dateUtc="2026-02-02T22:24:00Z" w:id="93">
            <w:rPr>
              <w:ins w:author="Koushik Sinha" w:date="2026-02-02T17:18:00Z" w:id="94"/>
            </w:rPr>
          </w:rPrChange>
        </w:rPr>
        <w:pPrChange w:author="Koushik Sinha" w:date="2026-02-02T17:20:00Z" w16du:dateUtc="2026-02-02T22:20:00Z" w:id="95">
          <w:pPr/>
        </w:pPrChange>
      </w:pPr>
      <w:ins w:author="Koushik Sinha" w:date="2026-02-02T17:18:00Z" w:id="96">
        <w:r w:rsidRPr="00FE12EE">
          <w:rPr>
            <w:rFonts w:ascii="Calibri" w:hAnsi="Calibri" w:eastAsia="MS Mincho" w:cs="Calibri"/>
            <w:b/>
            <w:bCs/>
            <w:rPrChange w:author="Koushik Sinha" w:date="2026-02-02T17:24:00Z" w16du:dateUtc="2026-02-02T22:24:00Z" w:id="97">
              <w:rPr>
                <w:b/>
                <w:bCs/>
              </w:rPr>
            </w:rPrChange>
          </w:rPr>
          <w:t>Parallel operation during migration</w:t>
        </w:r>
        <w:r w:rsidRPr="00FE12EE">
          <w:rPr>
            <w:rFonts w:ascii="Calibri" w:hAnsi="Calibri" w:eastAsia="MS Mincho" w:cs="Calibri"/>
            <w:rPrChange w:author="Koushik Sinha" w:date="2026-02-02T17:24:00Z" w16du:dateUtc="2026-02-02T22:24:00Z" w:id="98">
              <w:rPr/>
            </w:rPrChange>
          </w:rPr>
          <w:t xml:space="preserve"> — Stata scripts must remain operational for 90 days post-migration as a rollback path. The new system runs in shadow mode comparing outputs before full cutover.</w:t>
        </w:r>
      </w:ins>
    </w:p>
    <w:p w:rsidRPr="00FE12EE" w:rsidR="00956AC4" w:rsidRDefault="00956AC4" w14:paraId="08B23A50" w14:textId="77777777">
      <w:pPr>
        <w:pStyle w:val="ListParagraph"/>
        <w:numPr>
          <w:ilvl w:val="0"/>
          <w:numId w:val="85"/>
        </w:numPr>
        <w:rPr>
          <w:ins w:author="Koushik Sinha" w:date="2026-02-02T17:18:00Z" w:id="99"/>
          <w:rFonts w:ascii="Calibri" w:hAnsi="Calibri" w:eastAsia="MS Mincho" w:cs="Calibri"/>
          <w:rPrChange w:author="Koushik Sinha" w:date="2026-02-02T17:24:00Z" w16du:dateUtc="2026-02-02T22:24:00Z" w:id="100">
            <w:rPr>
              <w:ins w:author="Koushik Sinha" w:date="2026-02-02T17:18:00Z" w:id="101"/>
            </w:rPr>
          </w:rPrChange>
        </w:rPr>
        <w:pPrChange w:author="Koushik Sinha" w:date="2026-02-02T17:20:00Z" w16du:dateUtc="2026-02-02T22:20:00Z" w:id="102">
          <w:pPr/>
        </w:pPrChange>
      </w:pPr>
      <w:ins w:author="Koushik Sinha" w:date="2026-02-02T17:18:00Z" w:id="103">
        <w:r w:rsidRPr="00FE12EE">
          <w:rPr>
            <w:rFonts w:ascii="Calibri" w:hAnsi="Calibri" w:eastAsia="MS Mincho" w:cs="Calibri"/>
            <w:b/>
            <w:bCs/>
            <w:rPrChange w:author="Koushik Sinha" w:date="2026-02-02T17:24:00Z" w16du:dateUtc="2026-02-02T22:24:00Z" w:id="104">
              <w:rPr>
                <w:b/>
                <w:bCs/>
              </w:rPr>
            </w:rPrChange>
          </w:rPr>
          <w:t>Cost sensitivity</w:t>
        </w:r>
        <w:r w:rsidRPr="00FE12EE">
          <w:rPr>
            <w:rFonts w:ascii="Calibri" w:hAnsi="Calibri" w:eastAsia="MS Mincho" w:cs="Calibri"/>
            <w:rPrChange w:author="Koushik Sinha" w:date="2026-02-02T17:24:00Z" w16du:dateUtc="2026-02-02T22:24:00Z" w:id="105">
              <w:rPr/>
            </w:rPrChange>
          </w:rPr>
          <w:t xml:space="preserve"> — the hybrid approach targets $100-200/month operational cost, positioning between a pure AI solution ($150-300) and traditional ETL ($50-150).</w:t>
        </w:r>
      </w:ins>
    </w:p>
    <w:p w:rsidR="00B67A11" w:rsidRDefault="00B67A11" w14:paraId="5C4EB2C5" w14:textId="70E3C33F">
      <w:pPr>
        <w:ind w:left="720"/>
        <w:rPr>
          <w:rFonts w:ascii="Calibri" w:hAnsi="Calibri" w:eastAsia="MS Mincho" w:cs="Calibri"/>
        </w:rPr>
        <w:pPrChange w:author="Koushik Sinha" w:date="2026-02-09T07:53:00Z" w16du:dateUtc="2026-02-09T13:53:00Z" w:id="106">
          <w:pPr/>
        </w:pPrChange>
      </w:pPr>
    </w:p>
    <w:p w:rsidR="00E564AA" w:rsidP="00B67A11" w:rsidRDefault="00E564AA" w14:paraId="0BE581D5" w14:textId="77777777">
      <w:pPr>
        <w:rPr>
          <w:rFonts w:ascii="Calibri" w:hAnsi="Calibri" w:eastAsia="MS Mincho" w:cs="Calibri"/>
        </w:rPr>
      </w:pPr>
    </w:p>
    <w:p w:rsidR="00B67A11" w:rsidP="00B67A11" w:rsidRDefault="00B67A11" w14:paraId="24A0AE86" w14:textId="77777777">
      <w:pPr>
        <w:rPr>
          <w:rFonts w:ascii="Calibri" w:hAnsi="Calibri" w:eastAsia="MS Mincho" w:cs="Calibri"/>
        </w:rPr>
      </w:pPr>
    </w:p>
    <w:p w:rsidR="00372D24" w:rsidP="00B67A11" w:rsidRDefault="00372D24" w14:paraId="0096BE0F" w14:textId="77777777">
      <w:pPr>
        <w:rPr>
          <w:rFonts w:ascii="Calibri" w:hAnsi="Calibri" w:eastAsia="MS Mincho" w:cs="Calibri"/>
        </w:rPr>
      </w:pPr>
    </w:p>
    <w:p w:rsidRPr="00B67A11" w:rsidR="00B67A11" w:rsidP="00B67A11" w:rsidRDefault="00B67A11" w14:paraId="3CF58AE8" w14:textId="77777777">
      <w:pPr>
        <w:rPr>
          <w:rFonts w:ascii="Calibri" w:hAnsi="Calibri" w:eastAsia="MS Mincho" w:cs="Calibri"/>
        </w:rPr>
      </w:pPr>
    </w:p>
    <w:p w:rsidRPr="00B67A11" w:rsidR="00B67A11" w:rsidP="00B67A11" w:rsidRDefault="00B67A11" w14:paraId="649842FA" w14:textId="77CE4E5C">
      <w:pPr>
        <w:pStyle w:val="Heading2"/>
      </w:pPr>
      <w:bookmarkStart w:name="_Toc220765330" w:id="107"/>
      <w:r w:rsidRPr="00B67A11">
        <w:t>2.</w:t>
      </w:r>
      <w:commentRangeStart w:id="108"/>
      <w:commentRangeStart w:id="109"/>
      <w:r w:rsidRPr="00B67A11">
        <w:t xml:space="preserve"> Architecture Principles</w:t>
      </w:r>
      <w:bookmarkEnd w:id="107"/>
      <w:commentRangeEnd w:id="108"/>
      <w:r w:rsidRPr="00B67A11">
        <w:rPr>
          <w:rStyle w:val="CommentReference"/>
          <w:sz w:val="26"/>
          <w:szCs w:val="26"/>
        </w:rPr>
        <w:commentReference w:id="108"/>
      </w:r>
      <w:commentRangeEnd w:id="109"/>
      <w:r>
        <w:rPr>
          <w:rStyle w:val="CommentReference"/>
        </w:rPr>
        <w:commentReference w:id="109"/>
      </w:r>
    </w:p>
    <w:p w:rsidRPr="00B67A11" w:rsidR="00B67A11" w:rsidP="00B67A11" w:rsidRDefault="00B67A11" w14:paraId="404E5CB8" w14:textId="77777777">
      <w:pPr>
        <w:pStyle w:val="Heading3"/>
      </w:pPr>
      <w:bookmarkStart w:name="_Toc220765331" w:id="110"/>
      <w:r w:rsidRPr="00B67A11">
        <w:t>2.1 Core Principles</w:t>
      </w:r>
      <w:bookmarkEnd w:id="11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9"/>
        <w:gridCol w:w="3283"/>
        <w:gridCol w:w="3958"/>
      </w:tblGrid>
      <w:tr w:rsidRPr="00B67A11" w:rsidR="00B67A11" w:rsidTr="00E16B5F" w14:paraId="5F5401AC" w14:textId="77777777">
        <w:tc>
          <w:tcPr>
            <w:tcW w:w="0" w:type="auto"/>
            <w:hideMark/>
          </w:tcPr>
          <w:p w:rsidRPr="00B67A11" w:rsidR="00B67A11" w:rsidP="00B67A11" w:rsidRDefault="00B67A11" w14:paraId="1947C7E7" w14:textId="77777777">
            <w:pPr>
              <w:rPr>
                <w:rFonts w:ascii="Calibri" w:hAnsi="Calibri" w:eastAsia="MS Mincho" w:cs="Calibri"/>
                <w:b/>
                <w:bCs/>
                <w:sz w:val="20"/>
                <w:szCs w:val="20"/>
              </w:rPr>
            </w:pPr>
            <w:r w:rsidRPr="00B67A11">
              <w:rPr>
                <w:rFonts w:ascii="Calibri" w:hAnsi="Calibri" w:eastAsia="MS Mincho" w:cs="Calibri"/>
                <w:b/>
                <w:bCs/>
                <w:sz w:val="20"/>
                <w:szCs w:val="20"/>
              </w:rPr>
              <w:t>Principle</w:t>
            </w:r>
          </w:p>
        </w:tc>
        <w:tc>
          <w:tcPr>
            <w:tcW w:w="0" w:type="auto"/>
            <w:hideMark/>
          </w:tcPr>
          <w:p w:rsidRPr="00B67A11" w:rsidR="00B67A11" w:rsidP="00B67A11" w:rsidRDefault="00B67A11" w14:paraId="71CCA036" w14:textId="77777777">
            <w:pPr>
              <w:rPr>
                <w:rFonts w:ascii="Calibri" w:hAnsi="Calibri" w:eastAsia="MS Mincho" w:cs="Calibri"/>
                <w:b/>
                <w:bCs/>
                <w:sz w:val="20"/>
                <w:szCs w:val="20"/>
              </w:rPr>
            </w:pPr>
            <w:r w:rsidRPr="00B67A11">
              <w:rPr>
                <w:rFonts w:ascii="Calibri" w:hAnsi="Calibri" w:eastAsia="MS Mincho" w:cs="Calibri"/>
                <w:b/>
                <w:bCs/>
                <w:sz w:val="20"/>
                <w:szCs w:val="20"/>
              </w:rPr>
              <w:t>Description</w:t>
            </w:r>
          </w:p>
        </w:tc>
        <w:tc>
          <w:tcPr>
            <w:tcW w:w="0" w:type="auto"/>
            <w:hideMark/>
          </w:tcPr>
          <w:p w:rsidRPr="00B67A11" w:rsidR="00B67A11" w:rsidP="00B67A11" w:rsidRDefault="00B67A11" w14:paraId="522B39C4" w14:textId="77777777">
            <w:pPr>
              <w:rPr>
                <w:rFonts w:ascii="Calibri" w:hAnsi="Calibri" w:eastAsia="MS Mincho" w:cs="Calibri"/>
                <w:b/>
                <w:bCs/>
                <w:sz w:val="20"/>
                <w:szCs w:val="20"/>
              </w:rPr>
            </w:pPr>
            <w:r w:rsidRPr="00B67A11">
              <w:rPr>
                <w:rFonts w:ascii="Calibri" w:hAnsi="Calibri" w:eastAsia="MS Mincho" w:cs="Calibri"/>
                <w:b/>
                <w:bCs/>
                <w:sz w:val="20"/>
                <w:szCs w:val="20"/>
              </w:rPr>
              <w:t>Rationale</w:t>
            </w:r>
          </w:p>
        </w:tc>
      </w:tr>
      <w:tr w:rsidRPr="00B67A11" w:rsidR="00B67A11" w:rsidTr="00E16B5F" w14:paraId="501C7D5B" w14:textId="77777777">
        <w:tc>
          <w:tcPr>
            <w:tcW w:w="0" w:type="auto"/>
            <w:hideMark/>
          </w:tcPr>
          <w:p w:rsidRPr="00B67A11" w:rsidR="00B67A11" w:rsidP="00B67A11" w:rsidRDefault="00B67A11" w14:paraId="34D10BC9" w14:textId="77777777">
            <w:pPr>
              <w:rPr>
                <w:rFonts w:ascii="Calibri" w:hAnsi="Calibri" w:eastAsia="MS Mincho" w:cs="Calibri"/>
                <w:sz w:val="20"/>
                <w:szCs w:val="20"/>
              </w:rPr>
            </w:pPr>
            <w:r w:rsidRPr="00B67A11">
              <w:rPr>
                <w:rFonts w:ascii="Calibri" w:hAnsi="Calibri" w:eastAsia="MS Mincho" w:cs="Calibri"/>
                <w:b/>
                <w:bCs/>
                <w:sz w:val="20"/>
                <w:szCs w:val="20"/>
              </w:rPr>
              <w:t>Event-Driven</w:t>
            </w:r>
          </w:p>
        </w:tc>
        <w:tc>
          <w:tcPr>
            <w:tcW w:w="0" w:type="auto"/>
            <w:hideMark/>
          </w:tcPr>
          <w:p w:rsidRPr="00B67A11" w:rsidR="00B67A11" w:rsidP="00B67A11" w:rsidRDefault="00B67A11" w14:paraId="52BDF1DD" w14:textId="77777777">
            <w:pPr>
              <w:rPr>
                <w:rFonts w:ascii="Calibri" w:hAnsi="Calibri" w:eastAsia="MS Mincho" w:cs="Calibri"/>
                <w:sz w:val="20"/>
                <w:szCs w:val="20"/>
              </w:rPr>
            </w:pPr>
            <w:r w:rsidRPr="00B67A11">
              <w:rPr>
                <w:rFonts w:ascii="Calibri" w:hAnsi="Calibri" w:eastAsia="MS Mincho" w:cs="Calibri"/>
                <w:sz w:val="20"/>
                <w:szCs w:val="20"/>
              </w:rPr>
              <w:t>Components communicate via events</w:t>
            </w:r>
          </w:p>
        </w:tc>
        <w:tc>
          <w:tcPr>
            <w:tcW w:w="0" w:type="auto"/>
            <w:hideMark/>
          </w:tcPr>
          <w:p w:rsidRPr="00B67A11" w:rsidR="00B67A11" w:rsidP="00B67A11" w:rsidRDefault="00B67A11" w14:paraId="5BF48EF0" w14:textId="77777777">
            <w:pPr>
              <w:rPr>
                <w:rFonts w:ascii="Calibri" w:hAnsi="Calibri" w:eastAsia="MS Mincho" w:cs="Calibri"/>
                <w:sz w:val="20"/>
                <w:szCs w:val="20"/>
              </w:rPr>
            </w:pPr>
            <w:r w:rsidRPr="00B67A11">
              <w:rPr>
                <w:rFonts w:ascii="Calibri" w:hAnsi="Calibri" w:eastAsia="MS Mincho" w:cs="Calibri"/>
                <w:sz w:val="20"/>
                <w:szCs w:val="20"/>
              </w:rPr>
              <w:t>Loose coupling, scalability, auditability</w:t>
            </w:r>
          </w:p>
        </w:tc>
      </w:tr>
      <w:tr w:rsidRPr="00B67A11" w:rsidR="00B67A11" w:rsidTr="00E16B5F" w14:paraId="3895D03F" w14:textId="77777777">
        <w:tc>
          <w:tcPr>
            <w:tcW w:w="0" w:type="auto"/>
            <w:hideMark/>
          </w:tcPr>
          <w:p w:rsidRPr="00B67A11" w:rsidR="00B67A11" w:rsidP="00B67A11" w:rsidRDefault="00B67A11" w14:paraId="7001E2AC" w14:textId="77777777">
            <w:pPr>
              <w:rPr>
                <w:rFonts w:ascii="Calibri" w:hAnsi="Calibri" w:eastAsia="MS Mincho" w:cs="Calibri"/>
                <w:sz w:val="20"/>
                <w:szCs w:val="20"/>
              </w:rPr>
            </w:pPr>
            <w:r w:rsidRPr="00B67A11">
              <w:rPr>
                <w:rFonts w:ascii="Calibri" w:hAnsi="Calibri" w:eastAsia="MS Mincho" w:cs="Calibri"/>
                <w:b/>
                <w:bCs/>
                <w:sz w:val="20"/>
                <w:szCs w:val="20"/>
              </w:rPr>
              <w:t>AI-First</w:t>
            </w:r>
          </w:p>
        </w:tc>
        <w:tc>
          <w:tcPr>
            <w:tcW w:w="0" w:type="auto"/>
            <w:hideMark/>
          </w:tcPr>
          <w:p w:rsidRPr="00B67A11" w:rsidR="00B67A11" w:rsidP="00B67A11" w:rsidRDefault="00B67A11" w14:paraId="1361DFCA" w14:textId="77777777">
            <w:pPr>
              <w:rPr>
                <w:rFonts w:ascii="Calibri" w:hAnsi="Calibri" w:eastAsia="MS Mincho" w:cs="Calibri"/>
                <w:sz w:val="20"/>
                <w:szCs w:val="20"/>
              </w:rPr>
            </w:pPr>
            <w:r w:rsidRPr="00B67A11">
              <w:rPr>
                <w:rFonts w:ascii="Calibri" w:hAnsi="Calibri" w:eastAsia="MS Mincho" w:cs="Calibri"/>
                <w:sz w:val="20"/>
                <w:szCs w:val="20"/>
              </w:rPr>
              <w:t>Use LLMs for document understanding</w:t>
            </w:r>
          </w:p>
        </w:tc>
        <w:tc>
          <w:tcPr>
            <w:tcW w:w="0" w:type="auto"/>
            <w:hideMark/>
          </w:tcPr>
          <w:p w:rsidRPr="00B67A11" w:rsidR="00B67A11" w:rsidP="00B67A11" w:rsidRDefault="00B67A11" w14:paraId="2CD3133D" w14:textId="77777777">
            <w:pPr>
              <w:rPr>
                <w:rFonts w:ascii="Calibri" w:hAnsi="Calibri" w:eastAsia="MS Mincho" w:cs="Calibri"/>
                <w:sz w:val="20"/>
                <w:szCs w:val="20"/>
              </w:rPr>
            </w:pPr>
            <w:r w:rsidRPr="00B67A11">
              <w:rPr>
                <w:rFonts w:ascii="Calibri" w:hAnsi="Calibri" w:eastAsia="MS Mincho" w:cs="Calibri"/>
                <w:sz w:val="20"/>
                <w:szCs w:val="20"/>
              </w:rPr>
              <w:t>Handle format variability without code changes</w:t>
            </w:r>
          </w:p>
        </w:tc>
      </w:tr>
      <w:tr w:rsidRPr="00B67A11" w:rsidR="00B67A11" w:rsidTr="00E16B5F" w14:paraId="15CE3A90" w14:textId="77777777">
        <w:tc>
          <w:tcPr>
            <w:tcW w:w="0" w:type="auto"/>
            <w:hideMark/>
          </w:tcPr>
          <w:p w:rsidRPr="00B67A11" w:rsidR="00B67A11" w:rsidP="00B67A11" w:rsidRDefault="00B67A11" w14:paraId="6662C67E" w14:textId="77777777">
            <w:pPr>
              <w:rPr>
                <w:rFonts w:ascii="Calibri" w:hAnsi="Calibri" w:eastAsia="MS Mincho" w:cs="Calibri"/>
                <w:sz w:val="20"/>
                <w:szCs w:val="20"/>
              </w:rPr>
            </w:pPr>
            <w:r w:rsidRPr="00B67A11">
              <w:rPr>
                <w:rFonts w:ascii="Calibri" w:hAnsi="Calibri" w:eastAsia="MS Mincho" w:cs="Calibri"/>
                <w:b/>
                <w:bCs/>
                <w:sz w:val="20"/>
                <w:szCs w:val="20"/>
              </w:rPr>
              <w:t>Human-in-the-Loop</w:t>
            </w:r>
          </w:p>
        </w:tc>
        <w:tc>
          <w:tcPr>
            <w:tcW w:w="0" w:type="auto"/>
            <w:hideMark/>
          </w:tcPr>
          <w:p w:rsidRPr="00B67A11" w:rsidR="00B67A11" w:rsidP="00B67A11" w:rsidRDefault="00B67A11" w14:paraId="7665C628" w14:textId="77777777">
            <w:pPr>
              <w:rPr>
                <w:rFonts w:ascii="Calibri" w:hAnsi="Calibri" w:eastAsia="MS Mincho" w:cs="Calibri"/>
                <w:sz w:val="20"/>
                <w:szCs w:val="20"/>
              </w:rPr>
            </w:pPr>
            <w:r w:rsidRPr="00B67A11">
              <w:rPr>
                <w:rFonts w:ascii="Calibri" w:hAnsi="Calibri" w:eastAsia="MS Mincho" w:cs="Calibri"/>
                <w:sz w:val="20"/>
                <w:szCs w:val="20"/>
              </w:rPr>
              <w:t>Escalate uncertainty to humans</w:t>
            </w:r>
          </w:p>
        </w:tc>
        <w:tc>
          <w:tcPr>
            <w:tcW w:w="0" w:type="auto"/>
            <w:hideMark/>
          </w:tcPr>
          <w:p w:rsidRPr="00B67A11" w:rsidR="00B67A11" w:rsidP="00B67A11" w:rsidRDefault="00B67A11" w14:paraId="396FEC6F" w14:textId="77777777">
            <w:pPr>
              <w:rPr>
                <w:rFonts w:ascii="Calibri" w:hAnsi="Calibri" w:eastAsia="MS Mincho" w:cs="Calibri"/>
                <w:sz w:val="20"/>
                <w:szCs w:val="20"/>
              </w:rPr>
            </w:pPr>
            <w:r w:rsidRPr="00B67A11">
              <w:rPr>
                <w:rFonts w:ascii="Calibri" w:hAnsi="Calibri" w:eastAsia="MS Mincho" w:cs="Calibri"/>
                <w:sz w:val="20"/>
                <w:szCs w:val="20"/>
              </w:rPr>
              <w:t>Maintain accuracy, enable learning</w:t>
            </w:r>
          </w:p>
        </w:tc>
      </w:tr>
      <w:tr w:rsidRPr="00B67A11" w:rsidR="00B67A11" w:rsidTr="00E16B5F" w14:paraId="44A3FACB" w14:textId="77777777">
        <w:tc>
          <w:tcPr>
            <w:tcW w:w="0" w:type="auto"/>
            <w:hideMark/>
          </w:tcPr>
          <w:p w:rsidRPr="00B67A11" w:rsidR="00B67A11" w:rsidP="00B67A11" w:rsidRDefault="00B67A11" w14:paraId="23A970CB" w14:textId="77777777">
            <w:pPr>
              <w:rPr>
                <w:rFonts w:ascii="Calibri" w:hAnsi="Calibri" w:eastAsia="MS Mincho" w:cs="Calibri"/>
                <w:sz w:val="20"/>
                <w:szCs w:val="20"/>
              </w:rPr>
            </w:pPr>
            <w:r w:rsidRPr="00B67A11">
              <w:rPr>
                <w:rFonts w:ascii="Calibri" w:hAnsi="Calibri" w:eastAsia="MS Mincho" w:cs="Calibri"/>
                <w:b/>
                <w:bCs/>
                <w:sz w:val="20"/>
                <w:szCs w:val="20"/>
              </w:rPr>
              <w:t>Security by Design</w:t>
            </w:r>
          </w:p>
        </w:tc>
        <w:tc>
          <w:tcPr>
            <w:tcW w:w="0" w:type="auto"/>
            <w:hideMark/>
          </w:tcPr>
          <w:p w:rsidRPr="00B67A11" w:rsidR="00B67A11" w:rsidP="00B67A11" w:rsidRDefault="00B67A11" w14:paraId="3658E45A" w14:textId="77777777">
            <w:pPr>
              <w:rPr>
                <w:rFonts w:ascii="Calibri" w:hAnsi="Calibri" w:eastAsia="MS Mincho" w:cs="Calibri"/>
                <w:sz w:val="20"/>
                <w:szCs w:val="20"/>
              </w:rPr>
            </w:pPr>
            <w:r w:rsidRPr="00B67A11">
              <w:rPr>
                <w:rFonts w:ascii="Calibri" w:hAnsi="Calibri" w:eastAsia="MS Mincho" w:cs="Calibri"/>
                <w:sz w:val="20"/>
                <w:szCs w:val="20"/>
              </w:rPr>
              <w:t>Protect PII and financial data</w:t>
            </w:r>
          </w:p>
        </w:tc>
        <w:tc>
          <w:tcPr>
            <w:tcW w:w="0" w:type="auto"/>
            <w:hideMark/>
          </w:tcPr>
          <w:p w:rsidRPr="00B67A11" w:rsidR="00B67A11" w:rsidP="00B67A11" w:rsidRDefault="00B67A11" w14:paraId="0B3D2AEA" w14:textId="77777777">
            <w:pPr>
              <w:rPr>
                <w:rFonts w:ascii="Calibri" w:hAnsi="Calibri" w:eastAsia="MS Mincho" w:cs="Calibri"/>
                <w:sz w:val="20"/>
                <w:szCs w:val="20"/>
              </w:rPr>
            </w:pPr>
            <w:r w:rsidRPr="00B67A11">
              <w:rPr>
                <w:rFonts w:ascii="Calibri" w:hAnsi="Calibri" w:eastAsia="MS Mincho" w:cs="Calibri"/>
                <w:sz w:val="20"/>
                <w:szCs w:val="20"/>
              </w:rPr>
              <w:t>Regulatory compliance, trust</w:t>
            </w:r>
          </w:p>
        </w:tc>
      </w:tr>
      <w:tr w:rsidRPr="00B67A11" w:rsidR="00B67A11" w:rsidTr="00E16B5F" w14:paraId="4C56405E" w14:textId="77777777">
        <w:tc>
          <w:tcPr>
            <w:tcW w:w="0" w:type="auto"/>
            <w:hideMark/>
          </w:tcPr>
          <w:p w:rsidRPr="00B67A11" w:rsidR="00B67A11" w:rsidP="00B67A11" w:rsidRDefault="00B67A11" w14:paraId="61D928E4" w14:textId="77777777">
            <w:pPr>
              <w:rPr>
                <w:rFonts w:ascii="Calibri" w:hAnsi="Calibri" w:eastAsia="MS Mincho" w:cs="Calibri"/>
                <w:sz w:val="20"/>
                <w:szCs w:val="20"/>
              </w:rPr>
            </w:pPr>
            <w:r w:rsidRPr="00B67A11">
              <w:rPr>
                <w:rFonts w:ascii="Calibri" w:hAnsi="Calibri" w:eastAsia="MS Mincho" w:cs="Calibri"/>
                <w:b/>
                <w:bCs/>
                <w:sz w:val="20"/>
                <w:szCs w:val="20"/>
              </w:rPr>
              <w:t>Schema Learning</w:t>
            </w:r>
          </w:p>
        </w:tc>
        <w:tc>
          <w:tcPr>
            <w:tcW w:w="0" w:type="auto"/>
            <w:hideMark/>
          </w:tcPr>
          <w:p w:rsidRPr="00B67A11" w:rsidR="00B67A11" w:rsidP="00B67A11" w:rsidRDefault="00B67A11" w14:paraId="6302A94A" w14:textId="77777777">
            <w:pPr>
              <w:rPr>
                <w:rFonts w:ascii="Calibri" w:hAnsi="Calibri" w:eastAsia="MS Mincho" w:cs="Calibri"/>
                <w:sz w:val="20"/>
                <w:szCs w:val="20"/>
              </w:rPr>
            </w:pPr>
            <w:r w:rsidRPr="00B67A11">
              <w:rPr>
                <w:rFonts w:ascii="Calibri" w:hAnsi="Calibri" w:eastAsia="MS Mincho" w:cs="Calibri"/>
                <w:sz w:val="20"/>
                <w:szCs w:val="20"/>
              </w:rPr>
              <w:t>Cache and learn vendor schemas</w:t>
            </w:r>
          </w:p>
        </w:tc>
        <w:tc>
          <w:tcPr>
            <w:tcW w:w="0" w:type="auto"/>
            <w:hideMark/>
          </w:tcPr>
          <w:p w:rsidRPr="00B67A11" w:rsidR="00B67A11" w:rsidP="00B67A11" w:rsidRDefault="00B67A11" w14:paraId="78255C63" w14:textId="77777777">
            <w:pPr>
              <w:rPr>
                <w:rFonts w:ascii="Calibri" w:hAnsi="Calibri" w:eastAsia="MS Mincho" w:cs="Calibri"/>
                <w:sz w:val="20"/>
                <w:szCs w:val="20"/>
              </w:rPr>
            </w:pPr>
            <w:r w:rsidRPr="00B67A11">
              <w:rPr>
                <w:rFonts w:ascii="Calibri" w:hAnsi="Calibri" w:eastAsia="MS Mincho" w:cs="Calibri"/>
                <w:sz w:val="20"/>
                <w:szCs w:val="20"/>
              </w:rPr>
              <w:t>Reduce processing time, improve accuracy</w:t>
            </w:r>
          </w:p>
        </w:tc>
      </w:tr>
      <w:tr w:rsidRPr="00B67A11" w:rsidR="00B67A11" w:rsidTr="00E16B5F" w14:paraId="6E77C026" w14:textId="77777777">
        <w:tc>
          <w:tcPr>
            <w:tcW w:w="0" w:type="auto"/>
            <w:hideMark/>
          </w:tcPr>
          <w:p w:rsidRPr="00B67A11" w:rsidR="00B67A11" w:rsidP="00B67A11" w:rsidRDefault="00B67A11" w14:paraId="23F04079" w14:textId="77777777">
            <w:pPr>
              <w:rPr>
                <w:rFonts w:ascii="Calibri" w:hAnsi="Calibri" w:eastAsia="MS Mincho" w:cs="Calibri"/>
                <w:sz w:val="20"/>
                <w:szCs w:val="20"/>
              </w:rPr>
            </w:pPr>
            <w:r w:rsidRPr="00B67A11">
              <w:rPr>
                <w:rFonts w:ascii="Calibri" w:hAnsi="Calibri" w:eastAsia="MS Mincho" w:cs="Calibri"/>
                <w:b/>
                <w:bCs/>
                <w:sz w:val="20"/>
                <w:szCs w:val="20"/>
              </w:rPr>
              <w:t>Idempotency</w:t>
            </w:r>
          </w:p>
        </w:tc>
        <w:tc>
          <w:tcPr>
            <w:tcW w:w="0" w:type="auto"/>
            <w:hideMark/>
          </w:tcPr>
          <w:p w:rsidRPr="00B67A11" w:rsidR="00B67A11" w:rsidP="00B67A11" w:rsidRDefault="00B67A11" w14:paraId="52E63221" w14:textId="77777777">
            <w:pPr>
              <w:rPr>
                <w:rFonts w:ascii="Calibri" w:hAnsi="Calibri" w:eastAsia="MS Mincho" w:cs="Calibri"/>
                <w:sz w:val="20"/>
                <w:szCs w:val="20"/>
              </w:rPr>
            </w:pPr>
            <w:r w:rsidRPr="00B67A11">
              <w:rPr>
                <w:rFonts w:ascii="Calibri" w:hAnsi="Calibri" w:eastAsia="MS Mincho" w:cs="Calibri"/>
                <w:sz w:val="20"/>
                <w:szCs w:val="20"/>
              </w:rPr>
              <w:t>Operations can be safely retried</w:t>
            </w:r>
          </w:p>
        </w:tc>
        <w:tc>
          <w:tcPr>
            <w:tcW w:w="0" w:type="auto"/>
            <w:hideMark/>
          </w:tcPr>
          <w:p w:rsidRPr="00B67A11" w:rsidR="00B67A11" w:rsidP="00B67A11" w:rsidRDefault="00B67A11" w14:paraId="641E0376" w14:textId="77777777">
            <w:pPr>
              <w:rPr>
                <w:rFonts w:ascii="Calibri" w:hAnsi="Calibri" w:eastAsia="MS Mincho" w:cs="Calibri"/>
                <w:sz w:val="20"/>
                <w:szCs w:val="20"/>
              </w:rPr>
            </w:pPr>
            <w:r w:rsidRPr="00B67A11">
              <w:rPr>
                <w:rFonts w:ascii="Calibri" w:hAnsi="Calibri" w:eastAsia="MS Mincho" w:cs="Calibri"/>
                <w:sz w:val="20"/>
                <w:szCs w:val="20"/>
              </w:rPr>
              <w:t>Reliability, error recovery</w:t>
            </w:r>
          </w:p>
        </w:tc>
      </w:tr>
      <w:tr w:rsidRPr="00B67A11" w:rsidR="00B67A11" w:rsidTr="00E16B5F" w14:paraId="5EB24C22" w14:textId="77777777">
        <w:tc>
          <w:tcPr>
            <w:tcW w:w="0" w:type="auto"/>
            <w:hideMark/>
          </w:tcPr>
          <w:p w:rsidRPr="00B67A11" w:rsidR="00B67A11" w:rsidP="00B67A11" w:rsidRDefault="00B67A11" w14:paraId="03135C6F" w14:textId="77777777">
            <w:pPr>
              <w:rPr>
                <w:rFonts w:ascii="Calibri" w:hAnsi="Calibri" w:eastAsia="MS Mincho" w:cs="Calibri"/>
                <w:sz w:val="20"/>
                <w:szCs w:val="20"/>
              </w:rPr>
            </w:pPr>
            <w:r w:rsidRPr="00B67A11">
              <w:rPr>
                <w:rFonts w:ascii="Calibri" w:hAnsi="Calibri" w:eastAsia="MS Mincho" w:cs="Calibri"/>
                <w:b/>
                <w:bCs/>
                <w:sz w:val="20"/>
                <w:szCs w:val="20"/>
              </w:rPr>
              <w:t>Separation of Concerns</w:t>
            </w:r>
          </w:p>
        </w:tc>
        <w:tc>
          <w:tcPr>
            <w:tcW w:w="0" w:type="auto"/>
            <w:hideMark/>
          </w:tcPr>
          <w:p w:rsidRPr="00B67A11" w:rsidR="00B67A11" w:rsidP="00B67A11" w:rsidRDefault="00B67A11" w14:paraId="18CDADB9" w14:textId="77777777">
            <w:pPr>
              <w:rPr>
                <w:rFonts w:ascii="Calibri" w:hAnsi="Calibri" w:eastAsia="MS Mincho" w:cs="Calibri"/>
                <w:sz w:val="20"/>
                <w:szCs w:val="20"/>
              </w:rPr>
            </w:pPr>
            <w:r w:rsidRPr="00B67A11">
              <w:rPr>
                <w:rFonts w:ascii="Calibri" w:hAnsi="Calibri" w:eastAsia="MS Mincho" w:cs="Calibri"/>
                <w:sz w:val="20"/>
                <w:szCs w:val="20"/>
              </w:rPr>
              <w:t>Single-purpose agents</w:t>
            </w:r>
          </w:p>
        </w:tc>
        <w:tc>
          <w:tcPr>
            <w:tcW w:w="0" w:type="auto"/>
            <w:hideMark/>
          </w:tcPr>
          <w:p w:rsidRPr="00B67A11" w:rsidR="00B67A11" w:rsidP="00B67A11" w:rsidRDefault="00B67A11" w14:paraId="258E49CF" w14:textId="77777777">
            <w:pPr>
              <w:rPr>
                <w:rFonts w:ascii="Calibri" w:hAnsi="Calibri" w:eastAsia="MS Mincho" w:cs="Calibri"/>
                <w:sz w:val="20"/>
                <w:szCs w:val="20"/>
              </w:rPr>
            </w:pPr>
            <w:r w:rsidRPr="00B67A11">
              <w:rPr>
                <w:rFonts w:ascii="Calibri" w:hAnsi="Calibri" w:eastAsia="MS Mincho" w:cs="Calibri"/>
                <w:sz w:val="20"/>
                <w:szCs w:val="20"/>
              </w:rPr>
              <w:t>Maintainability, testability</w:t>
            </w:r>
          </w:p>
        </w:tc>
      </w:tr>
    </w:tbl>
    <w:p w:rsidR="00B67A11" w:rsidP="00B67A11" w:rsidRDefault="00B67A11" w14:paraId="203362B1" w14:textId="77777777"/>
    <w:p w:rsidRPr="00B67A11" w:rsidR="00B67A11" w:rsidP="00B67A11" w:rsidRDefault="00B67A11" w14:paraId="791FAE8E" w14:textId="26442B07">
      <w:pPr>
        <w:pStyle w:val="Heading3"/>
      </w:pPr>
      <w:bookmarkStart w:name="_Toc220765332" w:id="111"/>
      <w:r w:rsidRPr="00B67A11">
        <w:t>2.2 Technology Selection Criteria</w:t>
      </w:r>
      <w:bookmarkEnd w:id="111"/>
    </w:p>
    <w:p w:rsidRPr="00B67A11" w:rsidR="00B67A11" w:rsidP="00542763" w:rsidRDefault="00B67A11" w14:paraId="4F78879A" w14:textId="77777777">
      <w:pPr>
        <w:numPr>
          <w:ilvl w:val="0"/>
          <w:numId w:val="2"/>
        </w:numPr>
        <w:rPr>
          <w:rFonts w:ascii="Calibri" w:hAnsi="Calibri" w:eastAsia="MS Mincho" w:cs="Calibri"/>
        </w:rPr>
      </w:pPr>
      <w:r w:rsidRPr="00B67A11">
        <w:rPr>
          <w:rFonts w:ascii="Calibri" w:hAnsi="Calibri" w:eastAsia="MS Mincho" w:cs="Calibri"/>
          <w:b/>
          <w:bCs/>
        </w:rPr>
        <w:t>AWS Native</w:t>
      </w:r>
      <w:r w:rsidRPr="00B67A11">
        <w:rPr>
          <w:rFonts w:ascii="Calibri" w:hAnsi="Calibri" w:eastAsia="MS Mincho" w:cs="Calibri"/>
        </w:rPr>
        <w:t xml:space="preserve"> - Leverage managed services for reduced operational burden</w:t>
      </w:r>
    </w:p>
    <w:p w:rsidRPr="00B67A11" w:rsidR="00B67A11" w:rsidP="00542763" w:rsidRDefault="00B67A11" w14:paraId="5DF70F43" w14:textId="77777777">
      <w:pPr>
        <w:numPr>
          <w:ilvl w:val="0"/>
          <w:numId w:val="2"/>
        </w:numPr>
        <w:rPr>
          <w:rFonts w:ascii="Calibri" w:hAnsi="Calibri" w:eastAsia="MS Mincho" w:cs="Calibri"/>
        </w:rPr>
      </w:pPr>
      <w:r w:rsidRPr="00B67A11">
        <w:rPr>
          <w:rFonts w:ascii="Calibri" w:hAnsi="Calibri" w:eastAsia="MS Mincho" w:cs="Calibri"/>
          <w:b/>
          <w:bCs/>
        </w:rPr>
        <w:t>Serverless Preferred</w:t>
      </w:r>
      <w:r w:rsidRPr="00B67A11">
        <w:rPr>
          <w:rFonts w:ascii="Calibri" w:hAnsi="Calibri" w:eastAsia="MS Mincho" w:cs="Calibri"/>
        </w:rPr>
        <w:t xml:space="preserve"> - Minimize infrastructure management</w:t>
      </w:r>
    </w:p>
    <w:p w:rsidRPr="00B67A11" w:rsidR="00B67A11" w:rsidP="00542763" w:rsidRDefault="00B67A11" w14:paraId="6A1161E4" w14:textId="77777777">
      <w:pPr>
        <w:numPr>
          <w:ilvl w:val="0"/>
          <w:numId w:val="2"/>
        </w:numPr>
        <w:rPr>
          <w:rFonts w:ascii="Calibri" w:hAnsi="Calibri" w:eastAsia="MS Mincho" w:cs="Calibri"/>
        </w:rPr>
      </w:pPr>
      <w:r w:rsidRPr="00B67A11">
        <w:rPr>
          <w:rFonts w:ascii="Calibri" w:hAnsi="Calibri" w:eastAsia="MS Mincho" w:cs="Calibri"/>
          <w:b/>
          <w:bCs/>
        </w:rPr>
        <w:t>Container Fallback</w:t>
      </w:r>
      <w:r w:rsidRPr="00B67A11">
        <w:rPr>
          <w:rFonts w:ascii="Calibri" w:hAnsi="Calibri" w:eastAsia="MS Mincho" w:cs="Calibri"/>
        </w:rPr>
        <w:t xml:space="preserve"> - Use ECS/Fargate for workloads requiring more control</w:t>
      </w:r>
    </w:p>
    <w:p w:rsidR="00B67A11" w:rsidP="00542763" w:rsidRDefault="00B67A11" w14:paraId="37E55EE4" w14:textId="77777777">
      <w:pPr>
        <w:numPr>
          <w:ilvl w:val="0"/>
          <w:numId w:val="2"/>
        </w:numPr>
        <w:rPr>
          <w:rFonts w:ascii="Calibri" w:hAnsi="Calibri" w:eastAsia="MS Mincho" w:cs="Calibri"/>
        </w:rPr>
      </w:pPr>
      <w:r w:rsidRPr="00B67A11">
        <w:rPr>
          <w:rFonts w:ascii="Calibri" w:hAnsi="Calibri" w:eastAsia="MS Mincho" w:cs="Calibri"/>
          <w:b/>
          <w:bCs/>
        </w:rPr>
        <w:t>Open Standards</w:t>
      </w:r>
      <w:r w:rsidRPr="00B67A11">
        <w:rPr>
          <w:rFonts w:ascii="Calibri" w:hAnsi="Calibri" w:eastAsia="MS Mincho" w:cs="Calibri"/>
        </w:rPr>
        <w:t xml:space="preserve"> - Avoid vendor lock-in where possible</w:t>
      </w:r>
    </w:p>
    <w:p w:rsidR="00E564AA" w:rsidP="00E564AA" w:rsidRDefault="00E564AA" w14:paraId="69A3543D" w14:textId="77777777">
      <w:pPr>
        <w:rPr>
          <w:rFonts w:ascii="Calibri" w:hAnsi="Calibri" w:eastAsia="MS Mincho" w:cs="Calibri"/>
        </w:rPr>
      </w:pPr>
    </w:p>
    <w:p w:rsidR="00E564AA" w:rsidP="00E564AA" w:rsidRDefault="00E564AA" w14:paraId="39D9372B" w14:textId="77777777">
      <w:pPr>
        <w:rPr>
          <w:rFonts w:ascii="Calibri" w:hAnsi="Calibri" w:eastAsia="MS Mincho" w:cs="Calibri"/>
        </w:rPr>
      </w:pPr>
    </w:p>
    <w:p w:rsidR="00E564AA" w:rsidP="00E564AA" w:rsidRDefault="00E564AA" w14:paraId="2BADBAC7" w14:textId="77777777">
      <w:pPr>
        <w:rPr>
          <w:rFonts w:ascii="Calibri" w:hAnsi="Calibri" w:eastAsia="MS Mincho" w:cs="Calibri"/>
        </w:rPr>
      </w:pPr>
    </w:p>
    <w:p w:rsidR="00E564AA" w:rsidP="00E564AA" w:rsidRDefault="00E564AA" w14:paraId="2D23E9BC" w14:textId="77777777">
      <w:pPr>
        <w:rPr>
          <w:rFonts w:ascii="Calibri" w:hAnsi="Calibri" w:eastAsia="MS Mincho" w:cs="Calibri"/>
        </w:rPr>
      </w:pPr>
    </w:p>
    <w:p w:rsidR="00E564AA" w:rsidP="00E564AA" w:rsidRDefault="00E564AA" w14:paraId="351E077F" w14:textId="77777777">
      <w:pPr>
        <w:rPr>
          <w:rFonts w:ascii="Calibri" w:hAnsi="Calibri" w:eastAsia="MS Mincho" w:cs="Calibri"/>
        </w:rPr>
      </w:pPr>
    </w:p>
    <w:p w:rsidR="00E564AA" w:rsidP="00E564AA" w:rsidRDefault="00E564AA" w14:paraId="383DB486" w14:textId="77777777">
      <w:pPr>
        <w:rPr>
          <w:rFonts w:ascii="Calibri" w:hAnsi="Calibri" w:eastAsia="MS Mincho" w:cs="Calibri"/>
        </w:rPr>
      </w:pPr>
    </w:p>
    <w:p w:rsidR="00E564AA" w:rsidP="00E564AA" w:rsidRDefault="00E564AA" w14:paraId="3702AF5E" w14:textId="77777777">
      <w:pPr>
        <w:rPr>
          <w:rFonts w:ascii="Calibri" w:hAnsi="Calibri" w:eastAsia="MS Mincho" w:cs="Calibri"/>
        </w:rPr>
      </w:pPr>
    </w:p>
    <w:p w:rsidR="00E564AA" w:rsidP="00E564AA" w:rsidRDefault="00E564AA" w14:paraId="01B52C5D" w14:textId="77777777">
      <w:pPr>
        <w:rPr>
          <w:rFonts w:ascii="Calibri" w:hAnsi="Calibri" w:eastAsia="MS Mincho" w:cs="Calibri"/>
        </w:rPr>
      </w:pPr>
    </w:p>
    <w:p w:rsidR="00E564AA" w:rsidP="00E564AA" w:rsidRDefault="00E564AA" w14:paraId="4B31C107" w14:textId="77777777">
      <w:pPr>
        <w:rPr>
          <w:rFonts w:ascii="Calibri" w:hAnsi="Calibri" w:eastAsia="MS Mincho" w:cs="Calibri"/>
        </w:rPr>
      </w:pPr>
    </w:p>
    <w:p w:rsidR="00E564AA" w:rsidP="00E564AA" w:rsidRDefault="00E564AA" w14:paraId="516C4F92" w14:textId="77777777">
      <w:pPr>
        <w:rPr>
          <w:rFonts w:ascii="Calibri" w:hAnsi="Calibri" w:eastAsia="MS Mincho" w:cs="Calibri"/>
        </w:rPr>
      </w:pPr>
    </w:p>
    <w:p w:rsidR="00E564AA" w:rsidP="00E564AA" w:rsidRDefault="00E564AA" w14:paraId="46D2DDFD" w14:textId="77777777">
      <w:pPr>
        <w:rPr>
          <w:rFonts w:ascii="Calibri" w:hAnsi="Calibri" w:eastAsia="MS Mincho" w:cs="Calibri"/>
        </w:rPr>
      </w:pPr>
    </w:p>
    <w:p w:rsidRPr="00B67A11" w:rsidR="00B67A11" w:rsidP="00B67A11" w:rsidRDefault="00B67A11" w14:paraId="4F2AAC7E" w14:textId="77777777">
      <w:pPr>
        <w:pStyle w:val="Heading2"/>
      </w:pPr>
      <w:bookmarkStart w:name="_Toc220765333" w:id="112"/>
      <w:r w:rsidRPr="00B67A11">
        <w:t>3. System Context</w:t>
      </w:r>
      <w:bookmarkEnd w:id="112"/>
    </w:p>
    <w:p w:rsidRPr="00B67A11" w:rsidR="00B67A11" w:rsidP="00B67A11" w:rsidRDefault="00B67A11" w14:paraId="33284B18" w14:textId="4E8F5802">
      <w:pPr>
        <w:pStyle w:val="Heading3"/>
      </w:pPr>
      <w:bookmarkStart w:name="_Toc220765334" w:id="113"/>
      <w:r w:rsidRPr="00B67A11">
        <w:t xml:space="preserve">3.1 </w:t>
      </w:r>
      <w:commentRangeStart w:id="114"/>
      <w:commentRangeStart w:id="115"/>
      <w:commentRangeStart w:id="116"/>
      <w:r w:rsidRPr="00B67A11">
        <w:t>Context Diagram</w:t>
      </w:r>
      <w:bookmarkEnd w:id="113"/>
      <w:commentRangeEnd w:id="114"/>
      <w:r w:rsidRPr="00B67A11">
        <w:rPr>
          <w:rStyle w:val="CommentReference"/>
          <w:sz w:val="24"/>
          <w:szCs w:val="24"/>
        </w:rPr>
        <w:commentReference w:id="114"/>
      </w:r>
      <w:commentRangeEnd w:id="115"/>
      <w:r>
        <w:rPr>
          <w:rStyle w:val="CommentReference"/>
        </w:rPr>
        <w:commentReference w:id="115"/>
      </w:r>
      <w:commentRangeEnd w:id="116"/>
      <w:r>
        <w:rPr>
          <w:rStyle w:val="CommentReference"/>
        </w:rPr>
        <w:commentReference w:id="116"/>
      </w:r>
    </w:p>
    <w:p w:rsidR="0092192B" w:rsidP="00E564AA" w:rsidRDefault="00B67A11" w14:paraId="2ACC1E5A" w14:textId="1B1BF41B">
      <w:pPr>
        <w:ind w:left="-630"/>
        <w:rPr>
          <w:rFonts w:ascii="Calibri" w:hAnsi="Calibri" w:eastAsia="MS Mincho" w:cs="Calibri"/>
        </w:rPr>
      </w:pPr>
      <w:r w:rsidRPr="00B67A11">
        <w:rPr>
          <w:rFonts w:ascii="Calibri" w:hAnsi="Calibri" w:eastAsia="MS Mincho" w:cs="Calibri"/>
        </w:rPr>
        <w:t xml:space="preserve">                                </w:t>
      </w:r>
      <w:r w:rsidR="00CB2720">
        <w:rPr>
          <w:noProof/>
        </w:rPr>
        <w:drawing>
          <wp:inline distT="0" distB="0" distL="0" distR="0" wp14:anchorId="27A2B63D" wp14:editId="158484DE">
            <wp:extent cx="7071351" cy="7191954"/>
            <wp:effectExtent l="0" t="0" r="0" b="0"/>
            <wp:docPr id="1956321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86568" cy="7207431"/>
                    </a:xfrm>
                    <a:prstGeom prst="rect">
                      <a:avLst/>
                    </a:prstGeom>
                    <a:noFill/>
                    <a:ln>
                      <a:noFill/>
                    </a:ln>
                  </pic:spPr>
                </pic:pic>
              </a:graphicData>
            </a:graphic>
          </wp:inline>
        </w:drawing>
      </w:r>
    </w:p>
    <w:p w:rsidR="00C15762" w:rsidP="00576A55" w:rsidRDefault="00C15762" w14:paraId="7A8E8215" w14:textId="77777777">
      <w:pPr>
        <w:ind w:left="-1080"/>
        <w:rPr>
          <w:rFonts w:ascii="Calibri" w:hAnsi="Calibri" w:eastAsia="MS Mincho" w:cs="Calibri"/>
        </w:rPr>
      </w:pPr>
    </w:p>
    <w:p w:rsidRPr="00B67A11" w:rsidR="00B67A11" w:rsidP="00B67A11" w:rsidRDefault="00B67A11" w14:paraId="56118B6A" w14:textId="0E89B216">
      <w:pPr>
        <w:pStyle w:val="Heading3"/>
      </w:pPr>
      <w:bookmarkStart w:name="_Toc220765335" w:id="117"/>
      <w:r w:rsidRPr="00B67A11">
        <w:t>3.2 Actors and Systems</w:t>
      </w:r>
      <w:bookmarkEnd w:id="117"/>
    </w:p>
    <w:tbl>
      <w:tblPr>
        <w:tblW w:w="68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71"/>
        <w:gridCol w:w="1200"/>
        <w:gridCol w:w="3560"/>
      </w:tblGrid>
      <w:tr w:rsidRPr="00B67A11" w:rsidR="00B67A11" w:rsidTr="785E6E3D" w14:paraId="10D37527" w14:textId="77777777">
        <w:tc>
          <w:tcPr>
            <w:tcW w:w="2071" w:type="dxa"/>
            <w:hideMark/>
          </w:tcPr>
          <w:p w:rsidRPr="00B67A11" w:rsidR="00B67A11" w:rsidP="00B67A11" w:rsidRDefault="00B67A11" w14:paraId="7A1E5651" w14:textId="77777777">
            <w:pPr>
              <w:rPr>
                <w:rFonts w:ascii="Calibri" w:hAnsi="Calibri" w:eastAsia="MS Mincho" w:cs="Calibri"/>
                <w:b/>
                <w:bCs/>
                <w:sz w:val="20"/>
                <w:szCs w:val="20"/>
              </w:rPr>
            </w:pPr>
            <w:r w:rsidRPr="00B67A11">
              <w:rPr>
                <w:rFonts w:ascii="Calibri" w:hAnsi="Calibri" w:eastAsia="MS Mincho" w:cs="Calibri"/>
                <w:b/>
                <w:bCs/>
                <w:sz w:val="20"/>
                <w:szCs w:val="20"/>
              </w:rPr>
              <w:t>Actor/System</w:t>
            </w:r>
          </w:p>
        </w:tc>
        <w:tc>
          <w:tcPr>
            <w:tcW w:w="1200" w:type="dxa"/>
            <w:hideMark/>
          </w:tcPr>
          <w:p w:rsidRPr="00B67A11" w:rsidR="00B67A11" w:rsidP="00B67A11" w:rsidRDefault="00B67A11" w14:paraId="78E26872" w14:textId="77777777">
            <w:pPr>
              <w:rPr>
                <w:rFonts w:ascii="Calibri" w:hAnsi="Calibri" w:eastAsia="MS Mincho" w:cs="Calibri"/>
                <w:b/>
                <w:bCs/>
                <w:sz w:val="20"/>
                <w:szCs w:val="20"/>
              </w:rPr>
            </w:pPr>
            <w:r w:rsidRPr="00B67A11">
              <w:rPr>
                <w:rFonts w:ascii="Calibri" w:hAnsi="Calibri" w:eastAsia="MS Mincho" w:cs="Calibri"/>
                <w:b/>
                <w:bCs/>
                <w:sz w:val="20"/>
                <w:szCs w:val="20"/>
              </w:rPr>
              <w:t>Type</w:t>
            </w:r>
          </w:p>
        </w:tc>
        <w:tc>
          <w:tcPr>
            <w:tcW w:w="3560" w:type="dxa"/>
            <w:hideMark/>
          </w:tcPr>
          <w:p w:rsidRPr="00B67A11" w:rsidR="00B67A11" w:rsidP="00B67A11" w:rsidRDefault="00B67A11" w14:paraId="20CDC38B" w14:textId="77777777">
            <w:pPr>
              <w:rPr>
                <w:rFonts w:ascii="Calibri" w:hAnsi="Calibri" w:eastAsia="MS Mincho" w:cs="Calibri"/>
                <w:b/>
                <w:bCs/>
                <w:sz w:val="20"/>
                <w:szCs w:val="20"/>
              </w:rPr>
            </w:pPr>
            <w:r w:rsidRPr="00B67A11">
              <w:rPr>
                <w:rFonts w:ascii="Calibri" w:hAnsi="Calibri" w:eastAsia="MS Mincho" w:cs="Calibri"/>
                <w:b/>
                <w:bCs/>
                <w:sz w:val="20"/>
                <w:szCs w:val="20"/>
              </w:rPr>
              <w:t>Interaction</w:t>
            </w:r>
          </w:p>
        </w:tc>
      </w:tr>
      <w:tr w:rsidRPr="00B67A11" w:rsidR="00B67A11" w:rsidTr="785E6E3D" w14:paraId="45B40C35" w14:textId="77777777">
        <w:tc>
          <w:tcPr>
            <w:tcW w:w="2071" w:type="dxa"/>
            <w:hideMark/>
          </w:tcPr>
          <w:p w:rsidRPr="00B67A11" w:rsidR="00B67A11" w:rsidP="00B67A11" w:rsidRDefault="00B67A11" w14:paraId="1B4221DA" w14:textId="77777777">
            <w:pPr>
              <w:rPr>
                <w:rFonts w:ascii="Calibri" w:hAnsi="Calibri" w:eastAsia="MS Mincho" w:cs="Calibri"/>
                <w:sz w:val="20"/>
                <w:szCs w:val="20"/>
              </w:rPr>
            </w:pPr>
            <w:r w:rsidRPr="00B67A11">
              <w:rPr>
                <w:rFonts w:ascii="Calibri" w:hAnsi="Calibri" w:eastAsia="MS Mincho" w:cs="Calibri"/>
                <w:sz w:val="20"/>
                <w:szCs w:val="20"/>
              </w:rPr>
              <w:t>Payroll Vendors</w:t>
            </w:r>
          </w:p>
        </w:tc>
        <w:tc>
          <w:tcPr>
            <w:tcW w:w="1200" w:type="dxa"/>
            <w:hideMark/>
          </w:tcPr>
          <w:p w:rsidRPr="00B67A11" w:rsidR="00B67A11" w:rsidP="00B67A11" w:rsidRDefault="00B67A11" w14:paraId="53196303" w14:textId="77777777">
            <w:pPr>
              <w:rPr>
                <w:rFonts w:ascii="Calibri" w:hAnsi="Calibri" w:eastAsia="MS Mincho" w:cs="Calibri"/>
                <w:sz w:val="20"/>
                <w:szCs w:val="20"/>
              </w:rPr>
            </w:pPr>
            <w:r w:rsidRPr="00B67A11">
              <w:rPr>
                <w:rFonts w:ascii="Calibri" w:hAnsi="Calibri" w:eastAsia="MS Mincho" w:cs="Calibri"/>
                <w:sz w:val="20"/>
                <w:szCs w:val="20"/>
              </w:rPr>
              <w:t>External</w:t>
            </w:r>
          </w:p>
        </w:tc>
        <w:tc>
          <w:tcPr>
            <w:tcW w:w="3560" w:type="dxa"/>
            <w:hideMark/>
          </w:tcPr>
          <w:p w:rsidRPr="00B67A11" w:rsidR="00B67A11" w:rsidP="00B67A11" w:rsidRDefault="00B67A11" w14:paraId="0FF85A7C" w14:textId="77777777">
            <w:pPr>
              <w:rPr>
                <w:rFonts w:ascii="Calibri" w:hAnsi="Calibri" w:eastAsia="MS Mincho" w:cs="Calibri"/>
                <w:sz w:val="20"/>
                <w:szCs w:val="20"/>
              </w:rPr>
            </w:pPr>
            <w:r w:rsidRPr="00B67A11">
              <w:rPr>
                <w:rFonts w:ascii="Calibri" w:hAnsi="Calibri" w:eastAsia="MS Mincho" w:cs="Calibri"/>
                <w:sz w:val="20"/>
                <w:szCs w:val="20"/>
              </w:rPr>
              <w:t>Upload files via SFTP</w:t>
            </w:r>
          </w:p>
        </w:tc>
      </w:tr>
      <w:tr w:rsidRPr="00B67A11" w:rsidR="00B67A11" w:rsidTr="785E6E3D" w14:paraId="32164B2E" w14:textId="77777777">
        <w:tc>
          <w:tcPr>
            <w:tcW w:w="2071" w:type="dxa"/>
            <w:hideMark/>
          </w:tcPr>
          <w:p w:rsidRPr="00B67A11" w:rsidR="00B67A11" w:rsidP="00B67A11" w:rsidRDefault="00B67A11" w14:paraId="274519D5" w14:textId="77777777">
            <w:pPr>
              <w:rPr>
                <w:rFonts w:ascii="Calibri" w:hAnsi="Calibri" w:eastAsia="MS Mincho" w:cs="Calibri"/>
                <w:sz w:val="20"/>
                <w:szCs w:val="20"/>
              </w:rPr>
            </w:pPr>
            <w:r w:rsidRPr="00B67A11">
              <w:rPr>
                <w:rFonts w:ascii="Calibri" w:hAnsi="Calibri" w:eastAsia="MS Mincho" w:cs="Calibri"/>
                <w:sz w:val="20"/>
                <w:szCs w:val="20"/>
              </w:rPr>
              <w:t>Plan Sponsors</w:t>
            </w:r>
          </w:p>
        </w:tc>
        <w:tc>
          <w:tcPr>
            <w:tcW w:w="1200" w:type="dxa"/>
            <w:hideMark/>
          </w:tcPr>
          <w:p w:rsidRPr="00B67A11" w:rsidR="00B67A11" w:rsidP="00B67A11" w:rsidRDefault="00B67A11" w14:paraId="20FCCC49" w14:textId="77777777">
            <w:pPr>
              <w:rPr>
                <w:rFonts w:ascii="Calibri" w:hAnsi="Calibri" w:eastAsia="MS Mincho" w:cs="Calibri"/>
                <w:sz w:val="20"/>
                <w:szCs w:val="20"/>
              </w:rPr>
            </w:pPr>
            <w:r w:rsidRPr="00B67A11">
              <w:rPr>
                <w:rFonts w:ascii="Calibri" w:hAnsi="Calibri" w:eastAsia="MS Mincho" w:cs="Calibri"/>
                <w:sz w:val="20"/>
                <w:szCs w:val="20"/>
              </w:rPr>
              <w:t>External</w:t>
            </w:r>
          </w:p>
        </w:tc>
        <w:tc>
          <w:tcPr>
            <w:tcW w:w="3560" w:type="dxa"/>
            <w:hideMark/>
          </w:tcPr>
          <w:p w:rsidRPr="00B67A11" w:rsidR="00B67A11" w:rsidP="00B67A11" w:rsidRDefault="00B67A11" w14:paraId="1D35C013" w14:textId="77777777">
            <w:pPr>
              <w:rPr>
                <w:rFonts w:ascii="Calibri" w:hAnsi="Calibri" w:eastAsia="MS Mincho" w:cs="Calibri"/>
                <w:sz w:val="20"/>
                <w:szCs w:val="20"/>
              </w:rPr>
            </w:pPr>
            <w:r w:rsidRPr="00B67A11">
              <w:rPr>
                <w:rFonts w:ascii="Calibri" w:hAnsi="Calibri" w:eastAsia="MS Mincho" w:cs="Calibri"/>
                <w:sz w:val="20"/>
                <w:szCs w:val="20"/>
              </w:rPr>
              <w:t>Upload files via My Plan Connect</w:t>
            </w:r>
          </w:p>
        </w:tc>
      </w:tr>
      <w:tr w:rsidRPr="00B67A11" w:rsidR="00B67A11" w:rsidTr="785E6E3D" w14:paraId="67D63AFC" w14:textId="77777777">
        <w:tc>
          <w:tcPr>
            <w:tcW w:w="2071" w:type="dxa"/>
            <w:hideMark/>
          </w:tcPr>
          <w:p w:rsidRPr="00B67A11" w:rsidR="00B67A11" w:rsidP="00B67A11" w:rsidRDefault="00B67A11" w14:paraId="1C4EF8FB" w14:textId="77777777">
            <w:pPr>
              <w:rPr>
                <w:rFonts w:ascii="Calibri" w:hAnsi="Calibri" w:eastAsia="MS Mincho" w:cs="Calibri"/>
                <w:sz w:val="20"/>
                <w:szCs w:val="20"/>
              </w:rPr>
            </w:pPr>
            <w:r w:rsidRPr="00B67A11">
              <w:rPr>
                <w:rFonts w:ascii="Calibri" w:hAnsi="Calibri" w:eastAsia="MS Mincho" w:cs="Calibri"/>
                <w:sz w:val="20"/>
                <w:szCs w:val="20"/>
              </w:rPr>
              <w:t>Operations Staff</w:t>
            </w:r>
          </w:p>
        </w:tc>
        <w:tc>
          <w:tcPr>
            <w:tcW w:w="1200" w:type="dxa"/>
            <w:hideMark/>
          </w:tcPr>
          <w:p w:rsidRPr="00B67A11" w:rsidR="00B67A11" w:rsidP="00B67A11" w:rsidRDefault="00B67A11" w14:paraId="1CB283C9" w14:textId="77777777">
            <w:pPr>
              <w:rPr>
                <w:rFonts w:ascii="Calibri" w:hAnsi="Calibri" w:eastAsia="MS Mincho" w:cs="Calibri"/>
                <w:sz w:val="20"/>
                <w:szCs w:val="20"/>
              </w:rPr>
            </w:pPr>
            <w:r w:rsidRPr="00B67A11">
              <w:rPr>
                <w:rFonts w:ascii="Calibri" w:hAnsi="Calibri" w:eastAsia="MS Mincho" w:cs="Calibri"/>
                <w:sz w:val="20"/>
                <w:szCs w:val="20"/>
              </w:rPr>
              <w:t>Internal</w:t>
            </w:r>
          </w:p>
        </w:tc>
        <w:tc>
          <w:tcPr>
            <w:tcW w:w="3560" w:type="dxa"/>
            <w:hideMark/>
          </w:tcPr>
          <w:p w:rsidRPr="00B67A11" w:rsidR="00B67A11" w:rsidP="00B67A11" w:rsidRDefault="00B67A11" w14:paraId="07767E41" w14:textId="77777777">
            <w:pPr>
              <w:rPr>
                <w:rFonts w:ascii="Calibri" w:hAnsi="Calibri" w:eastAsia="MS Mincho" w:cs="Calibri"/>
                <w:sz w:val="20"/>
                <w:szCs w:val="20"/>
              </w:rPr>
            </w:pPr>
            <w:r w:rsidRPr="00B67A11">
              <w:rPr>
                <w:rFonts w:ascii="Calibri" w:hAnsi="Calibri" w:eastAsia="MS Mincho" w:cs="Calibri"/>
                <w:sz w:val="20"/>
                <w:szCs w:val="20"/>
              </w:rPr>
              <w:t>Review exceptions, approve ACH</w:t>
            </w:r>
          </w:p>
        </w:tc>
      </w:tr>
      <w:tr w:rsidRPr="00B67A11" w:rsidR="00B67A11" w:rsidTr="785E6E3D" w14:paraId="056D48AB" w14:textId="77777777">
        <w:tc>
          <w:tcPr>
            <w:tcW w:w="2071" w:type="dxa"/>
            <w:hideMark/>
          </w:tcPr>
          <w:p w:rsidRPr="00B67A11" w:rsidR="00B67A11" w:rsidP="00B67A11" w:rsidRDefault="00B67A11" w14:paraId="20A1B84E" w14:textId="77777777">
            <w:pPr>
              <w:rPr>
                <w:rFonts w:ascii="Calibri" w:hAnsi="Calibri" w:eastAsia="MS Mincho" w:cs="Calibri"/>
                <w:sz w:val="20"/>
                <w:szCs w:val="20"/>
              </w:rPr>
            </w:pPr>
            <w:proofErr w:type="spellStart"/>
            <w:r w:rsidRPr="00B67A11">
              <w:rPr>
                <w:rFonts w:ascii="Calibri" w:hAnsi="Calibri" w:eastAsia="MS Mincho" w:cs="Calibri"/>
                <w:sz w:val="20"/>
                <w:szCs w:val="20"/>
              </w:rPr>
              <w:t>PlanConnect</w:t>
            </w:r>
            <w:proofErr w:type="spellEnd"/>
          </w:p>
        </w:tc>
        <w:tc>
          <w:tcPr>
            <w:tcW w:w="1200" w:type="dxa"/>
            <w:hideMark/>
          </w:tcPr>
          <w:p w:rsidRPr="00B67A11" w:rsidR="00B67A11" w:rsidP="00B67A11" w:rsidRDefault="00B67A11" w14:paraId="77284B3E" w14:textId="77777777">
            <w:pPr>
              <w:rPr>
                <w:rFonts w:ascii="Calibri" w:hAnsi="Calibri" w:eastAsia="MS Mincho" w:cs="Calibri"/>
                <w:sz w:val="20"/>
                <w:szCs w:val="20"/>
              </w:rPr>
            </w:pPr>
            <w:r w:rsidRPr="00B67A11">
              <w:rPr>
                <w:rFonts w:ascii="Calibri" w:hAnsi="Calibri" w:eastAsia="MS Mincho" w:cs="Calibri"/>
                <w:sz w:val="20"/>
                <w:szCs w:val="20"/>
              </w:rPr>
              <w:t>Internal</w:t>
            </w:r>
          </w:p>
        </w:tc>
        <w:tc>
          <w:tcPr>
            <w:tcW w:w="3560" w:type="dxa"/>
            <w:hideMark/>
          </w:tcPr>
          <w:p w:rsidRPr="00B67A11" w:rsidR="00B67A11" w:rsidP="00B67A11" w:rsidRDefault="00B67A11" w14:paraId="5FDB9197" w14:textId="77777777">
            <w:pPr>
              <w:rPr>
                <w:rFonts w:ascii="Calibri" w:hAnsi="Calibri" w:eastAsia="MS Mincho" w:cs="Calibri"/>
                <w:sz w:val="20"/>
                <w:szCs w:val="20"/>
              </w:rPr>
            </w:pPr>
            <w:r w:rsidRPr="00B67A11">
              <w:rPr>
                <w:rFonts w:ascii="Calibri" w:hAnsi="Calibri" w:eastAsia="MS Mincho" w:cs="Calibri"/>
                <w:sz w:val="20"/>
                <w:szCs w:val="20"/>
              </w:rPr>
              <w:t xml:space="preserve">ACH activity, </w:t>
            </w:r>
            <w:proofErr w:type="spellStart"/>
            <w:r w:rsidRPr="00B67A11">
              <w:rPr>
                <w:rFonts w:ascii="Calibri" w:hAnsi="Calibri" w:eastAsia="MS Mincho" w:cs="Calibri"/>
                <w:sz w:val="20"/>
                <w:szCs w:val="20"/>
              </w:rPr>
              <w:t>DepWDDetail</w:t>
            </w:r>
            <w:proofErr w:type="spellEnd"/>
            <w:r w:rsidRPr="00B67A11">
              <w:rPr>
                <w:rFonts w:ascii="Calibri" w:hAnsi="Calibri" w:eastAsia="MS Mincho" w:cs="Calibri"/>
                <w:sz w:val="20"/>
                <w:szCs w:val="20"/>
              </w:rPr>
              <w:t xml:space="preserve"> management</w:t>
            </w:r>
          </w:p>
        </w:tc>
      </w:tr>
      <w:tr w:rsidRPr="00B67A11" w:rsidR="00B67A11" w:rsidTr="785E6E3D" w14:paraId="5D1C7F60" w14:textId="77777777">
        <w:tc>
          <w:tcPr>
            <w:tcW w:w="2071" w:type="dxa"/>
            <w:hideMark/>
          </w:tcPr>
          <w:p w:rsidRPr="00B67A11" w:rsidR="00B67A11" w:rsidP="00B67A11" w:rsidRDefault="00B67A11" w14:paraId="4C89706F" w14:textId="77777777">
            <w:pPr>
              <w:rPr>
                <w:rFonts w:ascii="Calibri" w:hAnsi="Calibri" w:eastAsia="MS Mincho" w:cs="Calibri"/>
                <w:sz w:val="20"/>
                <w:szCs w:val="20"/>
              </w:rPr>
            </w:pPr>
            <w:r w:rsidRPr="00B67A11">
              <w:rPr>
                <w:rFonts w:ascii="Calibri" w:hAnsi="Calibri" w:eastAsia="MS Mincho" w:cs="Calibri"/>
                <w:sz w:val="20"/>
                <w:szCs w:val="20"/>
              </w:rPr>
              <w:t>Relius</w:t>
            </w:r>
          </w:p>
        </w:tc>
        <w:tc>
          <w:tcPr>
            <w:tcW w:w="1200" w:type="dxa"/>
            <w:hideMark/>
          </w:tcPr>
          <w:p w:rsidRPr="00B67A11" w:rsidR="00B67A11" w:rsidP="00B67A11" w:rsidRDefault="00B67A11" w14:paraId="4FAB2186" w14:textId="77777777">
            <w:pPr>
              <w:rPr>
                <w:rFonts w:ascii="Calibri" w:hAnsi="Calibri" w:eastAsia="MS Mincho" w:cs="Calibri"/>
                <w:sz w:val="20"/>
                <w:szCs w:val="20"/>
              </w:rPr>
            </w:pPr>
            <w:r w:rsidRPr="00B67A11">
              <w:rPr>
                <w:rFonts w:ascii="Calibri" w:hAnsi="Calibri" w:eastAsia="MS Mincho" w:cs="Calibri"/>
                <w:sz w:val="20"/>
                <w:szCs w:val="20"/>
              </w:rPr>
              <w:t>Internal</w:t>
            </w:r>
          </w:p>
        </w:tc>
        <w:tc>
          <w:tcPr>
            <w:tcW w:w="3560" w:type="dxa"/>
            <w:hideMark/>
          </w:tcPr>
          <w:p w:rsidRPr="00B67A11" w:rsidR="00B67A11" w:rsidP="00B67A11" w:rsidRDefault="00B67A11" w14:paraId="7331EB4B" w14:textId="77777777">
            <w:pPr>
              <w:rPr>
                <w:rFonts w:ascii="Calibri" w:hAnsi="Calibri" w:eastAsia="MS Mincho" w:cs="Calibri"/>
                <w:sz w:val="20"/>
                <w:szCs w:val="20"/>
              </w:rPr>
            </w:pPr>
            <w:r w:rsidRPr="00B67A11">
              <w:rPr>
                <w:rFonts w:ascii="Calibri" w:hAnsi="Calibri" w:eastAsia="MS Mincho" w:cs="Calibri"/>
                <w:sz w:val="20"/>
                <w:szCs w:val="20"/>
              </w:rPr>
              <w:t>Participant recordkeeping, XML import</w:t>
            </w:r>
          </w:p>
        </w:tc>
      </w:tr>
      <w:tr w:rsidRPr="00B67A11" w:rsidR="00B67A11" w:rsidTr="785E6E3D" w14:paraId="2F08329E" w14:textId="77777777">
        <w:tc>
          <w:tcPr>
            <w:tcW w:w="2071" w:type="dxa"/>
            <w:hideMark/>
          </w:tcPr>
          <w:p w:rsidRPr="00B67A11" w:rsidR="00B67A11" w:rsidP="00B67A11" w:rsidRDefault="00B67A11" w14:paraId="294F6BB4" w14:textId="77777777">
            <w:pPr>
              <w:rPr>
                <w:rFonts w:ascii="Calibri" w:hAnsi="Calibri" w:eastAsia="MS Mincho" w:cs="Calibri"/>
                <w:sz w:val="20"/>
                <w:szCs w:val="20"/>
              </w:rPr>
            </w:pPr>
            <w:r w:rsidRPr="00B67A11">
              <w:rPr>
                <w:rFonts w:ascii="Calibri" w:hAnsi="Calibri" w:eastAsia="MS Mincho" w:cs="Calibri"/>
                <w:sz w:val="20"/>
                <w:szCs w:val="20"/>
              </w:rPr>
              <w:t>Matrix Trust</w:t>
            </w:r>
          </w:p>
        </w:tc>
        <w:tc>
          <w:tcPr>
            <w:tcW w:w="1200" w:type="dxa"/>
            <w:hideMark/>
          </w:tcPr>
          <w:p w:rsidRPr="00B67A11" w:rsidR="00B67A11" w:rsidP="00B67A11" w:rsidRDefault="00B67A11" w14:paraId="66E3AC75" w14:textId="77777777">
            <w:pPr>
              <w:rPr>
                <w:rFonts w:ascii="Calibri" w:hAnsi="Calibri" w:eastAsia="MS Mincho" w:cs="Calibri"/>
                <w:sz w:val="20"/>
                <w:szCs w:val="20"/>
              </w:rPr>
            </w:pPr>
            <w:r w:rsidRPr="00B67A11">
              <w:rPr>
                <w:rFonts w:ascii="Calibri" w:hAnsi="Calibri" w:eastAsia="MS Mincho" w:cs="Calibri"/>
                <w:sz w:val="20"/>
                <w:szCs w:val="20"/>
              </w:rPr>
              <w:t>External</w:t>
            </w:r>
          </w:p>
        </w:tc>
        <w:tc>
          <w:tcPr>
            <w:tcW w:w="3560" w:type="dxa"/>
            <w:hideMark/>
          </w:tcPr>
          <w:p w:rsidRPr="00B67A11" w:rsidR="00B67A11" w:rsidP="00B67A11" w:rsidRDefault="00B67A11" w14:paraId="475BFD10" w14:textId="77777777">
            <w:pPr>
              <w:rPr>
                <w:rFonts w:ascii="Calibri" w:hAnsi="Calibri" w:eastAsia="MS Mincho" w:cs="Calibri"/>
                <w:sz w:val="20"/>
                <w:szCs w:val="20"/>
              </w:rPr>
            </w:pPr>
            <w:r w:rsidRPr="00B67A11">
              <w:rPr>
                <w:rFonts w:ascii="Calibri" w:hAnsi="Calibri" w:eastAsia="MS Mincho" w:cs="Calibri"/>
                <w:sz w:val="20"/>
                <w:szCs w:val="20"/>
              </w:rPr>
              <w:t>Custodian - ACH processing</w:t>
            </w:r>
          </w:p>
        </w:tc>
      </w:tr>
      <w:tr w:rsidRPr="00B67A11" w:rsidR="00B67A11" w:rsidTr="785E6E3D" w14:paraId="5048941D" w14:textId="77777777">
        <w:tc>
          <w:tcPr>
            <w:tcW w:w="2071" w:type="dxa"/>
            <w:hideMark/>
          </w:tcPr>
          <w:p w:rsidRPr="00B67A11" w:rsidR="00B67A11" w:rsidP="00B67A11" w:rsidRDefault="00B67A11" w14:paraId="688AAF23" w14:textId="77777777">
            <w:pPr>
              <w:rPr>
                <w:rFonts w:ascii="Calibri" w:hAnsi="Calibri" w:eastAsia="MS Mincho" w:cs="Calibri"/>
                <w:sz w:val="20"/>
                <w:szCs w:val="20"/>
              </w:rPr>
            </w:pPr>
            <w:r w:rsidRPr="00B67A11">
              <w:rPr>
                <w:rFonts w:ascii="Calibri" w:hAnsi="Calibri" w:eastAsia="MS Mincho" w:cs="Calibri"/>
                <w:sz w:val="20"/>
                <w:szCs w:val="20"/>
              </w:rPr>
              <w:t>Mid Atlantic Trust</w:t>
            </w:r>
          </w:p>
        </w:tc>
        <w:tc>
          <w:tcPr>
            <w:tcW w:w="1200" w:type="dxa"/>
            <w:hideMark/>
          </w:tcPr>
          <w:p w:rsidRPr="00B67A11" w:rsidR="00B67A11" w:rsidP="00B67A11" w:rsidRDefault="00B67A11" w14:paraId="2B6DC674" w14:textId="77777777">
            <w:pPr>
              <w:rPr>
                <w:rFonts w:ascii="Calibri" w:hAnsi="Calibri" w:eastAsia="MS Mincho" w:cs="Calibri"/>
                <w:sz w:val="20"/>
                <w:szCs w:val="20"/>
              </w:rPr>
            </w:pPr>
            <w:r w:rsidRPr="00B67A11">
              <w:rPr>
                <w:rFonts w:ascii="Calibri" w:hAnsi="Calibri" w:eastAsia="MS Mincho" w:cs="Calibri"/>
                <w:sz w:val="20"/>
                <w:szCs w:val="20"/>
              </w:rPr>
              <w:t>External</w:t>
            </w:r>
          </w:p>
        </w:tc>
        <w:tc>
          <w:tcPr>
            <w:tcW w:w="3560" w:type="dxa"/>
            <w:hideMark/>
          </w:tcPr>
          <w:p w:rsidRPr="00B67A11" w:rsidR="00B67A11" w:rsidP="00B67A11" w:rsidRDefault="00B67A11" w14:paraId="2D6329D5" w14:textId="77777777">
            <w:pPr>
              <w:rPr>
                <w:rFonts w:ascii="Calibri" w:hAnsi="Calibri" w:eastAsia="MS Mincho" w:cs="Calibri"/>
                <w:sz w:val="20"/>
                <w:szCs w:val="20"/>
              </w:rPr>
            </w:pPr>
            <w:r w:rsidRPr="00B67A11">
              <w:rPr>
                <w:rFonts w:ascii="Calibri" w:hAnsi="Calibri" w:eastAsia="MS Mincho" w:cs="Calibri"/>
                <w:sz w:val="20"/>
                <w:szCs w:val="20"/>
              </w:rPr>
              <w:t>Custodian - ACH processing</w:t>
            </w:r>
          </w:p>
        </w:tc>
      </w:tr>
      <w:tr w:rsidRPr="00B67A11" w:rsidR="00B67A11" w:rsidTr="785E6E3D" w14:paraId="67CBA090" w14:textId="77777777">
        <w:tc>
          <w:tcPr>
            <w:tcW w:w="2071" w:type="dxa"/>
            <w:hideMark/>
          </w:tcPr>
          <w:p w:rsidRPr="00B67A11" w:rsidR="00B67A11" w:rsidP="00B67A11" w:rsidRDefault="00B67A11" w14:paraId="0B66FE2C" w14:textId="77777777">
            <w:pPr>
              <w:rPr>
                <w:rFonts w:ascii="Calibri" w:hAnsi="Calibri" w:eastAsia="MS Mincho" w:cs="Calibri"/>
                <w:sz w:val="20"/>
                <w:szCs w:val="20"/>
              </w:rPr>
            </w:pPr>
            <w:r w:rsidRPr="00B67A11">
              <w:rPr>
                <w:rFonts w:ascii="Calibri" w:hAnsi="Calibri" w:eastAsia="MS Mincho" w:cs="Calibri"/>
                <w:sz w:val="20"/>
                <w:szCs w:val="20"/>
              </w:rPr>
              <w:t>Charles Schwab</w:t>
            </w:r>
          </w:p>
        </w:tc>
        <w:tc>
          <w:tcPr>
            <w:tcW w:w="1200" w:type="dxa"/>
            <w:hideMark/>
          </w:tcPr>
          <w:p w:rsidRPr="00B67A11" w:rsidR="00B67A11" w:rsidP="00B67A11" w:rsidRDefault="00B67A11" w14:paraId="0931851A" w14:textId="77777777">
            <w:pPr>
              <w:rPr>
                <w:rFonts w:ascii="Calibri" w:hAnsi="Calibri" w:eastAsia="MS Mincho" w:cs="Calibri"/>
                <w:sz w:val="20"/>
                <w:szCs w:val="20"/>
              </w:rPr>
            </w:pPr>
            <w:r w:rsidRPr="00B67A11">
              <w:rPr>
                <w:rFonts w:ascii="Calibri" w:hAnsi="Calibri" w:eastAsia="MS Mincho" w:cs="Calibri"/>
                <w:sz w:val="20"/>
                <w:szCs w:val="20"/>
              </w:rPr>
              <w:t>External</w:t>
            </w:r>
          </w:p>
        </w:tc>
        <w:tc>
          <w:tcPr>
            <w:tcW w:w="3560" w:type="dxa"/>
            <w:hideMark/>
          </w:tcPr>
          <w:p w:rsidRPr="00B67A11" w:rsidR="00B67A11" w:rsidP="00B67A11" w:rsidRDefault="00B67A11" w14:paraId="4BCBE2E1" w14:textId="77777777">
            <w:pPr>
              <w:rPr>
                <w:rFonts w:ascii="Calibri" w:hAnsi="Calibri" w:eastAsia="MS Mincho" w:cs="Calibri"/>
                <w:sz w:val="20"/>
                <w:szCs w:val="20"/>
              </w:rPr>
            </w:pPr>
            <w:r w:rsidRPr="00B67A11">
              <w:rPr>
                <w:rFonts w:ascii="Calibri" w:hAnsi="Calibri" w:eastAsia="MS Mincho" w:cs="Calibri"/>
                <w:sz w:val="20"/>
                <w:szCs w:val="20"/>
              </w:rPr>
              <w:t>Custodian - ACH processing</w:t>
            </w:r>
          </w:p>
        </w:tc>
      </w:tr>
      <w:tr w:rsidRPr="00B67A11" w:rsidR="00B67A11" w:rsidTr="785E6E3D" w14:paraId="1DC84349" w14:textId="77777777">
        <w:tc>
          <w:tcPr>
            <w:tcW w:w="2071" w:type="dxa"/>
            <w:hideMark/>
          </w:tcPr>
          <w:p w:rsidRPr="00B67A11" w:rsidR="00B67A11" w:rsidP="00B67A11" w:rsidRDefault="00B67A11" w14:paraId="09DB9174" w14:textId="77777777">
            <w:pPr>
              <w:rPr>
                <w:rFonts w:ascii="Calibri" w:hAnsi="Calibri" w:eastAsia="MS Mincho" w:cs="Calibri"/>
                <w:sz w:val="20"/>
                <w:szCs w:val="20"/>
              </w:rPr>
            </w:pPr>
            <w:r w:rsidRPr="00B67A11">
              <w:rPr>
                <w:rFonts w:ascii="Calibri" w:hAnsi="Calibri" w:eastAsia="MS Mincho" w:cs="Calibri"/>
                <w:sz w:val="20"/>
                <w:szCs w:val="20"/>
              </w:rPr>
              <w:t>BlueStar Token Service</w:t>
            </w:r>
          </w:p>
        </w:tc>
        <w:tc>
          <w:tcPr>
            <w:tcW w:w="1200" w:type="dxa"/>
            <w:hideMark/>
          </w:tcPr>
          <w:p w:rsidRPr="00B67A11" w:rsidR="00B67A11" w:rsidP="00B67A11" w:rsidRDefault="00B67A11" w14:paraId="4767BA26" w14:textId="77777777">
            <w:pPr>
              <w:rPr>
                <w:rFonts w:ascii="Calibri" w:hAnsi="Calibri" w:eastAsia="MS Mincho" w:cs="Calibri"/>
                <w:sz w:val="20"/>
                <w:szCs w:val="20"/>
              </w:rPr>
            </w:pPr>
            <w:r w:rsidRPr="00B67A11">
              <w:rPr>
                <w:rFonts w:ascii="Calibri" w:hAnsi="Calibri" w:eastAsia="MS Mincho" w:cs="Calibri"/>
                <w:sz w:val="20"/>
                <w:szCs w:val="20"/>
              </w:rPr>
              <w:t>Internal</w:t>
            </w:r>
          </w:p>
        </w:tc>
        <w:tc>
          <w:tcPr>
            <w:tcW w:w="3560" w:type="dxa"/>
            <w:hideMark/>
          </w:tcPr>
          <w:p w:rsidRPr="00B67A11" w:rsidR="00B67A11" w:rsidP="00B67A11" w:rsidRDefault="00B67A11" w14:paraId="715D27AE" w14:textId="77777777">
            <w:pPr>
              <w:rPr>
                <w:rFonts w:ascii="Calibri" w:hAnsi="Calibri" w:eastAsia="MS Mincho" w:cs="Calibri"/>
                <w:sz w:val="20"/>
                <w:szCs w:val="20"/>
              </w:rPr>
            </w:pPr>
            <w:r w:rsidRPr="00B67A11">
              <w:rPr>
                <w:rFonts w:ascii="Calibri" w:hAnsi="Calibri" w:eastAsia="MS Mincho" w:cs="Calibri"/>
                <w:sz w:val="20"/>
                <w:szCs w:val="20"/>
              </w:rPr>
              <w:t>NACHA-compliant bank account tokenization</w:t>
            </w:r>
          </w:p>
        </w:tc>
      </w:tr>
    </w:tbl>
    <w:p w:rsidRPr="00B67A11" w:rsidR="00B67A11" w:rsidP="00B67A11" w:rsidRDefault="00B67A11" w14:paraId="26CA11C6" w14:textId="083A667C">
      <w:pPr>
        <w:rPr>
          <w:rFonts w:ascii="Calibri" w:hAnsi="Calibri" w:eastAsia="MS Mincho" w:cs="Calibri"/>
          <w:sz w:val="20"/>
          <w:szCs w:val="20"/>
        </w:rPr>
      </w:pPr>
    </w:p>
    <w:p w:rsidRPr="00B67A11" w:rsidR="00B67A11" w:rsidP="00B67A11" w:rsidRDefault="00B67A11" w14:paraId="3118B2FF" w14:textId="77777777">
      <w:pPr>
        <w:pStyle w:val="Heading2"/>
      </w:pPr>
      <w:bookmarkStart w:name="_Toc220765336" w:id="118"/>
      <w:r w:rsidRPr="00B67A11">
        <w:t>4. High-Level Architecture</w:t>
      </w:r>
      <w:bookmarkEnd w:id="118"/>
    </w:p>
    <w:p w:rsidRPr="00B67A11" w:rsidR="00B67A11" w:rsidP="00B67A11" w:rsidRDefault="00B67A11" w14:paraId="1B97A0DA" w14:textId="77777777">
      <w:pPr>
        <w:pStyle w:val="Heading3"/>
      </w:pPr>
      <w:bookmarkStart w:name="_Toc220765337" w:id="119"/>
      <w:r w:rsidRPr="00B67A11">
        <w:t>4.1 Logical Architecture Layers</w:t>
      </w:r>
      <w:bookmarkEnd w:id="119"/>
    </w:p>
    <w:p w:rsidRPr="00B67A11" w:rsidR="00B67A11" w:rsidP="00B67A11" w:rsidRDefault="00B67A11" w14:paraId="23029839" w14:textId="77777777">
      <w:pPr>
        <w:ind w:left="360"/>
        <w:rPr>
          <w:rFonts w:ascii="Calibri" w:hAnsi="Calibri" w:eastAsia="MS Mincho" w:cs="Calibri"/>
        </w:rPr>
      </w:pPr>
      <w:r w:rsidRPr="00B67A11">
        <w:rPr>
          <w:rFonts w:ascii="Calibri" w:hAnsi="Calibri" w:eastAsia="MS Mincho" w:cs="Calibri"/>
          <w:b/>
          <w:bCs/>
        </w:rPr>
        <w:t>PRESENTATION LAYER</w:t>
      </w:r>
    </w:p>
    <w:p w:rsidRPr="00B67A11" w:rsidR="00B67A11" w:rsidP="00542763" w:rsidRDefault="00B67A11" w14:paraId="3596920F" w14:textId="77777777">
      <w:pPr>
        <w:numPr>
          <w:ilvl w:val="0"/>
          <w:numId w:val="3"/>
        </w:numPr>
        <w:tabs>
          <w:tab w:val="clear" w:pos="720"/>
          <w:tab w:val="num" w:pos="1080"/>
        </w:tabs>
        <w:ind w:left="1080"/>
        <w:rPr>
          <w:rFonts w:ascii="Calibri" w:hAnsi="Calibri" w:eastAsia="MS Mincho" w:cs="Calibri"/>
        </w:rPr>
      </w:pPr>
      <w:r w:rsidRPr="00B67A11">
        <w:rPr>
          <w:rFonts w:ascii="Calibri" w:hAnsi="Calibri" w:eastAsia="MS Mincho" w:cs="Calibri"/>
        </w:rPr>
        <w:t>Operations Dashboard</w:t>
      </w:r>
    </w:p>
    <w:p w:rsidRPr="00B67A11" w:rsidR="00B67A11" w:rsidP="00542763" w:rsidRDefault="00B67A11" w14:paraId="6C6E0AA2" w14:textId="77777777">
      <w:pPr>
        <w:numPr>
          <w:ilvl w:val="0"/>
          <w:numId w:val="3"/>
        </w:numPr>
        <w:tabs>
          <w:tab w:val="clear" w:pos="720"/>
          <w:tab w:val="num" w:pos="1080"/>
        </w:tabs>
        <w:ind w:left="1080"/>
        <w:rPr>
          <w:rFonts w:ascii="Calibri" w:hAnsi="Calibri" w:eastAsia="MS Mincho" w:cs="Calibri"/>
        </w:rPr>
      </w:pPr>
      <w:r w:rsidRPr="00B67A11">
        <w:rPr>
          <w:rFonts w:ascii="Calibri" w:hAnsi="Calibri" w:eastAsia="MS Mincho" w:cs="Calibri"/>
        </w:rPr>
        <w:t>Admin Console</w:t>
      </w:r>
    </w:p>
    <w:p w:rsidRPr="00B67A11" w:rsidR="00B67A11" w:rsidP="00542763" w:rsidRDefault="00B67A11" w14:paraId="549AEA1A" w14:textId="77777777">
      <w:pPr>
        <w:numPr>
          <w:ilvl w:val="0"/>
          <w:numId w:val="3"/>
        </w:numPr>
        <w:tabs>
          <w:tab w:val="clear" w:pos="720"/>
          <w:tab w:val="num" w:pos="1080"/>
        </w:tabs>
        <w:ind w:left="1080"/>
        <w:rPr>
          <w:rFonts w:ascii="Calibri" w:hAnsi="Calibri" w:eastAsia="MS Mincho" w:cs="Calibri"/>
        </w:rPr>
      </w:pPr>
      <w:r w:rsidRPr="00B67A11">
        <w:rPr>
          <w:rFonts w:ascii="Calibri" w:hAnsi="Calibri" w:eastAsia="MS Mincho" w:cs="Calibri"/>
        </w:rPr>
        <w:t>Monitoring Dashboard</w:t>
      </w:r>
    </w:p>
    <w:p w:rsidRPr="00B67A11" w:rsidR="00B67A11" w:rsidP="00542763" w:rsidRDefault="00B67A11" w14:paraId="5613CE05" w14:textId="77777777">
      <w:pPr>
        <w:numPr>
          <w:ilvl w:val="0"/>
          <w:numId w:val="3"/>
        </w:numPr>
        <w:tabs>
          <w:tab w:val="clear" w:pos="720"/>
          <w:tab w:val="num" w:pos="1080"/>
        </w:tabs>
        <w:ind w:left="1080"/>
        <w:rPr>
          <w:rFonts w:ascii="Calibri" w:hAnsi="Calibri" w:eastAsia="MS Mincho" w:cs="Calibri"/>
        </w:rPr>
      </w:pPr>
      <w:r w:rsidRPr="00B67A11">
        <w:rPr>
          <w:rFonts w:ascii="Calibri" w:hAnsi="Calibri" w:eastAsia="MS Mincho" w:cs="Calibri"/>
        </w:rPr>
        <w:t>Reporting Portal</w:t>
      </w:r>
    </w:p>
    <w:p w:rsidRPr="00B67A11" w:rsidR="00B67A11" w:rsidP="00B67A11" w:rsidRDefault="00B67A11" w14:paraId="50D38935" w14:textId="77777777">
      <w:pPr>
        <w:ind w:left="360"/>
        <w:rPr>
          <w:rFonts w:ascii="Calibri" w:hAnsi="Calibri" w:eastAsia="MS Mincho" w:cs="Calibri"/>
        </w:rPr>
      </w:pPr>
      <w:r w:rsidRPr="00B67A11">
        <w:rPr>
          <w:rFonts w:ascii="Calibri" w:hAnsi="Calibri" w:eastAsia="MS Mincho" w:cs="Calibri"/>
          <w:b/>
          <w:bCs/>
        </w:rPr>
        <w:t>API GATEWAY LAYER</w:t>
      </w:r>
    </w:p>
    <w:p w:rsidRPr="00B67A11" w:rsidR="00B67A11" w:rsidP="00542763" w:rsidRDefault="00B67A11" w14:paraId="5E43859A" w14:textId="77777777">
      <w:pPr>
        <w:numPr>
          <w:ilvl w:val="0"/>
          <w:numId w:val="4"/>
        </w:numPr>
        <w:tabs>
          <w:tab w:val="clear" w:pos="720"/>
          <w:tab w:val="num" w:pos="1080"/>
        </w:tabs>
        <w:ind w:left="1080"/>
        <w:rPr>
          <w:rFonts w:ascii="Calibri" w:hAnsi="Calibri" w:eastAsia="MS Mincho" w:cs="Calibri"/>
        </w:rPr>
      </w:pPr>
      <w:r w:rsidRPr="00B67A11">
        <w:rPr>
          <w:rFonts w:ascii="Calibri" w:hAnsi="Calibri" w:eastAsia="MS Mincho" w:cs="Calibri"/>
        </w:rPr>
        <w:t>Amazon API Gateway</w:t>
      </w:r>
    </w:p>
    <w:p w:rsidRPr="00B67A11" w:rsidR="00B67A11" w:rsidP="00542763" w:rsidRDefault="00B67A11" w14:paraId="5F694C7F" w14:textId="77777777">
      <w:pPr>
        <w:numPr>
          <w:ilvl w:val="0"/>
          <w:numId w:val="4"/>
        </w:numPr>
        <w:tabs>
          <w:tab w:val="clear" w:pos="720"/>
          <w:tab w:val="num" w:pos="1080"/>
        </w:tabs>
        <w:ind w:left="1080"/>
        <w:rPr>
          <w:rFonts w:ascii="Calibri" w:hAnsi="Calibri" w:eastAsia="MS Mincho" w:cs="Calibri"/>
        </w:rPr>
      </w:pPr>
      <w:r w:rsidRPr="00B67A11">
        <w:rPr>
          <w:rFonts w:ascii="Calibri" w:hAnsi="Calibri" w:eastAsia="MS Mincho" w:cs="Calibri"/>
        </w:rPr>
        <w:t>Routes: /files, /schemas, /reviews, /reports, /admin</w:t>
      </w:r>
    </w:p>
    <w:p w:rsidRPr="00B67A11" w:rsidR="00B67A11" w:rsidP="00B67A11" w:rsidRDefault="00B67A11" w14:paraId="65A87F06" w14:textId="77777777">
      <w:pPr>
        <w:ind w:left="360"/>
        <w:rPr>
          <w:rFonts w:ascii="Calibri" w:hAnsi="Calibri" w:eastAsia="MS Mincho" w:cs="Calibri"/>
        </w:rPr>
      </w:pPr>
      <w:r w:rsidRPr="00B67A11">
        <w:rPr>
          <w:rFonts w:ascii="Calibri" w:hAnsi="Calibri" w:eastAsia="MS Mincho" w:cs="Calibri"/>
          <w:b/>
          <w:bCs/>
        </w:rPr>
        <w:t>ORCHESTRATION LAYER</w:t>
      </w:r>
    </w:p>
    <w:p w:rsidRPr="00B67A11" w:rsidR="00B67A11" w:rsidP="00542763" w:rsidRDefault="00B67A11" w14:paraId="0C1DEFAF" w14:textId="77777777">
      <w:pPr>
        <w:numPr>
          <w:ilvl w:val="0"/>
          <w:numId w:val="5"/>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EventBridge</w:t>
      </w:r>
      <w:proofErr w:type="spellEnd"/>
      <w:r w:rsidRPr="00B67A11">
        <w:rPr>
          <w:rFonts w:ascii="Calibri" w:hAnsi="Calibri" w:eastAsia="MS Mincho" w:cs="Calibri"/>
        </w:rPr>
        <w:t xml:space="preserve"> (Event Router)</w:t>
      </w:r>
    </w:p>
    <w:p w:rsidRPr="002D1B9A" w:rsidR="005E6FC9" w:rsidP="00542763" w:rsidRDefault="005E6FC9" w14:paraId="3287FE7B" w14:textId="77777777">
      <w:pPr>
        <w:numPr>
          <w:ilvl w:val="0"/>
          <w:numId w:val="5"/>
        </w:numPr>
        <w:tabs>
          <w:tab w:val="clear" w:pos="720"/>
          <w:tab w:val="num" w:pos="1080"/>
        </w:tabs>
        <w:ind w:left="1080"/>
        <w:rPr>
          <w:rFonts w:ascii="Calibri" w:hAnsi="Calibri" w:eastAsia="MS Mincho" w:cs="Calibri"/>
        </w:rPr>
      </w:pPr>
      <w:r w:rsidRPr="002D1B9A">
        <w:rPr>
          <w:rFonts w:ascii="Calibri" w:hAnsi="Calibri" w:cs="Calibri"/>
        </w:rPr>
        <w:t xml:space="preserve">AWS </w:t>
      </w:r>
      <w:proofErr w:type="spellStart"/>
      <w:r w:rsidRPr="002D1B9A">
        <w:rPr>
          <w:rFonts w:ascii="Calibri" w:hAnsi="Calibri" w:cs="Calibri"/>
        </w:rPr>
        <w:t>Agentcore</w:t>
      </w:r>
      <w:proofErr w:type="spellEnd"/>
      <w:r w:rsidRPr="002D1B9A">
        <w:rPr>
          <w:rFonts w:ascii="Calibri" w:hAnsi="Calibri" w:cs="Calibri"/>
        </w:rPr>
        <w:t xml:space="preserve"> (Multi-Agent Orchestrator)</w:t>
      </w:r>
    </w:p>
    <w:p w:rsidRPr="00B67A11" w:rsidR="00B67A11" w:rsidP="00542763" w:rsidRDefault="00B67A11" w14:paraId="301D6453" w14:textId="4EDF5C0B">
      <w:pPr>
        <w:numPr>
          <w:ilvl w:val="0"/>
          <w:numId w:val="5"/>
        </w:numPr>
        <w:tabs>
          <w:tab w:val="clear" w:pos="720"/>
          <w:tab w:val="num" w:pos="1080"/>
        </w:tabs>
        <w:ind w:left="1080"/>
        <w:rPr>
          <w:rFonts w:ascii="Calibri" w:hAnsi="Calibri" w:eastAsia="MS Mincho" w:cs="Calibri"/>
        </w:rPr>
      </w:pPr>
      <w:r w:rsidRPr="00B67A11">
        <w:rPr>
          <w:rFonts w:ascii="Calibri" w:hAnsi="Calibri" w:eastAsia="MS Mincho" w:cs="Calibri"/>
        </w:rPr>
        <w:t>SQS Queues (</w:t>
      </w:r>
      <w:r w:rsidRPr="00D248CF" w:rsidR="00D248CF">
        <w:rPr>
          <w:rFonts w:ascii="Calibri" w:hAnsi="Calibri" w:eastAsia="MS Mincho" w:cs="Calibri"/>
        </w:rPr>
        <w:t>Work Queues</w:t>
      </w:r>
      <w:r w:rsidRPr="00B67A11">
        <w:rPr>
          <w:rFonts w:ascii="Calibri" w:hAnsi="Calibri" w:eastAsia="MS Mincho" w:cs="Calibri"/>
        </w:rPr>
        <w:t>)</w:t>
      </w:r>
    </w:p>
    <w:p w:rsidRPr="00B67A11" w:rsidR="00B67A11" w:rsidP="00B67A11" w:rsidRDefault="00B67A11" w14:paraId="729E851D" w14:textId="77777777">
      <w:pPr>
        <w:ind w:left="360"/>
        <w:rPr>
          <w:rFonts w:ascii="Calibri" w:hAnsi="Calibri" w:eastAsia="MS Mincho" w:cs="Calibri"/>
        </w:rPr>
      </w:pPr>
      <w:r w:rsidRPr="00B67A11">
        <w:rPr>
          <w:rFonts w:ascii="Calibri" w:hAnsi="Calibri" w:eastAsia="MS Mincho" w:cs="Calibri"/>
          <w:b/>
          <w:bCs/>
        </w:rPr>
        <w:t>AI PROCESSING LAYER</w:t>
      </w:r>
    </w:p>
    <w:p w:rsidRPr="00B67A11" w:rsidR="00B67A11" w:rsidP="00542763" w:rsidRDefault="00B67A11" w14:paraId="466595E2" w14:textId="77777777">
      <w:pPr>
        <w:numPr>
          <w:ilvl w:val="0"/>
          <w:numId w:val="6"/>
        </w:numPr>
        <w:tabs>
          <w:tab w:val="clear" w:pos="720"/>
          <w:tab w:val="num" w:pos="1080"/>
        </w:tabs>
        <w:ind w:left="1080"/>
        <w:rPr>
          <w:rFonts w:ascii="Calibri" w:hAnsi="Calibri" w:eastAsia="MS Mincho" w:cs="Calibri"/>
        </w:rPr>
      </w:pPr>
      <w:r w:rsidRPr="00B67A11">
        <w:rPr>
          <w:rFonts w:ascii="Calibri" w:hAnsi="Calibri" w:eastAsia="MS Mincho" w:cs="Calibri"/>
        </w:rPr>
        <w:t>Strands AI Framework</w:t>
      </w:r>
    </w:p>
    <w:p w:rsidRPr="00B67A11" w:rsidR="00B67A11" w:rsidP="00542763" w:rsidRDefault="00B67A11" w14:paraId="4233CBC1" w14:textId="77777777">
      <w:pPr>
        <w:numPr>
          <w:ilvl w:val="0"/>
          <w:numId w:val="6"/>
        </w:numPr>
        <w:tabs>
          <w:tab w:val="clear" w:pos="720"/>
          <w:tab w:val="num" w:pos="1080"/>
        </w:tabs>
        <w:ind w:left="1080"/>
        <w:rPr>
          <w:rFonts w:ascii="Calibri" w:hAnsi="Calibri" w:eastAsia="MS Mincho" w:cs="Calibri"/>
        </w:rPr>
      </w:pPr>
      <w:r w:rsidRPr="00B67A11">
        <w:rPr>
          <w:rFonts w:ascii="Calibri" w:hAnsi="Calibri" w:eastAsia="MS Mincho" w:cs="Calibri"/>
        </w:rPr>
        <w:t>IDP Agent (Claude Bedrock)</w:t>
      </w:r>
    </w:p>
    <w:p w:rsidRPr="00B67A11" w:rsidR="00B67A11" w:rsidP="00542763" w:rsidRDefault="00B67A11" w14:paraId="581C7DFC" w14:textId="77777777">
      <w:pPr>
        <w:numPr>
          <w:ilvl w:val="0"/>
          <w:numId w:val="6"/>
        </w:numPr>
        <w:tabs>
          <w:tab w:val="clear" w:pos="720"/>
          <w:tab w:val="num" w:pos="1080"/>
        </w:tabs>
        <w:ind w:left="1080"/>
        <w:rPr>
          <w:rFonts w:ascii="Calibri" w:hAnsi="Calibri" w:eastAsia="MS Mincho" w:cs="Calibri"/>
        </w:rPr>
      </w:pPr>
      <w:r w:rsidRPr="00B67A11">
        <w:rPr>
          <w:rFonts w:ascii="Calibri" w:hAnsi="Calibri" w:eastAsia="MS Mincho" w:cs="Calibri"/>
        </w:rPr>
        <w:t>Validator Agent (Claude Bedrock)</w:t>
      </w:r>
    </w:p>
    <w:p w:rsidRPr="00B67A11" w:rsidR="00B67A11" w:rsidP="00542763" w:rsidRDefault="00B67A11" w14:paraId="581A0257" w14:textId="77777777">
      <w:pPr>
        <w:numPr>
          <w:ilvl w:val="0"/>
          <w:numId w:val="6"/>
        </w:numPr>
        <w:tabs>
          <w:tab w:val="clear" w:pos="720"/>
          <w:tab w:val="num" w:pos="1080"/>
        </w:tabs>
        <w:ind w:left="1080"/>
        <w:rPr>
          <w:rFonts w:ascii="Calibri" w:hAnsi="Calibri" w:eastAsia="MS Mincho" w:cs="Calibri"/>
        </w:rPr>
      </w:pPr>
      <w:r w:rsidRPr="00B67A11">
        <w:rPr>
          <w:rFonts w:ascii="Calibri" w:hAnsi="Calibri" w:eastAsia="MS Mincho" w:cs="Calibri"/>
        </w:rPr>
        <w:t>Transformation Agent (Claude Bedrock)</w:t>
      </w:r>
    </w:p>
    <w:p w:rsidRPr="00B67A11" w:rsidR="00B67A11" w:rsidP="00542763" w:rsidRDefault="00B67A11" w14:paraId="78D89C9E" w14:textId="77777777">
      <w:pPr>
        <w:numPr>
          <w:ilvl w:val="0"/>
          <w:numId w:val="6"/>
        </w:numPr>
        <w:tabs>
          <w:tab w:val="clear" w:pos="720"/>
          <w:tab w:val="num" w:pos="1080"/>
        </w:tabs>
        <w:ind w:left="1080"/>
        <w:rPr>
          <w:rFonts w:ascii="Calibri" w:hAnsi="Calibri" w:eastAsia="MS Mincho" w:cs="Calibri"/>
        </w:rPr>
      </w:pPr>
      <w:r w:rsidRPr="00B67A11">
        <w:rPr>
          <w:rFonts w:ascii="Calibri" w:hAnsi="Calibri" w:eastAsia="MS Mincho" w:cs="Calibri"/>
        </w:rPr>
        <w:t>Compliance Agent (Claude Bedrock)</w:t>
      </w:r>
    </w:p>
    <w:p w:rsidRPr="00B67A11" w:rsidR="00B67A11" w:rsidP="00B67A11" w:rsidRDefault="00B67A11" w14:paraId="28FD5183" w14:textId="77777777">
      <w:pPr>
        <w:ind w:left="360"/>
        <w:rPr>
          <w:rFonts w:ascii="Calibri" w:hAnsi="Calibri" w:eastAsia="MS Mincho" w:cs="Calibri"/>
        </w:rPr>
      </w:pPr>
      <w:r w:rsidRPr="00B67A11">
        <w:rPr>
          <w:rFonts w:ascii="Calibri" w:hAnsi="Calibri" w:eastAsia="MS Mincho" w:cs="Calibri"/>
          <w:b/>
          <w:bCs/>
        </w:rPr>
        <w:t>OUTPUT GENERATION LAYER</w:t>
      </w:r>
    </w:p>
    <w:p w:rsidRPr="00B67A11" w:rsidR="00B67A11" w:rsidP="00542763" w:rsidRDefault="00B67A11" w14:paraId="192CC8A9" w14:textId="77777777">
      <w:pPr>
        <w:numPr>
          <w:ilvl w:val="0"/>
          <w:numId w:val="7"/>
        </w:numPr>
        <w:tabs>
          <w:tab w:val="clear" w:pos="720"/>
          <w:tab w:val="num" w:pos="1080"/>
        </w:tabs>
        <w:ind w:left="1080"/>
        <w:rPr>
          <w:rFonts w:ascii="Calibri" w:hAnsi="Calibri" w:eastAsia="MS Mincho" w:cs="Calibri"/>
        </w:rPr>
      </w:pPr>
      <w:r w:rsidRPr="00B67A11">
        <w:rPr>
          <w:rFonts w:ascii="Calibri" w:hAnsi="Calibri" w:eastAsia="MS Mincho" w:cs="Calibri"/>
        </w:rPr>
        <w:t>ACH Generator</w:t>
      </w:r>
    </w:p>
    <w:p w:rsidRPr="00B67A11" w:rsidR="00B67A11" w:rsidP="00542763" w:rsidRDefault="00B67A11" w14:paraId="661ACC77" w14:textId="77777777">
      <w:pPr>
        <w:numPr>
          <w:ilvl w:val="0"/>
          <w:numId w:val="7"/>
        </w:numPr>
        <w:tabs>
          <w:tab w:val="clear" w:pos="720"/>
          <w:tab w:val="num" w:pos="1080"/>
        </w:tabs>
        <w:ind w:left="1080"/>
        <w:rPr>
          <w:rFonts w:ascii="Calibri" w:hAnsi="Calibri" w:eastAsia="MS Mincho" w:cs="Calibri"/>
        </w:rPr>
      </w:pPr>
      <w:r w:rsidRPr="00B67A11">
        <w:rPr>
          <w:rFonts w:ascii="Calibri" w:hAnsi="Calibri" w:eastAsia="MS Mincho" w:cs="Calibri"/>
        </w:rPr>
        <w:t>XML Generator</w:t>
      </w:r>
    </w:p>
    <w:p w:rsidRPr="00B67A11" w:rsidR="00B67A11" w:rsidP="00542763" w:rsidRDefault="00B67A11" w14:paraId="2D22DF9A" w14:textId="77777777">
      <w:pPr>
        <w:numPr>
          <w:ilvl w:val="0"/>
          <w:numId w:val="7"/>
        </w:numPr>
        <w:tabs>
          <w:tab w:val="clear" w:pos="720"/>
          <w:tab w:val="num" w:pos="1080"/>
        </w:tabs>
        <w:ind w:left="1080"/>
        <w:rPr>
          <w:rFonts w:ascii="Calibri" w:hAnsi="Calibri" w:eastAsia="MS Mincho" w:cs="Calibri"/>
        </w:rPr>
      </w:pPr>
      <w:r w:rsidRPr="00B67A11">
        <w:rPr>
          <w:rFonts w:ascii="Calibri" w:hAnsi="Calibri" w:eastAsia="MS Mincho" w:cs="Calibri"/>
        </w:rPr>
        <w:t>Report Generator</w:t>
      </w:r>
    </w:p>
    <w:p w:rsidRPr="00B67A11" w:rsidR="00B67A11" w:rsidP="00542763" w:rsidRDefault="00B67A11" w14:paraId="2DE8DFC7" w14:textId="77777777">
      <w:pPr>
        <w:numPr>
          <w:ilvl w:val="0"/>
          <w:numId w:val="7"/>
        </w:numPr>
        <w:tabs>
          <w:tab w:val="clear" w:pos="720"/>
          <w:tab w:val="num" w:pos="1080"/>
        </w:tabs>
        <w:ind w:left="1080"/>
        <w:rPr>
          <w:rFonts w:ascii="Calibri" w:hAnsi="Calibri" w:eastAsia="MS Mincho" w:cs="Calibri"/>
        </w:rPr>
      </w:pPr>
      <w:proofErr w:type="gramStart"/>
      <w:r w:rsidRPr="00B67A11">
        <w:rPr>
          <w:rFonts w:ascii="Calibri" w:hAnsi="Calibri" w:eastAsia="MS Mincho" w:cs="Calibri"/>
        </w:rPr>
        <w:t>Exception</w:t>
      </w:r>
      <w:proofErr w:type="gramEnd"/>
      <w:r w:rsidRPr="00B67A11">
        <w:rPr>
          <w:rFonts w:ascii="Calibri" w:hAnsi="Calibri" w:eastAsia="MS Mincho" w:cs="Calibri"/>
        </w:rPr>
        <w:t xml:space="preserve"> Handler</w:t>
      </w:r>
    </w:p>
    <w:p w:rsidRPr="00B67A11" w:rsidR="00B67A11" w:rsidP="00B67A11" w:rsidRDefault="00B67A11" w14:paraId="59DD9E0C" w14:textId="77777777">
      <w:pPr>
        <w:ind w:left="360"/>
        <w:rPr>
          <w:rFonts w:ascii="Calibri" w:hAnsi="Calibri" w:eastAsia="MS Mincho" w:cs="Calibri"/>
        </w:rPr>
      </w:pPr>
      <w:r w:rsidRPr="00B67A11">
        <w:rPr>
          <w:rFonts w:ascii="Calibri" w:hAnsi="Calibri" w:eastAsia="MS Mincho" w:cs="Calibri"/>
          <w:b/>
          <w:bCs/>
        </w:rPr>
        <w:t>DATA LAYER</w:t>
      </w:r>
    </w:p>
    <w:p w:rsidRPr="00B67A11" w:rsidR="00B67A11" w:rsidP="00542763" w:rsidRDefault="00B67A11" w14:paraId="26051A83" w14:textId="77777777">
      <w:pPr>
        <w:numPr>
          <w:ilvl w:val="0"/>
          <w:numId w:val="8"/>
        </w:numPr>
        <w:tabs>
          <w:tab w:val="clear" w:pos="720"/>
          <w:tab w:val="num" w:pos="1080"/>
        </w:tabs>
        <w:ind w:left="1080"/>
        <w:rPr>
          <w:rFonts w:ascii="Calibri" w:hAnsi="Calibri" w:eastAsia="MS Mincho" w:cs="Calibri"/>
        </w:rPr>
      </w:pPr>
      <w:r w:rsidRPr="00B67A11">
        <w:rPr>
          <w:rFonts w:ascii="Calibri" w:hAnsi="Calibri" w:eastAsia="MS Mincho" w:cs="Calibri"/>
        </w:rPr>
        <w:t>S3 (Raw/Output files)</w:t>
      </w:r>
    </w:p>
    <w:p w:rsidRPr="00B67A11" w:rsidR="00B67A11" w:rsidP="00542763" w:rsidRDefault="00B67A11" w14:paraId="2CD6D980" w14:textId="77777777">
      <w:pPr>
        <w:numPr>
          <w:ilvl w:val="0"/>
          <w:numId w:val="8"/>
        </w:numPr>
        <w:tabs>
          <w:tab w:val="clear" w:pos="720"/>
          <w:tab w:val="num" w:pos="1080"/>
        </w:tabs>
        <w:ind w:left="1080"/>
        <w:rPr>
          <w:rFonts w:ascii="Calibri" w:hAnsi="Calibri" w:eastAsia="MS Mincho" w:cs="Calibri"/>
        </w:rPr>
      </w:pPr>
      <w:r w:rsidRPr="00B67A11">
        <w:rPr>
          <w:rFonts w:ascii="Calibri" w:hAnsi="Calibri" w:eastAsia="MS Mincho" w:cs="Calibri"/>
        </w:rPr>
        <w:t>Redis (Cache)</w:t>
      </w:r>
    </w:p>
    <w:p w:rsidRPr="00B67A11" w:rsidR="00B67A11" w:rsidP="00542763" w:rsidRDefault="00B67A11" w14:paraId="4962C909" w14:textId="2C5C71B2">
      <w:pPr>
        <w:numPr>
          <w:ilvl w:val="0"/>
          <w:numId w:val="8"/>
        </w:numPr>
        <w:tabs>
          <w:tab w:val="clear" w:pos="720"/>
          <w:tab w:val="num" w:pos="1080"/>
        </w:tabs>
        <w:ind w:left="1080"/>
        <w:rPr>
          <w:rFonts w:ascii="Calibri" w:hAnsi="Calibri" w:eastAsia="MS Mincho" w:cs="Calibri"/>
        </w:rPr>
      </w:pPr>
      <w:r w:rsidRPr="00B67A11">
        <w:rPr>
          <w:rFonts w:ascii="Calibri" w:hAnsi="Calibri" w:eastAsia="MS Mincho" w:cs="Calibri"/>
        </w:rPr>
        <w:t>DynamoDB (</w:t>
      </w:r>
      <w:r w:rsidRPr="00D248CF" w:rsidR="00D248CF">
        <w:rPr>
          <w:rFonts w:ascii="Calibri" w:hAnsi="Calibri" w:eastAsia="MS Mincho" w:cs="Calibri"/>
        </w:rPr>
        <w:t>Long-Term Memory, Rules Storage, Schema Store, Processing Metadata)</w:t>
      </w:r>
    </w:p>
    <w:p w:rsidRPr="00B67A11" w:rsidR="00B67A11" w:rsidP="00B67A11" w:rsidRDefault="00B67A11" w14:paraId="6DC72752" w14:textId="77777777">
      <w:pPr>
        <w:ind w:left="360"/>
        <w:rPr>
          <w:rFonts w:ascii="Calibri" w:hAnsi="Calibri" w:eastAsia="MS Mincho" w:cs="Calibri"/>
        </w:rPr>
      </w:pPr>
      <w:r w:rsidRPr="00B67A11">
        <w:rPr>
          <w:rFonts w:ascii="Calibri" w:hAnsi="Calibri" w:eastAsia="MS Mincho" w:cs="Calibri"/>
          <w:b/>
          <w:bCs/>
        </w:rPr>
        <w:t>INTEGRATION LAYER</w:t>
      </w:r>
    </w:p>
    <w:p w:rsidRPr="00B67A11" w:rsidR="00B67A11" w:rsidP="00542763" w:rsidRDefault="00B67A11" w14:paraId="0C3C78D1" w14:textId="77777777">
      <w:pPr>
        <w:numPr>
          <w:ilvl w:val="0"/>
          <w:numId w:val="9"/>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PlanConnect</w:t>
      </w:r>
      <w:proofErr w:type="spellEnd"/>
      <w:r w:rsidRPr="00B67A11">
        <w:rPr>
          <w:rFonts w:ascii="Calibri" w:hAnsi="Calibri" w:eastAsia="MS Mincho" w:cs="Calibri"/>
        </w:rPr>
        <w:t xml:space="preserve"> Adapter</w:t>
      </w:r>
    </w:p>
    <w:p w:rsidRPr="00B67A11" w:rsidR="00B67A11" w:rsidP="00542763" w:rsidRDefault="00B67A11" w14:paraId="06F39F81" w14:textId="77777777">
      <w:pPr>
        <w:numPr>
          <w:ilvl w:val="0"/>
          <w:numId w:val="9"/>
        </w:numPr>
        <w:tabs>
          <w:tab w:val="clear" w:pos="720"/>
          <w:tab w:val="num" w:pos="1080"/>
        </w:tabs>
        <w:ind w:left="1080"/>
        <w:rPr>
          <w:rFonts w:ascii="Calibri" w:hAnsi="Calibri" w:eastAsia="MS Mincho" w:cs="Calibri"/>
        </w:rPr>
      </w:pPr>
      <w:r w:rsidRPr="00B67A11">
        <w:rPr>
          <w:rFonts w:ascii="Calibri" w:hAnsi="Calibri" w:eastAsia="MS Mincho" w:cs="Calibri"/>
        </w:rPr>
        <w:t>Relius Adapter</w:t>
      </w:r>
    </w:p>
    <w:p w:rsidRPr="00B67A11" w:rsidR="00B67A11" w:rsidP="00542763" w:rsidRDefault="00B67A11" w14:paraId="4B3AC678" w14:textId="77777777">
      <w:pPr>
        <w:numPr>
          <w:ilvl w:val="0"/>
          <w:numId w:val="9"/>
        </w:numPr>
        <w:tabs>
          <w:tab w:val="clear" w:pos="720"/>
          <w:tab w:val="num" w:pos="1080"/>
        </w:tabs>
        <w:ind w:left="1080"/>
        <w:rPr>
          <w:rFonts w:ascii="Calibri" w:hAnsi="Calibri" w:eastAsia="MS Mincho" w:cs="Calibri"/>
        </w:rPr>
      </w:pPr>
      <w:r w:rsidRPr="00B67A11">
        <w:rPr>
          <w:rFonts w:ascii="Calibri" w:hAnsi="Calibri" w:eastAsia="MS Mincho" w:cs="Calibri"/>
        </w:rPr>
        <w:t>On-Prem Gateway</w:t>
      </w:r>
    </w:p>
    <w:p w:rsidR="00B67A11" w:rsidP="00542763" w:rsidRDefault="00B67A11" w14:paraId="28DCC2AF" w14:textId="77777777">
      <w:pPr>
        <w:numPr>
          <w:ilvl w:val="0"/>
          <w:numId w:val="9"/>
        </w:numPr>
        <w:tabs>
          <w:tab w:val="clear" w:pos="720"/>
          <w:tab w:val="num" w:pos="1080"/>
        </w:tabs>
        <w:ind w:left="1080"/>
        <w:rPr>
          <w:rFonts w:ascii="Calibri" w:hAnsi="Calibri" w:eastAsia="MS Mincho" w:cs="Calibri"/>
        </w:rPr>
      </w:pPr>
      <w:r w:rsidRPr="00B67A11">
        <w:rPr>
          <w:rFonts w:ascii="Calibri" w:hAnsi="Calibri" w:eastAsia="MS Mincho" w:cs="Calibri"/>
        </w:rPr>
        <w:t>Token Service</w:t>
      </w:r>
    </w:p>
    <w:p w:rsidR="00EE654E" w:rsidP="00EE654E" w:rsidRDefault="00EE654E" w14:paraId="24FDBCAB" w14:textId="77777777">
      <w:pPr>
        <w:tabs>
          <w:tab w:val="num" w:pos="1080"/>
        </w:tabs>
        <w:rPr>
          <w:rFonts w:ascii="Calibri" w:hAnsi="Calibri" w:eastAsia="MS Mincho" w:cs="Calibri"/>
        </w:rPr>
      </w:pPr>
    </w:p>
    <w:p w:rsidRPr="002B571A" w:rsidR="002B571A" w:rsidP="002B571A" w:rsidRDefault="002B571A" w14:paraId="6E63A6C5" w14:textId="77777777">
      <w:pPr>
        <w:pStyle w:val="Heading3"/>
      </w:pPr>
      <w:r w:rsidRPr="002B571A">
        <w:t xml:space="preserve">4.2 AWS </w:t>
      </w:r>
      <w:proofErr w:type="spellStart"/>
      <w:r w:rsidRPr="002B571A">
        <w:t>Agentcore</w:t>
      </w:r>
      <w:proofErr w:type="spellEnd"/>
      <w:r w:rsidRPr="002B571A">
        <w:t xml:space="preserve"> Orchestrator</w:t>
      </w:r>
    </w:p>
    <w:p w:rsidRPr="002B571A" w:rsidR="002B571A" w:rsidP="002B571A" w:rsidRDefault="002B571A" w14:paraId="0001B8F3" w14:textId="77777777">
      <w:pPr>
        <w:rPr>
          <w:rFonts w:ascii="Calibri" w:hAnsi="Calibri" w:eastAsia="MS Mincho" w:cs="Calibri"/>
        </w:rPr>
      </w:pPr>
      <w:r w:rsidRPr="002B571A">
        <w:rPr>
          <w:rFonts w:ascii="Calibri" w:hAnsi="Calibri" w:eastAsia="MS Mincho" w:cs="Calibri"/>
        </w:rPr>
        <w:t xml:space="preserve">The AWS </w:t>
      </w:r>
      <w:proofErr w:type="spellStart"/>
      <w:r w:rsidRPr="002B571A">
        <w:rPr>
          <w:rFonts w:ascii="Calibri" w:hAnsi="Calibri" w:eastAsia="MS Mincho" w:cs="Calibri"/>
        </w:rPr>
        <w:t>Agentcore</w:t>
      </w:r>
      <w:proofErr w:type="spellEnd"/>
      <w:r w:rsidRPr="002B571A">
        <w:rPr>
          <w:rFonts w:ascii="Calibri" w:hAnsi="Calibri" w:eastAsia="MS Mincho" w:cs="Calibri"/>
        </w:rPr>
        <w:t xml:space="preserve"> Orchestrator is the central coordination layer that manages all AI agent workflows:</w:t>
      </w:r>
    </w:p>
    <w:p w:rsidRPr="002B571A" w:rsidR="002B571A" w:rsidP="002B571A" w:rsidRDefault="002B571A" w14:paraId="5D20EC9C" w14:textId="77777777">
      <w:pPr>
        <w:rPr>
          <w:rFonts w:ascii="Calibri" w:hAnsi="Calibri" w:eastAsia="MS Mincho" w:cs="Calibri"/>
        </w:rPr>
      </w:pPr>
      <w:r w:rsidRPr="002B571A">
        <w:rPr>
          <w:rFonts w:ascii="Calibri" w:hAnsi="Calibri" w:eastAsia="MS Mincho" w:cs="Calibri"/>
          <w:b/>
          <w:bCs/>
        </w:rPr>
        <w:t>Responsibilities:</w:t>
      </w:r>
    </w:p>
    <w:p w:rsidRPr="002B571A" w:rsidR="002B571A" w:rsidP="002B571A" w:rsidRDefault="002B571A" w14:paraId="53220E90" w14:textId="77777777">
      <w:pPr>
        <w:numPr>
          <w:ilvl w:val="0"/>
          <w:numId w:val="79"/>
        </w:numPr>
        <w:rPr>
          <w:rFonts w:ascii="Calibri" w:hAnsi="Calibri" w:eastAsia="MS Mincho" w:cs="Calibri"/>
        </w:rPr>
      </w:pPr>
      <w:r w:rsidRPr="002B571A">
        <w:rPr>
          <w:rFonts w:ascii="Calibri" w:hAnsi="Calibri" w:eastAsia="MS Mincho" w:cs="Calibri"/>
        </w:rPr>
        <w:t>Multi-agent orchestration and lifecycle management</w:t>
      </w:r>
    </w:p>
    <w:p w:rsidRPr="002B571A" w:rsidR="002B571A" w:rsidP="002B571A" w:rsidRDefault="002B571A" w14:paraId="5C95959C" w14:textId="77777777">
      <w:pPr>
        <w:numPr>
          <w:ilvl w:val="0"/>
          <w:numId w:val="79"/>
        </w:numPr>
        <w:rPr>
          <w:rFonts w:ascii="Calibri" w:hAnsi="Calibri" w:eastAsia="MS Mincho" w:cs="Calibri"/>
        </w:rPr>
      </w:pPr>
      <w:r w:rsidRPr="002B571A">
        <w:rPr>
          <w:rFonts w:ascii="Calibri" w:hAnsi="Calibri" w:eastAsia="MS Mincho" w:cs="Calibri"/>
        </w:rPr>
        <w:t>Dynamic task routing based on file type, complexity, and priority</w:t>
      </w:r>
    </w:p>
    <w:p w:rsidRPr="002B571A" w:rsidR="002B571A" w:rsidP="002B571A" w:rsidRDefault="002B571A" w14:paraId="71995FB4" w14:textId="77777777">
      <w:pPr>
        <w:numPr>
          <w:ilvl w:val="0"/>
          <w:numId w:val="79"/>
        </w:numPr>
        <w:rPr>
          <w:rFonts w:ascii="Calibri" w:hAnsi="Calibri" w:eastAsia="MS Mincho" w:cs="Calibri"/>
        </w:rPr>
      </w:pPr>
      <w:r w:rsidRPr="002B571A">
        <w:rPr>
          <w:rFonts w:ascii="Calibri" w:hAnsi="Calibri" w:eastAsia="MS Mincho" w:cs="Calibri"/>
        </w:rPr>
        <w:t>Conversation and context management across agents</w:t>
      </w:r>
    </w:p>
    <w:p w:rsidRPr="002B571A" w:rsidR="002B571A" w:rsidP="002B571A" w:rsidRDefault="002B571A" w14:paraId="23F97B06" w14:textId="77777777">
      <w:pPr>
        <w:numPr>
          <w:ilvl w:val="0"/>
          <w:numId w:val="79"/>
        </w:numPr>
        <w:rPr>
          <w:rFonts w:ascii="Calibri" w:hAnsi="Calibri" w:eastAsia="MS Mincho" w:cs="Calibri"/>
        </w:rPr>
      </w:pPr>
      <w:r w:rsidRPr="002B571A">
        <w:rPr>
          <w:rFonts w:ascii="Calibri" w:hAnsi="Calibri" w:eastAsia="MS Mincho" w:cs="Calibri"/>
        </w:rPr>
        <w:t>Tool registry for agent capabilities</w:t>
      </w:r>
    </w:p>
    <w:p w:rsidRPr="002B571A" w:rsidR="002B571A" w:rsidP="002B571A" w:rsidRDefault="002B571A" w14:paraId="34F147C2" w14:textId="77777777">
      <w:pPr>
        <w:numPr>
          <w:ilvl w:val="0"/>
          <w:numId w:val="79"/>
        </w:numPr>
        <w:rPr>
          <w:rFonts w:ascii="Calibri" w:hAnsi="Calibri" w:eastAsia="MS Mincho" w:cs="Calibri"/>
        </w:rPr>
      </w:pPr>
      <w:r w:rsidRPr="002B571A">
        <w:rPr>
          <w:rFonts w:ascii="Calibri" w:hAnsi="Calibri" w:eastAsia="MS Mincho" w:cs="Calibri"/>
        </w:rPr>
        <w:t>Workflow state persistence to DynamoDB</w:t>
      </w:r>
    </w:p>
    <w:p w:rsidRPr="002B571A" w:rsidR="002B571A" w:rsidP="002B571A" w:rsidRDefault="002B571A" w14:paraId="275AA842" w14:textId="77777777">
      <w:pPr>
        <w:numPr>
          <w:ilvl w:val="0"/>
          <w:numId w:val="79"/>
        </w:numPr>
        <w:rPr>
          <w:rFonts w:ascii="Calibri" w:hAnsi="Calibri" w:eastAsia="MS Mincho" w:cs="Calibri"/>
        </w:rPr>
      </w:pPr>
      <w:r w:rsidRPr="002B571A">
        <w:rPr>
          <w:rFonts w:ascii="Calibri" w:hAnsi="Calibri" w:eastAsia="MS Mincho" w:cs="Calibri"/>
        </w:rPr>
        <w:t>Error handling and retry orchestration</w:t>
      </w:r>
    </w:p>
    <w:p w:rsidRPr="002B571A" w:rsidR="002B571A" w:rsidP="002B571A" w:rsidRDefault="002B571A" w14:paraId="5BF5AA17" w14:textId="77777777">
      <w:pPr>
        <w:numPr>
          <w:ilvl w:val="0"/>
          <w:numId w:val="79"/>
        </w:numPr>
        <w:rPr>
          <w:rFonts w:ascii="Calibri" w:hAnsi="Calibri" w:eastAsia="MS Mincho" w:cs="Calibri"/>
        </w:rPr>
      </w:pPr>
      <w:r w:rsidRPr="002B571A">
        <w:rPr>
          <w:rFonts w:ascii="Calibri" w:hAnsi="Calibri" w:eastAsia="MS Mincho" w:cs="Calibri"/>
        </w:rPr>
        <w:t>Human-in-the-loop escalation routing</w:t>
      </w:r>
    </w:p>
    <w:p w:rsidRPr="002B571A" w:rsidR="002B571A" w:rsidP="002B571A" w:rsidRDefault="002B571A" w14:paraId="7A8B2472" w14:textId="77777777">
      <w:pPr>
        <w:rPr>
          <w:rFonts w:ascii="Calibri" w:hAnsi="Calibri" w:eastAsia="MS Mincho" w:cs="Calibri"/>
        </w:rPr>
      </w:pPr>
      <w:r w:rsidRPr="002B571A">
        <w:rPr>
          <w:rFonts w:ascii="Calibri" w:hAnsi="Calibri" w:eastAsia="MS Mincho" w:cs="Calibri"/>
          <w:b/>
          <w:bCs/>
        </w:rPr>
        <w:t>Integration Points:</w:t>
      </w:r>
    </w:p>
    <w:p w:rsidRPr="002B571A" w:rsidR="002B571A" w:rsidP="002B571A" w:rsidRDefault="002B571A" w14:paraId="47021F6D" w14:textId="77777777">
      <w:pPr>
        <w:numPr>
          <w:ilvl w:val="0"/>
          <w:numId w:val="80"/>
        </w:numPr>
        <w:rPr>
          <w:rFonts w:ascii="Calibri" w:hAnsi="Calibri" w:eastAsia="MS Mincho" w:cs="Calibri"/>
        </w:rPr>
      </w:pPr>
      <w:proofErr w:type="gramStart"/>
      <w:r w:rsidRPr="002B571A">
        <w:rPr>
          <w:rFonts w:ascii="Calibri" w:hAnsi="Calibri" w:eastAsia="MS Mincho" w:cs="Calibri"/>
        </w:rPr>
        <w:t>Receives</w:t>
      </w:r>
      <w:proofErr w:type="gramEnd"/>
      <w:r w:rsidRPr="002B571A">
        <w:rPr>
          <w:rFonts w:ascii="Calibri" w:hAnsi="Calibri" w:eastAsia="MS Mincho" w:cs="Calibri"/>
        </w:rPr>
        <w:t xml:space="preserve"> events from </w:t>
      </w:r>
      <w:proofErr w:type="spellStart"/>
      <w:r w:rsidRPr="002B571A">
        <w:rPr>
          <w:rFonts w:ascii="Calibri" w:hAnsi="Calibri" w:eastAsia="MS Mincho" w:cs="Calibri"/>
        </w:rPr>
        <w:t>EventBridge</w:t>
      </w:r>
      <w:proofErr w:type="spellEnd"/>
    </w:p>
    <w:p w:rsidRPr="002B571A" w:rsidR="002B571A" w:rsidP="002B571A" w:rsidRDefault="002B571A" w14:paraId="377C75BC" w14:textId="77777777">
      <w:pPr>
        <w:numPr>
          <w:ilvl w:val="0"/>
          <w:numId w:val="80"/>
        </w:numPr>
        <w:rPr>
          <w:rFonts w:ascii="Calibri" w:hAnsi="Calibri" w:eastAsia="MS Mincho" w:cs="Calibri"/>
        </w:rPr>
      </w:pPr>
      <w:r w:rsidRPr="002B571A">
        <w:rPr>
          <w:rFonts w:ascii="Calibri" w:hAnsi="Calibri" w:eastAsia="MS Mincho" w:cs="Calibri"/>
        </w:rPr>
        <w:t>Dispatches tasks to SQS queues</w:t>
      </w:r>
    </w:p>
    <w:p w:rsidRPr="002B571A" w:rsidR="002B571A" w:rsidP="002B571A" w:rsidRDefault="002B571A" w14:paraId="3CBD7EAB" w14:textId="77777777">
      <w:pPr>
        <w:numPr>
          <w:ilvl w:val="0"/>
          <w:numId w:val="80"/>
        </w:numPr>
        <w:rPr>
          <w:rFonts w:ascii="Calibri" w:hAnsi="Calibri" w:eastAsia="MS Mincho" w:cs="Calibri"/>
        </w:rPr>
      </w:pPr>
      <w:r w:rsidRPr="002B571A">
        <w:rPr>
          <w:rFonts w:ascii="Calibri" w:hAnsi="Calibri" w:eastAsia="MS Mincho" w:cs="Calibri"/>
        </w:rPr>
        <w:t>Coordinates agent execution order</w:t>
      </w:r>
    </w:p>
    <w:p w:rsidRPr="002B571A" w:rsidR="002B571A" w:rsidP="002B571A" w:rsidRDefault="002B571A" w14:paraId="4CB14A00" w14:textId="77777777">
      <w:pPr>
        <w:numPr>
          <w:ilvl w:val="0"/>
          <w:numId w:val="80"/>
        </w:numPr>
        <w:rPr>
          <w:rFonts w:ascii="Calibri" w:hAnsi="Calibri" w:eastAsia="MS Mincho" w:cs="Calibri"/>
        </w:rPr>
      </w:pPr>
      <w:r w:rsidRPr="002B571A">
        <w:rPr>
          <w:rFonts w:ascii="Calibri" w:hAnsi="Calibri" w:eastAsia="MS Mincho" w:cs="Calibri"/>
        </w:rPr>
        <w:t>Persists workflow state to DynamoDB</w:t>
      </w:r>
    </w:p>
    <w:p w:rsidRPr="002B571A" w:rsidR="002B571A" w:rsidP="002B571A" w:rsidRDefault="002B571A" w14:paraId="4870C0B6" w14:textId="77777777">
      <w:pPr>
        <w:numPr>
          <w:ilvl w:val="0"/>
          <w:numId w:val="80"/>
        </w:numPr>
        <w:rPr>
          <w:rFonts w:ascii="Calibri" w:hAnsi="Calibri" w:eastAsia="MS Mincho" w:cs="Calibri"/>
        </w:rPr>
      </w:pPr>
      <w:r w:rsidRPr="002B571A">
        <w:rPr>
          <w:rFonts w:ascii="Calibri" w:hAnsi="Calibri" w:eastAsia="MS Mincho" w:cs="Calibri"/>
        </w:rPr>
        <w:t>Routes exceptions to human review queue</w:t>
      </w:r>
    </w:p>
    <w:p w:rsidRPr="00B67A11" w:rsidR="00B67A11" w:rsidP="00B67A11" w:rsidRDefault="00B67A11" w14:paraId="38258C4A" w14:textId="27D61D9D">
      <w:pPr>
        <w:pStyle w:val="Heading3"/>
      </w:pPr>
      <w:bookmarkStart w:name="_Toc220765338" w:id="120"/>
      <w:r w:rsidRPr="00B67A11">
        <w:t>4.</w:t>
      </w:r>
      <w:r w:rsidR="002B571A">
        <w:t>3</w:t>
      </w:r>
      <w:r w:rsidRPr="00B67A11">
        <w:t xml:space="preserve"> Component Responsibilities</w:t>
      </w:r>
      <w:bookmarkEnd w:id="12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7"/>
        <w:gridCol w:w="2480"/>
        <w:gridCol w:w="5303"/>
      </w:tblGrid>
      <w:tr w:rsidRPr="00B67A11" w:rsidR="00B67A11" w:rsidTr="00294D84" w14:paraId="01B5C9B5" w14:textId="77777777">
        <w:tc>
          <w:tcPr>
            <w:tcW w:w="0" w:type="auto"/>
            <w:hideMark/>
          </w:tcPr>
          <w:p w:rsidRPr="00B67A11" w:rsidR="00B67A11" w:rsidP="00B67A11" w:rsidRDefault="00B67A11" w14:paraId="1383CF1F" w14:textId="77777777">
            <w:pPr>
              <w:rPr>
                <w:rFonts w:ascii="Calibri" w:hAnsi="Calibri" w:eastAsia="MS Mincho" w:cs="Calibri"/>
                <w:b/>
                <w:bCs/>
              </w:rPr>
            </w:pPr>
            <w:r w:rsidRPr="00B67A11">
              <w:rPr>
                <w:rFonts w:ascii="Calibri" w:hAnsi="Calibri" w:eastAsia="MS Mincho" w:cs="Calibri"/>
                <w:b/>
                <w:bCs/>
              </w:rPr>
              <w:t>Layer</w:t>
            </w:r>
          </w:p>
        </w:tc>
        <w:tc>
          <w:tcPr>
            <w:tcW w:w="0" w:type="auto"/>
            <w:hideMark/>
          </w:tcPr>
          <w:p w:rsidRPr="00B67A11" w:rsidR="00B67A11" w:rsidP="00B67A11" w:rsidRDefault="00B67A11" w14:paraId="42ADA2BE" w14:textId="77777777">
            <w:pPr>
              <w:rPr>
                <w:rFonts w:ascii="Calibri" w:hAnsi="Calibri" w:eastAsia="MS Mincho" w:cs="Calibri"/>
                <w:b/>
                <w:bCs/>
              </w:rPr>
            </w:pPr>
            <w:r w:rsidRPr="00B67A11">
              <w:rPr>
                <w:rFonts w:ascii="Calibri" w:hAnsi="Calibri" w:eastAsia="MS Mincho" w:cs="Calibri"/>
                <w:b/>
                <w:bCs/>
              </w:rPr>
              <w:t>Component</w:t>
            </w:r>
          </w:p>
        </w:tc>
        <w:tc>
          <w:tcPr>
            <w:tcW w:w="0" w:type="auto"/>
            <w:hideMark/>
          </w:tcPr>
          <w:p w:rsidRPr="00B67A11" w:rsidR="00B67A11" w:rsidP="00B67A11" w:rsidRDefault="00B67A11" w14:paraId="1A491BA2" w14:textId="77777777">
            <w:pPr>
              <w:rPr>
                <w:rFonts w:ascii="Calibri" w:hAnsi="Calibri" w:eastAsia="MS Mincho" w:cs="Calibri"/>
                <w:b/>
                <w:bCs/>
              </w:rPr>
            </w:pPr>
            <w:r w:rsidRPr="00B67A11">
              <w:rPr>
                <w:rFonts w:ascii="Calibri" w:hAnsi="Calibri" w:eastAsia="MS Mincho" w:cs="Calibri"/>
                <w:b/>
                <w:bCs/>
              </w:rPr>
              <w:t>Responsibility</w:t>
            </w:r>
          </w:p>
        </w:tc>
      </w:tr>
      <w:tr w:rsidRPr="00B67A11" w:rsidR="00B67A11" w:rsidTr="00294D84" w14:paraId="02D5256C" w14:textId="77777777">
        <w:tc>
          <w:tcPr>
            <w:tcW w:w="0" w:type="auto"/>
            <w:hideMark/>
          </w:tcPr>
          <w:p w:rsidRPr="00B67A11" w:rsidR="00B67A11" w:rsidP="00B67A11" w:rsidRDefault="00B67A11" w14:paraId="3607CC8B" w14:textId="77777777">
            <w:pPr>
              <w:rPr>
                <w:rFonts w:ascii="Calibri" w:hAnsi="Calibri" w:eastAsia="MS Mincho" w:cs="Calibri"/>
              </w:rPr>
            </w:pPr>
            <w:r w:rsidRPr="00B67A11">
              <w:rPr>
                <w:rFonts w:ascii="Calibri" w:hAnsi="Calibri" w:eastAsia="MS Mincho" w:cs="Calibri"/>
              </w:rPr>
              <w:t>Presentation</w:t>
            </w:r>
          </w:p>
        </w:tc>
        <w:tc>
          <w:tcPr>
            <w:tcW w:w="0" w:type="auto"/>
            <w:hideMark/>
          </w:tcPr>
          <w:p w:rsidRPr="00B67A11" w:rsidR="00B67A11" w:rsidP="00B67A11" w:rsidRDefault="00B67A11" w14:paraId="643EB548" w14:textId="77777777">
            <w:pPr>
              <w:rPr>
                <w:rFonts w:ascii="Calibri" w:hAnsi="Calibri" w:eastAsia="MS Mincho" w:cs="Calibri"/>
              </w:rPr>
            </w:pPr>
            <w:r w:rsidRPr="00B67A11">
              <w:rPr>
                <w:rFonts w:ascii="Calibri" w:hAnsi="Calibri" w:eastAsia="MS Mincho" w:cs="Calibri"/>
              </w:rPr>
              <w:t>Operations Dashboard</w:t>
            </w:r>
          </w:p>
        </w:tc>
        <w:tc>
          <w:tcPr>
            <w:tcW w:w="0" w:type="auto"/>
            <w:hideMark/>
          </w:tcPr>
          <w:p w:rsidRPr="00B67A11" w:rsidR="00B67A11" w:rsidP="00B67A11" w:rsidRDefault="00B67A11" w14:paraId="54BD7242" w14:textId="77777777">
            <w:pPr>
              <w:rPr>
                <w:rFonts w:ascii="Calibri" w:hAnsi="Calibri" w:eastAsia="MS Mincho" w:cs="Calibri"/>
              </w:rPr>
            </w:pPr>
            <w:r w:rsidRPr="00B67A11">
              <w:rPr>
                <w:rFonts w:ascii="Calibri" w:hAnsi="Calibri" w:eastAsia="MS Mincho" w:cs="Calibri"/>
              </w:rPr>
              <w:t>Review queue, file status, metrics</w:t>
            </w:r>
          </w:p>
        </w:tc>
      </w:tr>
      <w:tr w:rsidRPr="00B67A11" w:rsidR="00B67A11" w:rsidTr="00294D84" w14:paraId="5D5673E4" w14:textId="77777777">
        <w:tc>
          <w:tcPr>
            <w:tcW w:w="0" w:type="auto"/>
            <w:hideMark/>
          </w:tcPr>
          <w:p w:rsidRPr="00B67A11" w:rsidR="00B67A11" w:rsidP="00B67A11" w:rsidRDefault="00B67A11" w14:paraId="460952BC" w14:textId="77777777">
            <w:pPr>
              <w:rPr>
                <w:rFonts w:ascii="Calibri" w:hAnsi="Calibri" w:eastAsia="MS Mincho" w:cs="Calibri"/>
              </w:rPr>
            </w:pPr>
            <w:r w:rsidRPr="00B67A11">
              <w:rPr>
                <w:rFonts w:ascii="Calibri" w:hAnsi="Calibri" w:eastAsia="MS Mincho" w:cs="Calibri"/>
              </w:rPr>
              <w:t>API Gateway</w:t>
            </w:r>
          </w:p>
        </w:tc>
        <w:tc>
          <w:tcPr>
            <w:tcW w:w="0" w:type="auto"/>
            <w:hideMark/>
          </w:tcPr>
          <w:p w:rsidRPr="00B67A11" w:rsidR="00B67A11" w:rsidP="00B67A11" w:rsidRDefault="00B67A11" w14:paraId="6EB7E078" w14:textId="77777777">
            <w:pPr>
              <w:rPr>
                <w:rFonts w:ascii="Calibri" w:hAnsi="Calibri" w:eastAsia="MS Mincho" w:cs="Calibri"/>
              </w:rPr>
            </w:pPr>
            <w:r w:rsidRPr="00B67A11">
              <w:rPr>
                <w:rFonts w:ascii="Calibri" w:hAnsi="Calibri" w:eastAsia="MS Mincho" w:cs="Calibri"/>
              </w:rPr>
              <w:t>API Gateway</w:t>
            </w:r>
          </w:p>
        </w:tc>
        <w:tc>
          <w:tcPr>
            <w:tcW w:w="0" w:type="auto"/>
            <w:hideMark/>
          </w:tcPr>
          <w:p w:rsidRPr="00B67A11" w:rsidR="00B67A11" w:rsidP="00B67A11" w:rsidRDefault="00B67A11" w14:paraId="1F2B5B33" w14:textId="77777777">
            <w:pPr>
              <w:rPr>
                <w:rFonts w:ascii="Calibri" w:hAnsi="Calibri" w:eastAsia="MS Mincho" w:cs="Calibri"/>
              </w:rPr>
            </w:pPr>
            <w:r w:rsidRPr="00B67A11">
              <w:rPr>
                <w:rFonts w:ascii="Calibri" w:hAnsi="Calibri" w:eastAsia="MS Mincho" w:cs="Calibri"/>
              </w:rPr>
              <w:t>Authentication, rate limiting, routing</w:t>
            </w:r>
          </w:p>
        </w:tc>
      </w:tr>
      <w:tr w:rsidRPr="00B67A11" w:rsidR="00B67A11" w:rsidTr="00294D84" w14:paraId="040080FC" w14:textId="77777777">
        <w:tc>
          <w:tcPr>
            <w:tcW w:w="0" w:type="auto"/>
            <w:hideMark/>
          </w:tcPr>
          <w:p w:rsidRPr="00B67A11" w:rsidR="00B67A11" w:rsidP="00B67A11" w:rsidRDefault="00B67A11" w14:paraId="58A8CCCA" w14:textId="77777777">
            <w:pPr>
              <w:rPr>
                <w:rFonts w:ascii="Calibri" w:hAnsi="Calibri" w:eastAsia="MS Mincho" w:cs="Calibri"/>
              </w:rPr>
            </w:pPr>
            <w:r w:rsidRPr="00B67A11">
              <w:rPr>
                <w:rFonts w:ascii="Calibri" w:hAnsi="Calibri" w:eastAsia="MS Mincho" w:cs="Calibri"/>
              </w:rPr>
              <w:t>Orchestration</w:t>
            </w:r>
          </w:p>
        </w:tc>
        <w:tc>
          <w:tcPr>
            <w:tcW w:w="0" w:type="auto"/>
            <w:hideMark/>
          </w:tcPr>
          <w:p w:rsidRPr="00B67A11" w:rsidR="00B67A11" w:rsidP="00B67A11" w:rsidRDefault="00B67A11" w14:paraId="5EC54EDA" w14:textId="77777777">
            <w:pPr>
              <w:rPr>
                <w:rFonts w:ascii="Calibri" w:hAnsi="Calibri" w:eastAsia="MS Mincho" w:cs="Calibri"/>
              </w:rPr>
            </w:pPr>
            <w:proofErr w:type="spellStart"/>
            <w:r w:rsidRPr="00B67A11">
              <w:rPr>
                <w:rFonts w:ascii="Calibri" w:hAnsi="Calibri" w:eastAsia="MS Mincho" w:cs="Calibri"/>
              </w:rPr>
              <w:t>EventBridge</w:t>
            </w:r>
            <w:proofErr w:type="spellEnd"/>
          </w:p>
        </w:tc>
        <w:tc>
          <w:tcPr>
            <w:tcW w:w="0" w:type="auto"/>
            <w:hideMark/>
          </w:tcPr>
          <w:p w:rsidRPr="00B67A11" w:rsidR="00B67A11" w:rsidP="00B67A11" w:rsidRDefault="00B67A11" w14:paraId="526EE97F" w14:textId="77777777">
            <w:pPr>
              <w:rPr>
                <w:rFonts w:ascii="Calibri" w:hAnsi="Calibri" w:eastAsia="MS Mincho" w:cs="Calibri"/>
              </w:rPr>
            </w:pPr>
            <w:r w:rsidRPr="00B67A11">
              <w:rPr>
                <w:rFonts w:ascii="Calibri" w:hAnsi="Calibri" w:eastAsia="MS Mincho" w:cs="Calibri"/>
              </w:rPr>
              <w:t>Event routing, scheduling</w:t>
            </w:r>
          </w:p>
        </w:tc>
      </w:tr>
      <w:tr w:rsidRPr="00B67A11" w:rsidR="00B67A11" w:rsidTr="00294D84" w14:paraId="550DC947" w14:textId="77777777">
        <w:tc>
          <w:tcPr>
            <w:tcW w:w="0" w:type="auto"/>
            <w:hideMark/>
          </w:tcPr>
          <w:p w:rsidRPr="00B67A11" w:rsidR="00B67A11" w:rsidP="00B67A11" w:rsidRDefault="00B67A11" w14:paraId="226100D7" w14:textId="77777777">
            <w:pPr>
              <w:rPr>
                <w:rFonts w:ascii="Calibri" w:hAnsi="Calibri" w:eastAsia="MS Mincho" w:cs="Calibri"/>
              </w:rPr>
            </w:pPr>
            <w:r w:rsidRPr="00B67A11">
              <w:rPr>
                <w:rFonts w:ascii="Calibri" w:hAnsi="Calibri" w:eastAsia="MS Mincho" w:cs="Calibri"/>
              </w:rPr>
              <w:t>Orchestration</w:t>
            </w:r>
          </w:p>
        </w:tc>
        <w:tc>
          <w:tcPr>
            <w:tcW w:w="0" w:type="auto"/>
            <w:hideMark/>
          </w:tcPr>
          <w:p w:rsidRPr="00B67A11" w:rsidR="00B67A11" w:rsidP="00B67A11" w:rsidRDefault="0019742C" w14:paraId="7E6A01E8" w14:textId="3DBBFACF">
            <w:pPr>
              <w:rPr>
                <w:rFonts w:ascii="Calibri" w:hAnsi="Calibri" w:eastAsia="MS Mincho" w:cs="Calibri"/>
              </w:rPr>
            </w:pPr>
            <w:r w:rsidRPr="0019742C">
              <w:rPr>
                <w:rFonts w:ascii="Calibri" w:hAnsi="Calibri" w:eastAsia="MS Mincho" w:cs="Calibri"/>
              </w:rPr>
              <w:t xml:space="preserve">AWS </w:t>
            </w:r>
            <w:proofErr w:type="spellStart"/>
            <w:r w:rsidRPr="0019742C">
              <w:rPr>
                <w:rFonts w:ascii="Calibri" w:hAnsi="Calibri" w:eastAsia="MS Mincho" w:cs="Calibri"/>
              </w:rPr>
              <w:t>Agentcore</w:t>
            </w:r>
            <w:proofErr w:type="spellEnd"/>
          </w:p>
        </w:tc>
        <w:tc>
          <w:tcPr>
            <w:tcW w:w="0" w:type="auto"/>
            <w:hideMark/>
          </w:tcPr>
          <w:p w:rsidRPr="00B67A11" w:rsidR="00B67A11" w:rsidP="00B67A11" w:rsidRDefault="0019742C" w14:paraId="43D81E43" w14:textId="35624A6A">
            <w:pPr>
              <w:rPr>
                <w:rFonts w:ascii="Calibri" w:hAnsi="Calibri" w:eastAsia="MS Mincho" w:cs="Calibri"/>
              </w:rPr>
            </w:pPr>
            <w:r w:rsidRPr="0019742C">
              <w:rPr>
                <w:rFonts w:ascii="Calibri" w:hAnsi="Calibri" w:eastAsia="MS Mincho" w:cs="Calibri"/>
              </w:rPr>
              <w:t>Multi-agent orchestration, workflow coordination</w:t>
            </w:r>
          </w:p>
        </w:tc>
      </w:tr>
      <w:tr w:rsidRPr="00B67A11" w:rsidR="00B67A11" w:rsidTr="00294D84" w14:paraId="7A24C7D2" w14:textId="77777777">
        <w:tc>
          <w:tcPr>
            <w:tcW w:w="0" w:type="auto"/>
            <w:hideMark/>
          </w:tcPr>
          <w:p w:rsidRPr="00B67A11" w:rsidR="00B67A11" w:rsidP="00B67A11" w:rsidRDefault="00B67A11" w14:paraId="0CEF99F0" w14:textId="77777777">
            <w:pPr>
              <w:rPr>
                <w:rFonts w:ascii="Calibri" w:hAnsi="Calibri" w:eastAsia="MS Mincho" w:cs="Calibri"/>
              </w:rPr>
            </w:pPr>
            <w:r w:rsidRPr="00B67A11">
              <w:rPr>
                <w:rFonts w:ascii="Calibri" w:hAnsi="Calibri" w:eastAsia="MS Mincho" w:cs="Calibri"/>
              </w:rPr>
              <w:t>Orchestration</w:t>
            </w:r>
          </w:p>
        </w:tc>
        <w:tc>
          <w:tcPr>
            <w:tcW w:w="0" w:type="auto"/>
            <w:hideMark/>
          </w:tcPr>
          <w:p w:rsidRPr="00B67A11" w:rsidR="00B67A11" w:rsidP="00B67A11" w:rsidRDefault="00B67A11" w14:paraId="5EF14A4D" w14:textId="77777777">
            <w:pPr>
              <w:rPr>
                <w:rFonts w:ascii="Calibri" w:hAnsi="Calibri" w:eastAsia="MS Mincho" w:cs="Calibri"/>
              </w:rPr>
            </w:pPr>
            <w:r w:rsidRPr="00B67A11">
              <w:rPr>
                <w:rFonts w:ascii="Calibri" w:hAnsi="Calibri" w:eastAsia="MS Mincho" w:cs="Calibri"/>
              </w:rPr>
              <w:t>SQS</w:t>
            </w:r>
          </w:p>
        </w:tc>
        <w:tc>
          <w:tcPr>
            <w:tcW w:w="0" w:type="auto"/>
            <w:hideMark/>
          </w:tcPr>
          <w:p w:rsidRPr="00B67A11" w:rsidR="00B67A11" w:rsidP="00B67A11" w:rsidRDefault="00B67A11" w14:paraId="69BC5C10" w14:textId="77777777">
            <w:pPr>
              <w:rPr>
                <w:rFonts w:ascii="Calibri" w:hAnsi="Calibri" w:eastAsia="MS Mincho" w:cs="Calibri"/>
              </w:rPr>
            </w:pPr>
            <w:r w:rsidRPr="00B67A11">
              <w:rPr>
                <w:rFonts w:ascii="Calibri" w:hAnsi="Calibri" w:eastAsia="MS Mincho" w:cs="Calibri"/>
              </w:rPr>
              <w:t>Decoupled processing, buffering</w:t>
            </w:r>
          </w:p>
        </w:tc>
      </w:tr>
      <w:tr w:rsidRPr="00B67A11" w:rsidR="00B67A11" w:rsidTr="00294D84" w14:paraId="2280A96F" w14:textId="77777777">
        <w:tc>
          <w:tcPr>
            <w:tcW w:w="0" w:type="auto"/>
            <w:hideMark/>
          </w:tcPr>
          <w:p w:rsidRPr="00B67A11" w:rsidR="00B67A11" w:rsidP="00B67A11" w:rsidRDefault="00B67A11" w14:paraId="7012C6B6" w14:textId="77777777">
            <w:pPr>
              <w:rPr>
                <w:rFonts w:ascii="Calibri" w:hAnsi="Calibri" w:eastAsia="MS Mincho" w:cs="Calibri"/>
              </w:rPr>
            </w:pPr>
            <w:r w:rsidRPr="00B67A11">
              <w:rPr>
                <w:rFonts w:ascii="Calibri" w:hAnsi="Calibri" w:eastAsia="MS Mincho" w:cs="Calibri"/>
              </w:rPr>
              <w:t>AI Processing</w:t>
            </w:r>
          </w:p>
        </w:tc>
        <w:tc>
          <w:tcPr>
            <w:tcW w:w="0" w:type="auto"/>
            <w:hideMark/>
          </w:tcPr>
          <w:p w:rsidRPr="00B67A11" w:rsidR="00B67A11" w:rsidP="00B67A11" w:rsidRDefault="00B67A11" w14:paraId="1B5E2509" w14:textId="77777777">
            <w:pPr>
              <w:rPr>
                <w:rFonts w:ascii="Calibri" w:hAnsi="Calibri" w:eastAsia="MS Mincho" w:cs="Calibri"/>
              </w:rPr>
            </w:pPr>
            <w:r w:rsidRPr="00B67A11">
              <w:rPr>
                <w:rFonts w:ascii="Calibri" w:hAnsi="Calibri" w:eastAsia="MS Mincho" w:cs="Calibri"/>
              </w:rPr>
              <w:t>IDP Agent</w:t>
            </w:r>
          </w:p>
        </w:tc>
        <w:tc>
          <w:tcPr>
            <w:tcW w:w="0" w:type="auto"/>
            <w:hideMark/>
          </w:tcPr>
          <w:p w:rsidRPr="00B67A11" w:rsidR="00B67A11" w:rsidP="00B67A11" w:rsidRDefault="00B67A11" w14:paraId="05BF99EC" w14:textId="77777777">
            <w:pPr>
              <w:rPr>
                <w:rFonts w:ascii="Calibri" w:hAnsi="Calibri" w:eastAsia="MS Mincho" w:cs="Calibri"/>
              </w:rPr>
            </w:pPr>
            <w:r w:rsidRPr="00B67A11">
              <w:rPr>
                <w:rFonts w:ascii="Calibri" w:hAnsi="Calibri" w:eastAsia="MS Mincho" w:cs="Calibri"/>
              </w:rPr>
              <w:t>Document structure extraction</w:t>
            </w:r>
          </w:p>
        </w:tc>
      </w:tr>
      <w:tr w:rsidRPr="00B67A11" w:rsidR="00B67A11" w:rsidTr="00294D84" w14:paraId="1CFFE7BA" w14:textId="77777777">
        <w:tc>
          <w:tcPr>
            <w:tcW w:w="0" w:type="auto"/>
            <w:hideMark/>
          </w:tcPr>
          <w:p w:rsidRPr="00B67A11" w:rsidR="00B67A11" w:rsidP="00B67A11" w:rsidRDefault="00B67A11" w14:paraId="3CF0D1BB" w14:textId="77777777">
            <w:pPr>
              <w:rPr>
                <w:rFonts w:ascii="Calibri" w:hAnsi="Calibri" w:eastAsia="MS Mincho" w:cs="Calibri"/>
              </w:rPr>
            </w:pPr>
            <w:r w:rsidRPr="00B67A11">
              <w:rPr>
                <w:rFonts w:ascii="Calibri" w:hAnsi="Calibri" w:eastAsia="MS Mincho" w:cs="Calibri"/>
              </w:rPr>
              <w:t>AI Processing</w:t>
            </w:r>
          </w:p>
        </w:tc>
        <w:tc>
          <w:tcPr>
            <w:tcW w:w="0" w:type="auto"/>
            <w:hideMark/>
          </w:tcPr>
          <w:p w:rsidRPr="00B67A11" w:rsidR="00B67A11" w:rsidP="00B67A11" w:rsidRDefault="00B67A11" w14:paraId="7DAAB491" w14:textId="77777777">
            <w:pPr>
              <w:rPr>
                <w:rFonts w:ascii="Calibri" w:hAnsi="Calibri" w:eastAsia="MS Mincho" w:cs="Calibri"/>
              </w:rPr>
            </w:pPr>
            <w:r w:rsidRPr="00B67A11">
              <w:rPr>
                <w:rFonts w:ascii="Calibri" w:hAnsi="Calibri" w:eastAsia="MS Mincho" w:cs="Calibri"/>
              </w:rPr>
              <w:t>Validator Agent</w:t>
            </w:r>
          </w:p>
        </w:tc>
        <w:tc>
          <w:tcPr>
            <w:tcW w:w="0" w:type="auto"/>
            <w:hideMark/>
          </w:tcPr>
          <w:p w:rsidRPr="00B67A11" w:rsidR="00B67A11" w:rsidP="00B67A11" w:rsidRDefault="00B67A11" w14:paraId="18DE2360" w14:textId="77777777">
            <w:pPr>
              <w:rPr>
                <w:rFonts w:ascii="Calibri" w:hAnsi="Calibri" w:eastAsia="MS Mincho" w:cs="Calibri"/>
              </w:rPr>
            </w:pPr>
            <w:r w:rsidRPr="00B67A11">
              <w:rPr>
                <w:rFonts w:ascii="Calibri" w:hAnsi="Calibri" w:eastAsia="MS Mincho" w:cs="Calibri"/>
              </w:rPr>
              <w:t>Schema validation, rule generation</w:t>
            </w:r>
          </w:p>
        </w:tc>
      </w:tr>
      <w:tr w:rsidRPr="00B67A11" w:rsidR="00B67A11" w:rsidTr="00294D84" w14:paraId="1E324D10" w14:textId="77777777">
        <w:tc>
          <w:tcPr>
            <w:tcW w:w="0" w:type="auto"/>
            <w:hideMark/>
          </w:tcPr>
          <w:p w:rsidRPr="00B67A11" w:rsidR="00B67A11" w:rsidP="00B67A11" w:rsidRDefault="00B67A11" w14:paraId="206999D9" w14:textId="77777777">
            <w:pPr>
              <w:rPr>
                <w:rFonts w:ascii="Calibri" w:hAnsi="Calibri" w:eastAsia="MS Mincho" w:cs="Calibri"/>
              </w:rPr>
            </w:pPr>
            <w:r w:rsidRPr="00B67A11">
              <w:rPr>
                <w:rFonts w:ascii="Calibri" w:hAnsi="Calibri" w:eastAsia="MS Mincho" w:cs="Calibri"/>
              </w:rPr>
              <w:t>AI Processing</w:t>
            </w:r>
          </w:p>
        </w:tc>
        <w:tc>
          <w:tcPr>
            <w:tcW w:w="0" w:type="auto"/>
            <w:hideMark/>
          </w:tcPr>
          <w:p w:rsidRPr="00B67A11" w:rsidR="00B67A11" w:rsidP="00B67A11" w:rsidRDefault="00B67A11" w14:paraId="0E3FD40E" w14:textId="77777777">
            <w:pPr>
              <w:rPr>
                <w:rFonts w:ascii="Calibri" w:hAnsi="Calibri" w:eastAsia="MS Mincho" w:cs="Calibri"/>
              </w:rPr>
            </w:pPr>
            <w:r w:rsidRPr="00B67A11">
              <w:rPr>
                <w:rFonts w:ascii="Calibri" w:hAnsi="Calibri" w:eastAsia="MS Mincho" w:cs="Calibri"/>
              </w:rPr>
              <w:t>Transformation Agent</w:t>
            </w:r>
          </w:p>
        </w:tc>
        <w:tc>
          <w:tcPr>
            <w:tcW w:w="0" w:type="auto"/>
            <w:hideMark/>
          </w:tcPr>
          <w:p w:rsidRPr="00B67A11" w:rsidR="00B67A11" w:rsidP="00B67A11" w:rsidRDefault="00B67A11" w14:paraId="41B6D5BB" w14:textId="77777777">
            <w:pPr>
              <w:rPr>
                <w:rFonts w:ascii="Calibri" w:hAnsi="Calibri" w:eastAsia="MS Mincho" w:cs="Calibri"/>
              </w:rPr>
            </w:pPr>
            <w:r w:rsidRPr="00B67A11">
              <w:rPr>
                <w:rFonts w:ascii="Calibri" w:hAnsi="Calibri" w:eastAsia="MS Mincho" w:cs="Calibri"/>
              </w:rPr>
              <w:t>Data transformation, normalization</w:t>
            </w:r>
          </w:p>
        </w:tc>
      </w:tr>
      <w:tr w:rsidRPr="00B67A11" w:rsidR="00B67A11" w:rsidTr="00294D84" w14:paraId="4A34D2DC" w14:textId="77777777">
        <w:tc>
          <w:tcPr>
            <w:tcW w:w="0" w:type="auto"/>
            <w:hideMark/>
          </w:tcPr>
          <w:p w:rsidRPr="00B67A11" w:rsidR="00B67A11" w:rsidP="00B67A11" w:rsidRDefault="00B67A11" w14:paraId="0AC32865" w14:textId="77777777">
            <w:pPr>
              <w:rPr>
                <w:rFonts w:ascii="Calibri" w:hAnsi="Calibri" w:eastAsia="MS Mincho" w:cs="Calibri"/>
              </w:rPr>
            </w:pPr>
            <w:r w:rsidRPr="00B67A11">
              <w:rPr>
                <w:rFonts w:ascii="Calibri" w:hAnsi="Calibri" w:eastAsia="MS Mincho" w:cs="Calibri"/>
              </w:rPr>
              <w:t>AI Processing</w:t>
            </w:r>
          </w:p>
        </w:tc>
        <w:tc>
          <w:tcPr>
            <w:tcW w:w="0" w:type="auto"/>
            <w:hideMark/>
          </w:tcPr>
          <w:p w:rsidRPr="00B67A11" w:rsidR="00B67A11" w:rsidP="00B67A11" w:rsidRDefault="00B67A11" w14:paraId="7BF16C66" w14:textId="77777777">
            <w:pPr>
              <w:rPr>
                <w:rFonts w:ascii="Calibri" w:hAnsi="Calibri" w:eastAsia="MS Mincho" w:cs="Calibri"/>
              </w:rPr>
            </w:pPr>
            <w:r w:rsidRPr="00B67A11">
              <w:rPr>
                <w:rFonts w:ascii="Calibri" w:hAnsi="Calibri" w:eastAsia="MS Mincho" w:cs="Calibri"/>
              </w:rPr>
              <w:t>Compliance Agent</w:t>
            </w:r>
          </w:p>
        </w:tc>
        <w:tc>
          <w:tcPr>
            <w:tcW w:w="0" w:type="auto"/>
            <w:hideMark/>
          </w:tcPr>
          <w:p w:rsidRPr="00B67A11" w:rsidR="00B67A11" w:rsidP="00B67A11" w:rsidRDefault="00B67A11" w14:paraId="77D890B8" w14:textId="77777777">
            <w:pPr>
              <w:rPr>
                <w:rFonts w:ascii="Calibri" w:hAnsi="Calibri" w:eastAsia="MS Mincho" w:cs="Calibri"/>
              </w:rPr>
            </w:pPr>
            <w:r w:rsidRPr="00B67A11">
              <w:rPr>
                <w:rFonts w:ascii="Calibri" w:hAnsi="Calibri" w:eastAsia="MS Mincho" w:cs="Calibri"/>
              </w:rPr>
              <w:t>Business rule validation</w:t>
            </w:r>
          </w:p>
        </w:tc>
      </w:tr>
      <w:tr w:rsidRPr="00B67A11" w:rsidR="00B67A11" w:rsidTr="00294D84" w14:paraId="6FF217FE" w14:textId="77777777">
        <w:tc>
          <w:tcPr>
            <w:tcW w:w="0" w:type="auto"/>
            <w:hideMark/>
          </w:tcPr>
          <w:p w:rsidRPr="00B67A11" w:rsidR="00B67A11" w:rsidP="00B67A11" w:rsidRDefault="00B67A11" w14:paraId="678A310A" w14:textId="77777777">
            <w:pPr>
              <w:rPr>
                <w:rFonts w:ascii="Calibri" w:hAnsi="Calibri" w:eastAsia="MS Mincho" w:cs="Calibri"/>
              </w:rPr>
            </w:pPr>
            <w:r w:rsidRPr="00B67A11">
              <w:rPr>
                <w:rFonts w:ascii="Calibri" w:hAnsi="Calibri" w:eastAsia="MS Mincho" w:cs="Calibri"/>
              </w:rPr>
              <w:t>Output</w:t>
            </w:r>
          </w:p>
        </w:tc>
        <w:tc>
          <w:tcPr>
            <w:tcW w:w="0" w:type="auto"/>
            <w:hideMark/>
          </w:tcPr>
          <w:p w:rsidRPr="00B67A11" w:rsidR="00B67A11" w:rsidP="00B67A11" w:rsidRDefault="00B67A11" w14:paraId="3B8834C9" w14:textId="77777777">
            <w:pPr>
              <w:rPr>
                <w:rFonts w:ascii="Calibri" w:hAnsi="Calibri" w:eastAsia="MS Mincho" w:cs="Calibri"/>
              </w:rPr>
            </w:pPr>
            <w:r w:rsidRPr="00B67A11">
              <w:rPr>
                <w:rFonts w:ascii="Calibri" w:hAnsi="Calibri" w:eastAsia="MS Mincho" w:cs="Calibri"/>
              </w:rPr>
              <w:t>ACH Generator</w:t>
            </w:r>
          </w:p>
        </w:tc>
        <w:tc>
          <w:tcPr>
            <w:tcW w:w="0" w:type="auto"/>
            <w:hideMark/>
          </w:tcPr>
          <w:p w:rsidRPr="00B67A11" w:rsidR="00B67A11" w:rsidP="00B67A11" w:rsidRDefault="00B67A11" w14:paraId="735DC8ED" w14:textId="77777777">
            <w:pPr>
              <w:rPr>
                <w:rFonts w:ascii="Calibri" w:hAnsi="Calibri" w:eastAsia="MS Mincho" w:cs="Calibri"/>
              </w:rPr>
            </w:pPr>
            <w:r w:rsidRPr="00B67A11">
              <w:rPr>
                <w:rFonts w:ascii="Calibri" w:hAnsi="Calibri" w:eastAsia="MS Mincho" w:cs="Calibri"/>
              </w:rPr>
              <w:t>ACH file creation (NACHA compliant)</w:t>
            </w:r>
          </w:p>
        </w:tc>
      </w:tr>
      <w:tr w:rsidRPr="00B67A11" w:rsidR="00B67A11" w:rsidTr="00294D84" w14:paraId="46FFE174" w14:textId="77777777">
        <w:tc>
          <w:tcPr>
            <w:tcW w:w="0" w:type="auto"/>
            <w:hideMark/>
          </w:tcPr>
          <w:p w:rsidRPr="00B67A11" w:rsidR="00B67A11" w:rsidP="00B67A11" w:rsidRDefault="00B67A11" w14:paraId="358F5AB1" w14:textId="77777777">
            <w:pPr>
              <w:rPr>
                <w:rFonts w:ascii="Calibri" w:hAnsi="Calibri" w:eastAsia="MS Mincho" w:cs="Calibri"/>
              </w:rPr>
            </w:pPr>
            <w:r w:rsidRPr="00B67A11">
              <w:rPr>
                <w:rFonts w:ascii="Calibri" w:hAnsi="Calibri" w:eastAsia="MS Mincho" w:cs="Calibri"/>
              </w:rPr>
              <w:t>Output</w:t>
            </w:r>
          </w:p>
        </w:tc>
        <w:tc>
          <w:tcPr>
            <w:tcW w:w="0" w:type="auto"/>
            <w:hideMark/>
          </w:tcPr>
          <w:p w:rsidRPr="00B67A11" w:rsidR="00B67A11" w:rsidP="00B67A11" w:rsidRDefault="00B67A11" w14:paraId="57971609" w14:textId="77777777">
            <w:pPr>
              <w:rPr>
                <w:rFonts w:ascii="Calibri" w:hAnsi="Calibri" w:eastAsia="MS Mincho" w:cs="Calibri"/>
              </w:rPr>
            </w:pPr>
            <w:r w:rsidRPr="00B67A11">
              <w:rPr>
                <w:rFonts w:ascii="Calibri" w:hAnsi="Calibri" w:eastAsia="MS Mincho" w:cs="Calibri"/>
              </w:rPr>
              <w:t>XML Generator</w:t>
            </w:r>
          </w:p>
        </w:tc>
        <w:tc>
          <w:tcPr>
            <w:tcW w:w="0" w:type="auto"/>
            <w:hideMark/>
          </w:tcPr>
          <w:p w:rsidRPr="00B67A11" w:rsidR="00B67A11" w:rsidP="00B67A11" w:rsidRDefault="00B67A11" w14:paraId="5A353A06" w14:textId="77777777">
            <w:pPr>
              <w:rPr>
                <w:rFonts w:ascii="Calibri" w:hAnsi="Calibri" w:eastAsia="MS Mincho" w:cs="Calibri"/>
              </w:rPr>
            </w:pPr>
            <w:r w:rsidRPr="00B67A11">
              <w:rPr>
                <w:rFonts w:ascii="Calibri" w:hAnsi="Calibri" w:eastAsia="MS Mincho" w:cs="Calibri"/>
              </w:rPr>
              <w:t>Relius import file creation</w:t>
            </w:r>
          </w:p>
        </w:tc>
      </w:tr>
      <w:tr w:rsidRPr="00B67A11" w:rsidR="00B67A11" w:rsidTr="00294D84" w14:paraId="153C15F2" w14:textId="77777777">
        <w:tc>
          <w:tcPr>
            <w:tcW w:w="0" w:type="auto"/>
            <w:hideMark/>
          </w:tcPr>
          <w:p w:rsidRPr="00B67A11" w:rsidR="00B67A11" w:rsidP="00B67A11" w:rsidRDefault="00B67A11" w14:paraId="617900D8" w14:textId="77777777">
            <w:pPr>
              <w:rPr>
                <w:rFonts w:ascii="Calibri" w:hAnsi="Calibri" w:eastAsia="MS Mincho" w:cs="Calibri"/>
              </w:rPr>
            </w:pPr>
            <w:r w:rsidRPr="00B67A11">
              <w:rPr>
                <w:rFonts w:ascii="Calibri" w:hAnsi="Calibri" w:eastAsia="MS Mincho" w:cs="Calibri"/>
              </w:rPr>
              <w:t>Data</w:t>
            </w:r>
          </w:p>
        </w:tc>
        <w:tc>
          <w:tcPr>
            <w:tcW w:w="0" w:type="auto"/>
            <w:hideMark/>
          </w:tcPr>
          <w:p w:rsidRPr="00B67A11" w:rsidR="00B67A11" w:rsidP="00B67A11" w:rsidRDefault="00B67A11" w14:paraId="7A225946" w14:textId="77777777">
            <w:pPr>
              <w:rPr>
                <w:rFonts w:ascii="Calibri" w:hAnsi="Calibri" w:eastAsia="MS Mincho" w:cs="Calibri"/>
              </w:rPr>
            </w:pPr>
            <w:r w:rsidRPr="00B67A11">
              <w:rPr>
                <w:rFonts w:ascii="Calibri" w:hAnsi="Calibri" w:eastAsia="MS Mincho" w:cs="Calibri"/>
              </w:rPr>
              <w:t>S3</w:t>
            </w:r>
          </w:p>
        </w:tc>
        <w:tc>
          <w:tcPr>
            <w:tcW w:w="0" w:type="auto"/>
            <w:hideMark/>
          </w:tcPr>
          <w:p w:rsidRPr="00B67A11" w:rsidR="00B67A11" w:rsidP="00B67A11" w:rsidRDefault="00B67A11" w14:paraId="12C7C779" w14:textId="77777777">
            <w:pPr>
              <w:rPr>
                <w:rFonts w:ascii="Calibri" w:hAnsi="Calibri" w:eastAsia="MS Mincho" w:cs="Calibri"/>
              </w:rPr>
            </w:pPr>
            <w:r w:rsidRPr="00B67A11">
              <w:rPr>
                <w:rFonts w:ascii="Calibri" w:hAnsi="Calibri" w:eastAsia="MS Mincho" w:cs="Calibri"/>
              </w:rPr>
              <w:t>File storage (raw, processed, archive)</w:t>
            </w:r>
          </w:p>
        </w:tc>
      </w:tr>
      <w:tr w:rsidRPr="00B67A11" w:rsidR="00B67A11" w:rsidTr="00294D84" w14:paraId="34E1AAA9" w14:textId="77777777">
        <w:tc>
          <w:tcPr>
            <w:tcW w:w="0" w:type="auto"/>
            <w:hideMark/>
          </w:tcPr>
          <w:p w:rsidRPr="00B67A11" w:rsidR="00B67A11" w:rsidP="00B67A11" w:rsidRDefault="00B67A11" w14:paraId="3D22A61A" w14:textId="77777777">
            <w:pPr>
              <w:rPr>
                <w:rFonts w:ascii="Calibri" w:hAnsi="Calibri" w:eastAsia="MS Mincho" w:cs="Calibri"/>
              </w:rPr>
            </w:pPr>
            <w:r w:rsidRPr="00B67A11">
              <w:rPr>
                <w:rFonts w:ascii="Calibri" w:hAnsi="Calibri" w:eastAsia="MS Mincho" w:cs="Calibri"/>
              </w:rPr>
              <w:t>Data</w:t>
            </w:r>
          </w:p>
        </w:tc>
        <w:tc>
          <w:tcPr>
            <w:tcW w:w="0" w:type="auto"/>
            <w:hideMark/>
          </w:tcPr>
          <w:p w:rsidRPr="00B67A11" w:rsidR="00B67A11" w:rsidP="00B67A11" w:rsidRDefault="00B67A11" w14:paraId="754B0E55" w14:textId="77777777">
            <w:pPr>
              <w:rPr>
                <w:rFonts w:ascii="Calibri" w:hAnsi="Calibri" w:eastAsia="MS Mincho" w:cs="Calibri"/>
              </w:rPr>
            </w:pPr>
            <w:r w:rsidRPr="00B67A11">
              <w:rPr>
                <w:rFonts w:ascii="Calibri" w:hAnsi="Calibri" w:eastAsia="MS Mincho" w:cs="Calibri"/>
              </w:rPr>
              <w:t>Redis</w:t>
            </w:r>
          </w:p>
        </w:tc>
        <w:tc>
          <w:tcPr>
            <w:tcW w:w="0" w:type="auto"/>
            <w:hideMark/>
          </w:tcPr>
          <w:p w:rsidRPr="00B67A11" w:rsidR="00B67A11" w:rsidP="00B67A11" w:rsidRDefault="0019742C" w14:paraId="5B71B961" w14:textId="50521F98">
            <w:pPr>
              <w:rPr>
                <w:rFonts w:ascii="Calibri" w:hAnsi="Calibri" w:eastAsia="MS Mincho" w:cs="Calibri"/>
              </w:rPr>
            </w:pPr>
            <w:r w:rsidRPr="0019742C">
              <w:rPr>
                <w:rFonts w:ascii="Calibri" w:hAnsi="Calibri" w:eastAsia="MS Mincho" w:cs="Calibri"/>
              </w:rPr>
              <w:t xml:space="preserve">Hot </w:t>
            </w:r>
            <w:proofErr w:type="gramStart"/>
            <w:r w:rsidRPr="0019742C">
              <w:rPr>
                <w:rFonts w:ascii="Calibri" w:hAnsi="Calibri" w:eastAsia="MS Mincho" w:cs="Calibri"/>
              </w:rPr>
              <w:t>cache</w:t>
            </w:r>
            <w:proofErr w:type="gramEnd"/>
            <w:r w:rsidRPr="0019742C">
              <w:rPr>
                <w:rFonts w:ascii="Calibri" w:hAnsi="Calibri" w:eastAsia="MS Mincho" w:cs="Calibri"/>
              </w:rPr>
              <w:t xml:space="preserve"> for active schemas and session state</w:t>
            </w:r>
          </w:p>
        </w:tc>
      </w:tr>
      <w:tr w:rsidRPr="00B67A11" w:rsidR="00B67A11" w:rsidTr="00294D84" w14:paraId="69022689" w14:textId="77777777">
        <w:tc>
          <w:tcPr>
            <w:tcW w:w="0" w:type="auto"/>
            <w:hideMark/>
          </w:tcPr>
          <w:p w:rsidRPr="00B67A11" w:rsidR="00B67A11" w:rsidP="00B67A11" w:rsidRDefault="00B67A11" w14:paraId="505CE8DD" w14:textId="77777777">
            <w:pPr>
              <w:rPr>
                <w:rFonts w:ascii="Calibri" w:hAnsi="Calibri" w:eastAsia="MS Mincho" w:cs="Calibri"/>
              </w:rPr>
            </w:pPr>
            <w:r w:rsidRPr="00B67A11">
              <w:rPr>
                <w:rFonts w:ascii="Calibri" w:hAnsi="Calibri" w:eastAsia="MS Mincho" w:cs="Calibri"/>
              </w:rPr>
              <w:t>Data</w:t>
            </w:r>
          </w:p>
        </w:tc>
        <w:tc>
          <w:tcPr>
            <w:tcW w:w="0" w:type="auto"/>
            <w:hideMark/>
          </w:tcPr>
          <w:p w:rsidRPr="00B67A11" w:rsidR="00B67A11" w:rsidP="00B67A11" w:rsidRDefault="00DC7CC9" w14:paraId="175E4D77" w14:textId="27152653">
            <w:pPr>
              <w:rPr>
                <w:rFonts w:ascii="Calibri" w:hAnsi="Calibri" w:eastAsia="MS Mincho" w:cs="Calibri"/>
              </w:rPr>
            </w:pPr>
            <w:r w:rsidRPr="00DC7CC9">
              <w:rPr>
                <w:rFonts w:ascii="Calibri" w:hAnsi="Calibri" w:eastAsia="MS Mincho" w:cs="Calibri"/>
                <w:b/>
                <w:bCs/>
              </w:rPr>
              <w:t>DynamoDB (Memory)</w:t>
            </w:r>
          </w:p>
        </w:tc>
        <w:tc>
          <w:tcPr>
            <w:tcW w:w="0" w:type="auto"/>
            <w:hideMark/>
          </w:tcPr>
          <w:p w:rsidRPr="00B67A11" w:rsidR="00B67A11" w:rsidP="00B67A11" w:rsidRDefault="006072F9" w14:paraId="17CE8648" w14:textId="0716C19C">
            <w:pPr>
              <w:rPr>
                <w:rFonts w:ascii="Calibri" w:hAnsi="Calibri" w:eastAsia="MS Mincho" w:cs="Calibri"/>
              </w:rPr>
            </w:pPr>
            <w:r w:rsidRPr="006072F9">
              <w:rPr>
                <w:rFonts w:ascii="Calibri" w:hAnsi="Calibri" w:eastAsia="MS Mincho" w:cs="Calibri"/>
              </w:rPr>
              <w:t>Long-term agent memory, conversation history</w:t>
            </w:r>
          </w:p>
        </w:tc>
      </w:tr>
      <w:tr w:rsidRPr="00B67A11" w:rsidR="0019742C" w:rsidTr="00294D84" w14:paraId="6314C415" w14:textId="77777777">
        <w:tc>
          <w:tcPr>
            <w:tcW w:w="0" w:type="auto"/>
          </w:tcPr>
          <w:p w:rsidRPr="00B67A11" w:rsidR="0019742C" w:rsidP="00B67A11" w:rsidRDefault="00254C23" w14:paraId="002F7C1C" w14:textId="0EC035C8">
            <w:pPr>
              <w:rPr>
                <w:rFonts w:ascii="Calibri" w:hAnsi="Calibri" w:eastAsia="MS Mincho" w:cs="Calibri"/>
              </w:rPr>
            </w:pPr>
            <w:r w:rsidRPr="00B67A11">
              <w:rPr>
                <w:rFonts w:ascii="Calibri" w:hAnsi="Calibri" w:eastAsia="MS Mincho" w:cs="Calibri"/>
              </w:rPr>
              <w:t>Data</w:t>
            </w:r>
          </w:p>
        </w:tc>
        <w:tc>
          <w:tcPr>
            <w:tcW w:w="0" w:type="auto"/>
          </w:tcPr>
          <w:p w:rsidRPr="00B67A11" w:rsidR="0019742C" w:rsidP="00B67A11" w:rsidRDefault="00DC7CC9" w14:paraId="38B8DC12" w14:textId="4EB303D7">
            <w:pPr>
              <w:rPr>
                <w:rFonts w:ascii="Calibri" w:hAnsi="Calibri" w:eastAsia="MS Mincho" w:cs="Calibri"/>
              </w:rPr>
            </w:pPr>
            <w:r w:rsidRPr="00DC7CC9">
              <w:rPr>
                <w:rFonts w:ascii="Calibri" w:hAnsi="Calibri" w:eastAsia="MS Mincho" w:cs="Calibri"/>
                <w:b/>
                <w:bCs/>
              </w:rPr>
              <w:t>DynamoDB (Rules)</w:t>
            </w:r>
          </w:p>
        </w:tc>
        <w:tc>
          <w:tcPr>
            <w:tcW w:w="0" w:type="auto"/>
          </w:tcPr>
          <w:p w:rsidRPr="00B67A11" w:rsidR="0019742C" w:rsidP="00B67A11" w:rsidRDefault="006072F9" w14:paraId="26DF643A" w14:textId="74BCFAC6">
            <w:pPr>
              <w:rPr>
                <w:rFonts w:ascii="Calibri" w:hAnsi="Calibri" w:eastAsia="MS Mincho" w:cs="Calibri"/>
              </w:rPr>
            </w:pPr>
            <w:r w:rsidRPr="006072F9">
              <w:rPr>
                <w:rFonts w:ascii="Calibri" w:hAnsi="Calibri" w:eastAsia="MS Mincho" w:cs="Calibri"/>
              </w:rPr>
              <w:t>Validation rules, transformation mappings</w:t>
            </w:r>
          </w:p>
        </w:tc>
      </w:tr>
      <w:tr w:rsidRPr="00B67A11" w:rsidR="0019742C" w:rsidTr="00294D84" w14:paraId="21D46AC2" w14:textId="77777777">
        <w:tc>
          <w:tcPr>
            <w:tcW w:w="0" w:type="auto"/>
          </w:tcPr>
          <w:p w:rsidRPr="00B67A11" w:rsidR="0019742C" w:rsidP="00B67A11" w:rsidRDefault="00254C23" w14:paraId="103D7064" w14:textId="7EDBF0BA">
            <w:pPr>
              <w:rPr>
                <w:rFonts w:ascii="Calibri" w:hAnsi="Calibri" w:eastAsia="MS Mincho" w:cs="Calibri"/>
              </w:rPr>
            </w:pPr>
            <w:r w:rsidRPr="00B67A11">
              <w:rPr>
                <w:rFonts w:ascii="Calibri" w:hAnsi="Calibri" w:eastAsia="MS Mincho" w:cs="Calibri"/>
              </w:rPr>
              <w:t>Data</w:t>
            </w:r>
          </w:p>
        </w:tc>
        <w:tc>
          <w:tcPr>
            <w:tcW w:w="0" w:type="auto"/>
          </w:tcPr>
          <w:p w:rsidRPr="00B67A11" w:rsidR="0019742C" w:rsidP="00B67A11" w:rsidRDefault="00DC7CC9" w14:paraId="200D5C49" w14:textId="55D3F6EF">
            <w:pPr>
              <w:rPr>
                <w:rFonts w:ascii="Calibri" w:hAnsi="Calibri" w:eastAsia="MS Mincho" w:cs="Calibri"/>
              </w:rPr>
            </w:pPr>
            <w:r w:rsidRPr="00DC7CC9">
              <w:rPr>
                <w:rFonts w:ascii="Calibri" w:hAnsi="Calibri" w:eastAsia="MS Mincho" w:cs="Calibri"/>
                <w:b/>
                <w:bCs/>
              </w:rPr>
              <w:t>DynamoDB (Schemas)</w:t>
            </w:r>
          </w:p>
        </w:tc>
        <w:tc>
          <w:tcPr>
            <w:tcW w:w="0" w:type="auto"/>
          </w:tcPr>
          <w:p w:rsidRPr="00B67A11" w:rsidR="0019742C" w:rsidP="00B67A11" w:rsidRDefault="006072F9" w14:paraId="3B9A1996" w14:textId="4C1A1F63">
            <w:pPr>
              <w:rPr>
                <w:rFonts w:ascii="Calibri" w:hAnsi="Calibri" w:eastAsia="MS Mincho" w:cs="Calibri"/>
              </w:rPr>
            </w:pPr>
            <w:r w:rsidRPr="006072F9">
              <w:rPr>
                <w:rFonts w:ascii="Calibri" w:hAnsi="Calibri" w:eastAsia="MS Mincho" w:cs="Calibri"/>
              </w:rPr>
              <w:t>Learned vendor schemas, column mappings</w:t>
            </w:r>
          </w:p>
        </w:tc>
      </w:tr>
      <w:tr w:rsidRPr="00B67A11" w:rsidR="00DC7CC9" w:rsidTr="00294D84" w14:paraId="11A9EED8" w14:textId="77777777">
        <w:tc>
          <w:tcPr>
            <w:tcW w:w="0" w:type="auto"/>
          </w:tcPr>
          <w:p w:rsidRPr="00B67A11" w:rsidR="00DC7CC9" w:rsidP="00B67A11" w:rsidRDefault="00254C23" w14:paraId="4418179C" w14:textId="56AEFCD1">
            <w:pPr>
              <w:rPr>
                <w:rFonts w:ascii="Calibri" w:hAnsi="Calibri" w:eastAsia="MS Mincho" w:cs="Calibri"/>
              </w:rPr>
            </w:pPr>
            <w:r w:rsidRPr="00B67A11">
              <w:rPr>
                <w:rFonts w:ascii="Calibri" w:hAnsi="Calibri" w:eastAsia="MS Mincho" w:cs="Calibri"/>
              </w:rPr>
              <w:t>Data</w:t>
            </w:r>
          </w:p>
        </w:tc>
        <w:tc>
          <w:tcPr>
            <w:tcW w:w="0" w:type="auto"/>
          </w:tcPr>
          <w:p w:rsidRPr="00DC7CC9" w:rsidR="00DC7CC9" w:rsidP="00B67A11" w:rsidRDefault="00DC7CC9" w14:paraId="6B4E845A" w14:textId="0CEA3214">
            <w:pPr>
              <w:rPr>
                <w:rFonts w:ascii="Calibri" w:hAnsi="Calibri" w:eastAsia="MS Mincho" w:cs="Calibri"/>
                <w:b/>
                <w:bCs/>
              </w:rPr>
            </w:pPr>
            <w:r w:rsidRPr="00DC7CC9">
              <w:rPr>
                <w:rFonts w:ascii="Calibri" w:hAnsi="Calibri" w:eastAsia="MS Mincho" w:cs="Calibri"/>
                <w:b/>
                <w:bCs/>
              </w:rPr>
              <w:t>DynamoDB (Metadata</w:t>
            </w:r>
            <w:r>
              <w:rPr>
                <w:rFonts w:ascii="Calibri" w:hAnsi="Calibri" w:eastAsia="MS Mincho" w:cs="Calibri"/>
                <w:b/>
                <w:bCs/>
              </w:rPr>
              <w:t>)</w:t>
            </w:r>
          </w:p>
        </w:tc>
        <w:tc>
          <w:tcPr>
            <w:tcW w:w="0" w:type="auto"/>
          </w:tcPr>
          <w:p w:rsidRPr="006072F9" w:rsidR="00DC7CC9" w:rsidP="00B67A11" w:rsidRDefault="00254C23" w14:paraId="3E3851E1" w14:textId="71E164A0">
            <w:pPr>
              <w:rPr>
                <w:rFonts w:ascii="Calibri" w:hAnsi="Calibri" w:eastAsia="MS Mincho" w:cs="Calibri"/>
              </w:rPr>
            </w:pPr>
            <w:r w:rsidRPr="00254C23">
              <w:rPr>
                <w:rFonts w:ascii="Calibri" w:hAnsi="Calibri" w:eastAsia="MS Mincho" w:cs="Calibri"/>
              </w:rPr>
              <w:t>Processing state, audit logs</w:t>
            </w:r>
          </w:p>
        </w:tc>
      </w:tr>
      <w:tr w:rsidRPr="00B67A11" w:rsidR="00B67A11" w:rsidTr="00294D84" w14:paraId="6D2EE6DD" w14:textId="77777777">
        <w:tc>
          <w:tcPr>
            <w:tcW w:w="0" w:type="auto"/>
            <w:hideMark/>
          </w:tcPr>
          <w:p w:rsidRPr="00B67A11" w:rsidR="00B67A11" w:rsidP="00B67A11" w:rsidRDefault="00B67A11" w14:paraId="128D4052" w14:textId="77777777">
            <w:pPr>
              <w:rPr>
                <w:rFonts w:ascii="Calibri" w:hAnsi="Calibri" w:eastAsia="MS Mincho" w:cs="Calibri"/>
              </w:rPr>
            </w:pPr>
            <w:r w:rsidRPr="00B67A11">
              <w:rPr>
                <w:rFonts w:ascii="Calibri" w:hAnsi="Calibri" w:eastAsia="MS Mincho" w:cs="Calibri"/>
              </w:rPr>
              <w:t>Data</w:t>
            </w:r>
          </w:p>
        </w:tc>
        <w:tc>
          <w:tcPr>
            <w:tcW w:w="0" w:type="auto"/>
            <w:hideMark/>
          </w:tcPr>
          <w:p w:rsidRPr="00B67A11" w:rsidR="00B67A11" w:rsidP="00B67A11" w:rsidRDefault="00B67A11" w14:paraId="4FE94881" w14:textId="77777777">
            <w:pPr>
              <w:rPr>
                <w:rFonts w:ascii="Calibri" w:hAnsi="Calibri" w:eastAsia="MS Mincho" w:cs="Calibri"/>
              </w:rPr>
            </w:pPr>
            <w:r w:rsidRPr="00B67A11">
              <w:rPr>
                <w:rFonts w:ascii="Calibri" w:hAnsi="Calibri" w:eastAsia="MS Mincho" w:cs="Calibri"/>
              </w:rPr>
              <w:t>SQL Server</w:t>
            </w:r>
          </w:p>
        </w:tc>
        <w:tc>
          <w:tcPr>
            <w:tcW w:w="0" w:type="auto"/>
            <w:hideMark/>
          </w:tcPr>
          <w:p w:rsidRPr="00B67A11" w:rsidR="00B67A11" w:rsidP="00B67A11" w:rsidRDefault="00B67A11" w14:paraId="438F57FA" w14:textId="3579C58A">
            <w:pPr>
              <w:rPr>
                <w:rFonts w:ascii="Calibri" w:hAnsi="Calibri" w:eastAsia="MS Mincho" w:cs="Calibri"/>
              </w:rPr>
            </w:pPr>
            <w:r w:rsidRPr="00B67A11">
              <w:rPr>
                <w:rFonts w:ascii="Calibri" w:hAnsi="Calibri" w:eastAsia="MS Mincho" w:cs="Calibri"/>
              </w:rPr>
              <w:t xml:space="preserve">STP processing tables </w:t>
            </w:r>
            <w:commentRangeStart w:id="121"/>
            <w:r w:rsidRPr="00B67A11">
              <w:rPr>
                <w:rFonts w:ascii="Calibri" w:hAnsi="Calibri" w:eastAsia="MS Mincho" w:cs="Calibri"/>
              </w:rPr>
              <w:t>(</w:t>
            </w:r>
            <w:del w:author="Koushik Sinha" w:date="2026-02-03T12:59:00Z" w:id="122">
              <w:r w:rsidRPr="00B67A11">
                <w:rPr>
                  <w:rFonts w:ascii="Calibri" w:hAnsi="Calibri" w:eastAsia="MS Mincho" w:cs="Calibri"/>
                </w:rPr>
                <w:delText>on-prem</w:delText>
              </w:r>
            </w:del>
            <w:ins w:author="Koushik Sinha" w:date="2026-02-03T12:59:00Z" w:id="123">
              <w:r w:rsidRPr="02A18540" w:rsidR="08E005C5">
                <w:rPr>
                  <w:rFonts w:ascii="Calibri" w:hAnsi="Calibri" w:eastAsia="MS Mincho" w:cs="Calibri"/>
                </w:rPr>
                <w:t>Azure SQL Server</w:t>
              </w:r>
            </w:ins>
            <w:r w:rsidRPr="00B67A11">
              <w:rPr>
                <w:rFonts w:ascii="Calibri" w:hAnsi="Calibri" w:eastAsia="MS Mincho" w:cs="Calibri"/>
              </w:rPr>
              <w:t>)</w:t>
            </w:r>
            <w:commentRangeEnd w:id="121"/>
            <w:r w:rsidRPr="00B67A11">
              <w:rPr>
                <w:rStyle w:val="CommentReference"/>
                <w:rFonts w:ascii="Calibri" w:hAnsi="Calibri" w:eastAsia="MS Mincho" w:cs="Calibri"/>
                <w:sz w:val="24"/>
                <w:szCs w:val="24"/>
              </w:rPr>
              <w:commentReference w:id="121"/>
            </w:r>
          </w:p>
        </w:tc>
      </w:tr>
      <w:tr w:rsidRPr="00B67A11" w:rsidR="00B67A11" w:rsidTr="00294D84" w14:paraId="7A6AAED5" w14:textId="77777777">
        <w:tc>
          <w:tcPr>
            <w:tcW w:w="0" w:type="auto"/>
            <w:hideMark/>
          </w:tcPr>
          <w:p w:rsidRPr="00B67A11" w:rsidR="00B67A11" w:rsidP="00B67A11" w:rsidRDefault="00B67A11" w14:paraId="3B5B8C58" w14:textId="77777777">
            <w:pPr>
              <w:rPr>
                <w:rFonts w:ascii="Calibri" w:hAnsi="Calibri" w:eastAsia="MS Mincho" w:cs="Calibri"/>
              </w:rPr>
            </w:pPr>
            <w:r w:rsidRPr="00B67A11">
              <w:rPr>
                <w:rFonts w:ascii="Calibri" w:hAnsi="Calibri" w:eastAsia="MS Mincho" w:cs="Calibri"/>
              </w:rPr>
              <w:t>Integration</w:t>
            </w:r>
          </w:p>
        </w:tc>
        <w:tc>
          <w:tcPr>
            <w:tcW w:w="0" w:type="auto"/>
            <w:hideMark/>
          </w:tcPr>
          <w:p w:rsidRPr="00B67A11" w:rsidR="00B67A11" w:rsidP="00B67A11" w:rsidRDefault="00B67A11" w14:paraId="4223E0B6" w14:textId="77777777">
            <w:pPr>
              <w:rPr>
                <w:rFonts w:ascii="Calibri" w:hAnsi="Calibri" w:eastAsia="MS Mincho" w:cs="Calibri"/>
              </w:rPr>
            </w:pPr>
            <w:r w:rsidRPr="00B67A11">
              <w:rPr>
                <w:rFonts w:ascii="Calibri" w:hAnsi="Calibri" w:eastAsia="MS Mincho" w:cs="Calibri"/>
              </w:rPr>
              <w:t>Adapters</w:t>
            </w:r>
          </w:p>
        </w:tc>
        <w:tc>
          <w:tcPr>
            <w:tcW w:w="0" w:type="auto"/>
            <w:hideMark/>
          </w:tcPr>
          <w:p w:rsidRPr="00B67A11" w:rsidR="00B67A11" w:rsidP="00B67A11" w:rsidRDefault="00B67A11" w14:paraId="757090AA" w14:textId="77777777">
            <w:pPr>
              <w:rPr>
                <w:rFonts w:ascii="Calibri" w:hAnsi="Calibri" w:eastAsia="MS Mincho" w:cs="Calibri"/>
              </w:rPr>
            </w:pPr>
            <w:r w:rsidRPr="00B67A11">
              <w:rPr>
                <w:rFonts w:ascii="Calibri" w:hAnsi="Calibri" w:eastAsia="MS Mincho" w:cs="Calibri"/>
              </w:rPr>
              <w:t>System-specific protocol translation</w:t>
            </w:r>
          </w:p>
        </w:tc>
      </w:tr>
    </w:tbl>
    <w:p w:rsidR="00B67A11" w:rsidP="00B67A11" w:rsidRDefault="00B67A11" w14:paraId="3D46E851" w14:textId="77777777">
      <w:pPr>
        <w:rPr>
          <w:rFonts w:ascii="Calibri" w:hAnsi="Calibri" w:eastAsia="MS Mincho" w:cs="Calibri"/>
          <w:b/>
          <w:bCs/>
        </w:rPr>
      </w:pPr>
    </w:p>
    <w:p w:rsidRPr="00B67A11" w:rsidR="00B67A11" w:rsidP="00B67A11" w:rsidRDefault="00B67A11" w14:paraId="69C222ED" w14:textId="58C103DA">
      <w:pPr>
        <w:pStyle w:val="Heading3"/>
      </w:pPr>
      <w:bookmarkStart w:name="_Toc220765339" w:id="124"/>
      <w:r w:rsidRPr="00B67A11">
        <w:t>4.</w:t>
      </w:r>
      <w:r w:rsidR="002B571A">
        <w:t>4</w:t>
      </w:r>
      <w:r w:rsidRPr="00B67A11">
        <w:t xml:space="preserve"> Logical Process Flow (STP Design)</w:t>
      </w:r>
      <w:bookmarkEnd w:id="124"/>
    </w:p>
    <w:p w:rsidRPr="00B67A11" w:rsidR="00B67A11" w:rsidP="00B67A11" w:rsidRDefault="00B67A11" w14:paraId="382047E9" w14:textId="394BB426">
      <w:pPr>
        <w:rPr>
          <w:rFonts w:ascii="Calibri" w:hAnsi="Calibri" w:eastAsia="MS Mincho" w:cs="Calibri"/>
        </w:rPr>
      </w:pPr>
      <w:r w:rsidRPr="00B67A11">
        <w:rPr>
          <w:rFonts w:ascii="Calibri" w:hAnsi="Calibri" w:eastAsia="MS Mincho" w:cs="Calibri"/>
        </w:rPr>
        <w:t>The following process flow implements the Straight-Through Processing (STP) design from the original architecture presentation:</w:t>
      </w:r>
    </w:p>
    <w:p w:rsidRPr="00B67A11" w:rsidR="00B67A11" w:rsidP="00B67A11" w:rsidRDefault="00B67A11" w14:paraId="497385BE" w14:textId="77777777">
      <w:pPr>
        <w:ind w:left="720"/>
        <w:rPr>
          <w:rFonts w:ascii="Calibri" w:hAnsi="Calibri" w:eastAsia="MS Mincho" w:cs="Calibri"/>
        </w:rPr>
      </w:pPr>
      <w:r w:rsidRPr="00B67A11">
        <w:rPr>
          <w:rFonts w:ascii="Calibri" w:hAnsi="Calibri" w:eastAsia="MS Mincho" w:cs="Calibri"/>
          <w:b/>
          <w:bCs/>
        </w:rPr>
        <w:t>Process Details:</w:t>
      </w:r>
    </w:p>
    <w:p w:rsidRPr="00B67A11" w:rsidR="00B67A11" w:rsidP="00B67A11" w:rsidRDefault="00B67A11" w14:paraId="6FDEAA87" w14:textId="77777777">
      <w:pPr>
        <w:ind w:left="720"/>
        <w:rPr>
          <w:rFonts w:ascii="Calibri" w:hAnsi="Calibri" w:eastAsia="MS Mincho" w:cs="Calibri"/>
        </w:rPr>
      </w:pPr>
      <w:r w:rsidRPr="00B67A11">
        <w:rPr>
          <w:rFonts w:ascii="Calibri" w:hAnsi="Calibri" w:eastAsia="MS Mincho" w:cs="Calibri"/>
          <w:b/>
          <w:bCs/>
        </w:rPr>
        <w:t>A. Monitor for New Files</w:t>
      </w:r>
    </w:p>
    <w:p w:rsidRPr="00B67A11" w:rsidR="00B67A11" w:rsidP="00542763" w:rsidRDefault="00B67A11" w14:paraId="4C40FB72" w14:textId="77777777">
      <w:pPr>
        <w:numPr>
          <w:ilvl w:val="0"/>
          <w:numId w:val="10"/>
        </w:numPr>
        <w:tabs>
          <w:tab w:val="clear" w:pos="720"/>
          <w:tab w:val="num" w:pos="1440"/>
        </w:tabs>
        <w:ind w:left="1440"/>
        <w:rPr>
          <w:rFonts w:ascii="Calibri" w:hAnsi="Calibri" w:eastAsia="MS Mincho" w:cs="Calibri"/>
        </w:rPr>
      </w:pPr>
      <w:r w:rsidRPr="00B67A11">
        <w:rPr>
          <w:rFonts w:ascii="Calibri" w:hAnsi="Calibri" w:eastAsia="MS Mincho" w:cs="Calibri"/>
        </w:rPr>
        <w:t>Scheduled process scans central "drop zone" directory</w:t>
      </w:r>
    </w:p>
    <w:p w:rsidRPr="00B67A11" w:rsidR="00B67A11" w:rsidP="00542763" w:rsidRDefault="00B67A11" w14:paraId="73FB2EBC" w14:textId="77777777">
      <w:pPr>
        <w:numPr>
          <w:ilvl w:val="0"/>
          <w:numId w:val="10"/>
        </w:numPr>
        <w:tabs>
          <w:tab w:val="clear" w:pos="720"/>
          <w:tab w:val="num" w:pos="1440"/>
        </w:tabs>
        <w:ind w:left="1440"/>
        <w:rPr>
          <w:rFonts w:ascii="Calibri" w:hAnsi="Calibri" w:eastAsia="MS Mincho" w:cs="Calibri"/>
        </w:rPr>
      </w:pPr>
      <w:r w:rsidRPr="00B67A11">
        <w:rPr>
          <w:rFonts w:ascii="Calibri" w:hAnsi="Calibri" w:eastAsia="MS Mincho" w:cs="Calibri"/>
        </w:rPr>
        <w:t>Files discovered are moved to "In Progress" storage location</w:t>
      </w:r>
    </w:p>
    <w:p w:rsidRPr="00B67A11" w:rsidR="00B67A11" w:rsidP="00542763" w:rsidRDefault="00B67A11" w14:paraId="063CD8D6" w14:textId="77777777">
      <w:pPr>
        <w:numPr>
          <w:ilvl w:val="0"/>
          <w:numId w:val="10"/>
        </w:numPr>
        <w:tabs>
          <w:tab w:val="clear" w:pos="720"/>
          <w:tab w:val="num" w:pos="1440"/>
        </w:tabs>
        <w:ind w:left="1440"/>
        <w:rPr>
          <w:rFonts w:ascii="Calibri" w:hAnsi="Calibri" w:eastAsia="MS Mincho" w:cs="Calibri"/>
        </w:rPr>
      </w:pPr>
      <w:r w:rsidRPr="00B67A11">
        <w:rPr>
          <w:rFonts w:ascii="Calibri" w:hAnsi="Calibri" w:eastAsia="MS Mincho" w:cs="Calibri"/>
        </w:rPr>
        <w:t>Entry made in Operational Stats table for audit trail</w:t>
      </w:r>
    </w:p>
    <w:p w:rsidRPr="00B67A11" w:rsidR="00B67A11" w:rsidP="00542763" w:rsidRDefault="00B67A11" w14:paraId="67574B01" w14:textId="77777777">
      <w:pPr>
        <w:numPr>
          <w:ilvl w:val="0"/>
          <w:numId w:val="10"/>
        </w:numPr>
        <w:tabs>
          <w:tab w:val="clear" w:pos="720"/>
          <w:tab w:val="num" w:pos="1440"/>
        </w:tabs>
        <w:ind w:left="1440"/>
        <w:rPr>
          <w:rFonts w:ascii="Calibri" w:hAnsi="Calibri" w:eastAsia="MS Mincho" w:cs="Calibri"/>
        </w:rPr>
      </w:pPr>
      <w:proofErr w:type="gramStart"/>
      <w:r w:rsidRPr="00B67A11">
        <w:rPr>
          <w:rFonts w:ascii="Calibri" w:hAnsi="Calibri" w:eastAsia="MS Mincho" w:cs="Calibri"/>
        </w:rPr>
        <w:t>Initiates</w:t>
      </w:r>
      <w:proofErr w:type="gramEnd"/>
      <w:r w:rsidRPr="00B67A11">
        <w:rPr>
          <w:rFonts w:ascii="Calibri" w:hAnsi="Calibri" w:eastAsia="MS Mincho" w:cs="Calibri"/>
        </w:rPr>
        <w:t xml:space="preserve"> pre-processing for each discrete file</w:t>
      </w:r>
    </w:p>
    <w:p w:rsidRPr="00B67A11" w:rsidR="00B67A11" w:rsidP="00542763" w:rsidRDefault="00B67A11" w14:paraId="1AE54739" w14:textId="77777777">
      <w:pPr>
        <w:numPr>
          <w:ilvl w:val="0"/>
          <w:numId w:val="10"/>
        </w:numPr>
        <w:tabs>
          <w:tab w:val="clear" w:pos="720"/>
          <w:tab w:val="num" w:pos="1440"/>
        </w:tabs>
        <w:ind w:left="1440"/>
        <w:rPr>
          <w:rFonts w:ascii="Calibri" w:hAnsi="Calibri" w:eastAsia="MS Mincho" w:cs="Calibri"/>
        </w:rPr>
      </w:pPr>
      <w:r w:rsidRPr="00B67A11">
        <w:rPr>
          <w:rFonts w:ascii="Calibri" w:hAnsi="Calibri" w:eastAsia="MS Mincho" w:cs="Calibri"/>
        </w:rPr>
        <w:t>Cutoff time: Files after cutoff processed next day</w:t>
      </w:r>
    </w:p>
    <w:p w:rsidRPr="00B67A11" w:rsidR="00B67A11" w:rsidP="00B67A11" w:rsidRDefault="00B67A11" w14:paraId="68EA11B9" w14:textId="77777777">
      <w:pPr>
        <w:ind w:left="720"/>
        <w:rPr>
          <w:rFonts w:ascii="Calibri" w:hAnsi="Calibri" w:eastAsia="MS Mincho" w:cs="Calibri"/>
        </w:rPr>
      </w:pPr>
      <w:r w:rsidRPr="00B67A11">
        <w:rPr>
          <w:rFonts w:ascii="Calibri" w:hAnsi="Calibri" w:eastAsia="MS Mincho" w:cs="Calibri"/>
          <w:b/>
          <w:bCs/>
        </w:rPr>
        <w:t>B. File Preparation and Data Validation</w:t>
      </w:r>
    </w:p>
    <w:p w:rsidRPr="00B67A11" w:rsidR="00B67A11" w:rsidP="00542763" w:rsidRDefault="00B67A11" w14:paraId="76B6D300"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Open file and validate Plan Name/Client ID against Master Client Info DB</w:t>
      </w:r>
    </w:p>
    <w:p w:rsidRPr="00B67A11" w:rsidR="00B67A11" w:rsidP="00542763" w:rsidRDefault="00B67A11" w14:paraId="5EC99D4F"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Validate Plan Name and Adopter Name using Client ID lookup</w:t>
      </w:r>
    </w:p>
    <w:p w:rsidRPr="00B67A11" w:rsidR="00B67A11" w:rsidP="00542763" w:rsidRDefault="00B67A11" w14:paraId="77A4D8B5"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 xml:space="preserve">Validate existence in </w:t>
      </w:r>
      <w:proofErr w:type="spellStart"/>
      <w:r w:rsidRPr="00B67A11">
        <w:rPr>
          <w:rFonts w:ascii="Calibri" w:hAnsi="Calibri" w:eastAsia="MS Mincho" w:cs="Calibri"/>
        </w:rPr>
        <w:t>MyPlanConnection</w:t>
      </w:r>
      <w:proofErr w:type="spellEnd"/>
      <w:r w:rsidRPr="00B67A11">
        <w:rPr>
          <w:rFonts w:ascii="Calibri" w:hAnsi="Calibri" w:eastAsia="MS Mincho" w:cs="Calibri"/>
        </w:rPr>
        <w:t xml:space="preserve"> (MPC)</w:t>
      </w:r>
    </w:p>
    <w:p w:rsidRPr="00B67A11" w:rsidR="00B67A11" w:rsidP="00542763" w:rsidRDefault="00B67A11" w14:paraId="0A1A7F02"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Validate file type matches expected MPC "Category"</w:t>
      </w:r>
    </w:p>
    <w:p w:rsidRPr="00B67A11" w:rsidR="00B67A11" w:rsidP="00542763" w:rsidRDefault="00B67A11" w14:paraId="35872EE4"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 xml:space="preserve">Validate </w:t>
      </w:r>
      <w:proofErr w:type="spellStart"/>
      <w:r w:rsidRPr="00B67A11">
        <w:rPr>
          <w:rFonts w:ascii="Calibri" w:hAnsi="Calibri" w:eastAsia="MS Mincho" w:cs="Calibri"/>
        </w:rPr>
        <w:t>PayFrequency</w:t>
      </w:r>
      <w:proofErr w:type="spellEnd"/>
      <w:r w:rsidRPr="00B67A11">
        <w:rPr>
          <w:rFonts w:ascii="Calibri" w:hAnsi="Calibri" w:eastAsia="MS Mincho" w:cs="Calibri"/>
        </w:rPr>
        <w:t xml:space="preserve"> matches MPC "Pay Schedule"</w:t>
      </w:r>
    </w:p>
    <w:p w:rsidRPr="00B67A11" w:rsidR="00B67A11" w:rsidP="00542763" w:rsidRDefault="00B67A11" w14:paraId="1E1EBF64"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Validate Payroll Date matches MPC expected date</w:t>
      </w:r>
    </w:p>
    <w:p w:rsidRPr="00B67A11" w:rsidR="00B67A11" w:rsidP="00542763" w:rsidRDefault="00B67A11" w14:paraId="1CA11BA6"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Run Stata-equivalent validations (SSN, dates, contributions, etc.)</w:t>
      </w:r>
    </w:p>
    <w:p w:rsidRPr="00B67A11" w:rsidR="00B67A11" w:rsidP="00542763" w:rsidRDefault="00B67A11" w14:paraId="6BAE6B3F" w14:textId="77777777">
      <w:pPr>
        <w:numPr>
          <w:ilvl w:val="0"/>
          <w:numId w:val="11"/>
        </w:numPr>
        <w:tabs>
          <w:tab w:val="clear" w:pos="720"/>
          <w:tab w:val="num" w:pos="1440"/>
        </w:tabs>
        <w:ind w:left="1440"/>
        <w:rPr>
          <w:rFonts w:ascii="Calibri" w:hAnsi="Calibri" w:eastAsia="MS Mincho" w:cs="Calibri"/>
        </w:rPr>
      </w:pPr>
      <w:r w:rsidRPr="00B67A11">
        <w:rPr>
          <w:rFonts w:ascii="Calibri" w:hAnsi="Calibri" w:eastAsia="MS Mincho" w:cs="Calibri"/>
        </w:rPr>
        <w:t>Archive original file received</w:t>
      </w:r>
    </w:p>
    <w:p w:rsidRPr="00B67A11" w:rsidR="00B67A11" w:rsidP="00B67A11" w:rsidRDefault="00B67A11" w14:paraId="1D5535B7" w14:textId="77777777">
      <w:pPr>
        <w:ind w:left="720"/>
        <w:rPr>
          <w:rFonts w:ascii="Calibri" w:hAnsi="Calibri" w:eastAsia="MS Mincho" w:cs="Calibri"/>
        </w:rPr>
      </w:pPr>
      <w:r w:rsidRPr="00B67A11">
        <w:rPr>
          <w:rFonts w:ascii="Calibri" w:hAnsi="Calibri" w:eastAsia="MS Mincho" w:cs="Calibri"/>
          <w:b/>
          <w:bCs/>
        </w:rPr>
        <w:t>C. Generate ACH Pull, Payroll Detail, and Relius Files</w:t>
      </w:r>
    </w:p>
    <w:p w:rsidRPr="00B67A11" w:rsidR="00B67A11" w:rsidP="00542763" w:rsidRDefault="00B67A11" w14:paraId="68FA819F"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Query Pending Payroll Detail table for validated data</w:t>
      </w:r>
    </w:p>
    <w:p w:rsidRPr="00B67A11" w:rsidR="00B67A11" w:rsidP="00542763" w:rsidRDefault="00B67A11" w14:paraId="6D4BB04A"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Retrieve banking information (via Token Service for NACHA compliance)</w:t>
      </w:r>
    </w:p>
    <w:p w:rsidRPr="00B67A11" w:rsidR="00B67A11" w:rsidP="00542763" w:rsidRDefault="00B67A11" w14:paraId="0BB6E692"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Create ACH file and place in "</w:t>
      </w:r>
      <w:proofErr w:type="spellStart"/>
      <w:r w:rsidRPr="00B67A11">
        <w:rPr>
          <w:rFonts w:ascii="Calibri" w:hAnsi="Calibri" w:eastAsia="MS Mincho" w:cs="Calibri"/>
        </w:rPr>
        <w:t>ACHPullImport</w:t>
      </w:r>
      <w:proofErr w:type="spellEnd"/>
      <w:r w:rsidRPr="00B67A11">
        <w:rPr>
          <w:rFonts w:ascii="Calibri" w:hAnsi="Calibri" w:eastAsia="MS Mincho" w:cs="Calibri"/>
        </w:rPr>
        <w:t>" watched directory</w:t>
      </w:r>
    </w:p>
    <w:p w:rsidRPr="00B67A11" w:rsidR="00B67A11" w:rsidP="00542763" w:rsidRDefault="00B67A11" w14:paraId="02B820DF"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Create Relius XML file and place in Relius watched directory</w:t>
      </w:r>
    </w:p>
    <w:p w:rsidRPr="00B67A11" w:rsidR="00B67A11" w:rsidP="00542763" w:rsidRDefault="00B67A11" w14:paraId="6CD1B678"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 xml:space="preserve">Update </w:t>
      </w:r>
      <w:proofErr w:type="spellStart"/>
      <w:r w:rsidRPr="00B67A11">
        <w:rPr>
          <w:rFonts w:ascii="Calibri" w:hAnsi="Calibri" w:eastAsia="MS Mincho" w:cs="Calibri"/>
        </w:rPr>
        <w:t>DepWDDetail</w:t>
      </w:r>
      <w:proofErr w:type="spellEnd"/>
      <w:r w:rsidRPr="00B67A11">
        <w:rPr>
          <w:rFonts w:ascii="Calibri" w:hAnsi="Calibri" w:eastAsia="MS Mincho" w:cs="Calibri"/>
        </w:rPr>
        <w:t xml:space="preserve"> table via stored procedure</w:t>
      </w:r>
    </w:p>
    <w:p w:rsidRPr="00B67A11" w:rsidR="00B67A11" w:rsidP="00542763" w:rsidRDefault="00B67A11" w14:paraId="445200EC" w14:textId="77777777">
      <w:pPr>
        <w:numPr>
          <w:ilvl w:val="0"/>
          <w:numId w:val="12"/>
        </w:numPr>
        <w:tabs>
          <w:tab w:val="clear" w:pos="720"/>
          <w:tab w:val="num" w:pos="1440"/>
        </w:tabs>
        <w:ind w:left="1440"/>
        <w:rPr>
          <w:rFonts w:ascii="Calibri" w:hAnsi="Calibri" w:eastAsia="MS Mincho" w:cs="Calibri"/>
        </w:rPr>
      </w:pPr>
      <w:r w:rsidRPr="00B67A11">
        <w:rPr>
          <w:rFonts w:ascii="Calibri" w:hAnsi="Calibri" w:eastAsia="MS Mincho" w:cs="Calibri"/>
        </w:rPr>
        <w:t>Update Operational Stats with processing metrics</w:t>
      </w:r>
    </w:p>
    <w:p w:rsidRPr="00B67A11" w:rsidR="00B67A11" w:rsidP="00B67A11" w:rsidRDefault="00B67A11" w14:paraId="18FA3AB9" w14:textId="77777777">
      <w:pPr>
        <w:ind w:left="720"/>
        <w:rPr>
          <w:rFonts w:ascii="Calibri" w:hAnsi="Calibri" w:eastAsia="MS Mincho" w:cs="Calibri"/>
        </w:rPr>
      </w:pPr>
      <w:r w:rsidRPr="00B67A11">
        <w:rPr>
          <w:rFonts w:ascii="Calibri" w:hAnsi="Calibri" w:eastAsia="MS Mincho" w:cs="Calibri"/>
          <w:b/>
          <w:bCs/>
        </w:rPr>
        <w:t>D. Existing ACH and Relius File Processes</w:t>
      </w:r>
    </w:p>
    <w:p w:rsidRPr="00B67A11" w:rsidR="00B67A11" w:rsidP="00542763" w:rsidRDefault="00B67A11" w14:paraId="52AB8EA4" w14:textId="77777777">
      <w:pPr>
        <w:numPr>
          <w:ilvl w:val="0"/>
          <w:numId w:val="13"/>
        </w:numPr>
        <w:tabs>
          <w:tab w:val="clear" w:pos="720"/>
          <w:tab w:val="num" w:pos="1440"/>
        </w:tabs>
        <w:ind w:left="1440"/>
        <w:rPr>
          <w:rFonts w:ascii="Calibri" w:hAnsi="Calibri" w:eastAsia="MS Mincho" w:cs="Calibri"/>
        </w:rPr>
      </w:pPr>
      <w:r w:rsidRPr="00B67A11">
        <w:rPr>
          <w:rFonts w:ascii="Calibri" w:hAnsi="Calibri" w:eastAsia="MS Mincho" w:cs="Calibri"/>
        </w:rPr>
        <w:t>Process ACH files discovered in watched directory</w:t>
      </w:r>
    </w:p>
    <w:p w:rsidRPr="00B67A11" w:rsidR="00B67A11" w:rsidP="00542763" w:rsidRDefault="00B67A11" w14:paraId="1A8C15B4" w14:textId="77777777">
      <w:pPr>
        <w:numPr>
          <w:ilvl w:val="0"/>
          <w:numId w:val="13"/>
        </w:numPr>
        <w:tabs>
          <w:tab w:val="clear" w:pos="720"/>
          <w:tab w:val="num" w:pos="1440"/>
        </w:tabs>
        <w:ind w:left="1440"/>
        <w:rPr>
          <w:rFonts w:ascii="Calibri" w:hAnsi="Calibri" w:eastAsia="MS Mincho" w:cs="Calibri"/>
        </w:rPr>
      </w:pPr>
      <w:r w:rsidRPr="00B67A11">
        <w:rPr>
          <w:rFonts w:ascii="Calibri" w:hAnsi="Calibri" w:eastAsia="MS Mincho" w:cs="Calibri"/>
        </w:rPr>
        <w:t>Process Relius XML files from watched directory</w:t>
      </w:r>
    </w:p>
    <w:p w:rsidRPr="00B67A11" w:rsidR="00B67A11" w:rsidP="00542763" w:rsidRDefault="00B67A11" w14:paraId="0B2951FE" w14:textId="77777777">
      <w:pPr>
        <w:numPr>
          <w:ilvl w:val="0"/>
          <w:numId w:val="13"/>
        </w:numPr>
        <w:tabs>
          <w:tab w:val="clear" w:pos="720"/>
          <w:tab w:val="num" w:pos="1440"/>
        </w:tabs>
        <w:ind w:left="1440"/>
        <w:rPr>
          <w:rFonts w:ascii="Calibri" w:hAnsi="Calibri" w:eastAsia="MS Mincho" w:cs="Calibri"/>
        </w:rPr>
      </w:pPr>
      <w:r w:rsidRPr="00B67A11">
        <w:rPr>
          <w:rFonts w:ascii="Calibri" w:hAnsi="Calibri" w:eastAsia="MS Mincho" w:cs="Calibri"/>
        </w:rPr>
        <w:t>Update Operational Stats with completion metrics</w:t>
      </w:r>
    </w:p>
    <w:p w:rsidRPr="00B67A11" w:rsidR="00B67A11" w:rsidP="00542763" w:rsidRDefault="00B67A11" w14:paraId="4B3B2835" w14:textId="77777777">
      <w:pPr>
        <w:numPr>
          <w:ilvl w:val="0"/>
          <w:numId w:val="13"/>
        </w:numPr>
        <w:tabs>
          <w:tab w:val="clear" w:pos="720"/>
          <w:tab w:val="num" w:pos="1440"/>
        </w:tabs>
        <w:ind w:left="1440"/>
        <w:rPr>
          <w:rFonts w:ascii="Calibri" w:hAnsi="Calibri" w:eastAsia="MS Mincho" w:cs="Calibri"/>
        </w:rPr>
      </w:pPr>
      <w:r w:rsidRPr="00B67A11">
        <w:rPr>
          <w:rFonts w:ascii="Calibri" w:hAnsi="Calibri" w:eastAsia="MS Mincho" w:cs="Calibri"/>
        </w:rPr>
        <w:t>Capture and store import reports</w:t>
      </w:r>
    </w:p>
    <w:p w:rsidRPr="00B67A11" w:rsidR="00B67A11" w:rsidP="00B67A11" w:rsidRDefault="00B67A11" w14:paraId="3782562A" w14:textId="4F24DA4E">
      <w:pPr>
        <w:rPr>
          <w:rFonts w:ascii="Calibri" w:hAnsi="Calibri" w:eastAsia="MS Mincho" w:cs="Calibri"/>
        </w:rPr>
      </w:pPr>
    </w:p>
    <w:p w:rsidRPr="00B67A11" w:rsidR="00B67A11" w:rsidP="00B67A11" w:rsidRDefault="00B67A11" w14:paraId="1E306C17" w14:textId="77777777">
      <w:pPr>
        <w:pStyle w:val="Heading1"/>
      </w:pPr>
      <w:bookmarkStart w:name="_Toc220765340" w:id="125"/>
      <w:r w:rsidRPr="00B67A11">
        <w:t>5. Component Architecture</w:t>
      </w:r>
      <w:bookmarkEnd w:id="125"/>
    </w:p>
    <w:p w:rsidRPr="00B67A11" w:rsidR="00B67A11" w:rsidP="00B67A11" w:rsidRDefault="00B67A11" w14:paraId="42AF783C" w14:textId="77777777">
      <w:pPr>
        <w:pStyle w:val="Heading2"/>
      </w:pPr>
      <w:bookmarkStart w:name="_Toc220765341" w:id="126"/>
      <w:r w:rsidRPr="00B67A11">
        <w:t>5.1 AI Agent Architecture</w:t>
      </w:r>
      <w:bookmarkEnd w:id="126"/>
    </w:p>
    <w:p w:rsidRPr="00B67A11" w:rsidR="00B67A11" w:rsidP="00B67A11" w:rsidRDefault="00B67A11" w14:paraId="60A47361" w14:textId="77777777">
      <w:pPr>
        <w:ind w:left="720"/>
        <w:rPr>
          <w:rFonts w:ascii="Calibri" w:hAnsi="Calibri" w:eastAsia="MS Mincho" w:cs="Calibri"/>
        </w:rPr>
      </w:pPr>
      <w:r w:rsidRPr="00B67A11">
        <w:rPr>
          <w:rFonts w:ascii="Calibri" w:hAnsi="Calibri" w:eastAsia="MS Mincho" w:cs="Calibri"/>
        </w:rPr>
        <w:t>Each AI agent runs in an ECS Fargate container with the following structure:</w:t>
      </w:r>
    </w:p>
    <w:p w:rsidRPr="00B67A11" w:rsidR="00B67A11" w:rsidP="00B67A11" w:rsidRDefault="00B67A11" w14:paraId="1FEB4B6C" w14:textId="77777777">
      <w:pPr>
        <w:ind w:left="720"/>
        <w:rPr>
          <w:rFonts w:ascii="Calibri" w:hAnsi="Calibri" w:eastAsia="MS Mincho" w:cs="Calibri"/>
        </w:rPr>
      </w:pPr>
      <w:r w:rsidRPr="00B67A11">
        <w:rPr>
          <w:rFonts w:ascii="Calibri" w:hAnsi="Calibri" w:eastAsia="MS Mincho" w:cs="Calibri"/>
          <w:b/>
          <w:bCs/>
        </w:rPr>
        <w:t>Strands AI Framework Components:</w:t>
      </w:r>
    </w:p>
    <w:p w:rsidRPr="00B67A11" w:rsidR="00B67A11" w:rsidP="00542763" w:rsidRDefault="00B67A11" w14:paraId="20B93964" w14:textId="77777777">
      <w:pPr>
        <w:numPr>
          <w:ilvl w:val="0"/>
          <w:numId w:val="14"/>
        </w:numPr>
        <w:tabs>
          <w:tab w:val="clear" w:pos="720"/>
          <w:tab w:val="num" w:pos="1440"/>
        </w:tabs>
        <w:ind w:left="1440"/>
        <w:rPr>
          <w:rFonts w:ascii="Calibri" w:hAnsi="Calibri" w:eastAsia="MS Mincho" w:cs="Calibri"/>
        </w:rPr>
      </w:pPr>
      <w:r w:rsidRPr="00B67A11">
        <w:rPr>
          <w:rFonts w:ascii="Calibri" w:hAnsi="Calibri" w:eastAsia="MS Mincho" w:cs="Calibri"/>
        </w:rPr>
        <w:t>Memory Manager - Long-term context retention</w:t>
      </w:r>
    </w:p>
    <w:p w:rsidRPr="00B67A11" w:rsidR="00B67A11" w:rsidP="00542763" w:rsidRDefault="00B67A11" w14:paraId="7CDB6BEB" w14:textId="77777777">
      <w:pPr>
        <w:numPr>
          <w:ilvl w:val="0"/>
          <w:numId w:val="14"/>
        </w:numPr>
        <w:tabs>
          <w:tab w:val="clear" w:pos="720"/>
          <w:tab w:val="num" w:pos="1440"/>
        </w:tabs>
        <w:ind w:left="1440"/>
        <w:rPr>
          <w:rFonts w:ascii="Calibri" w:hAnsi="Calibri" w:eastAsia="MS Mincho" w:cs="Calibri"/>
        </w:rPr>
      </w:pPr>
      <w:r w:rsidRPr="00B67A11">
        <w:rPr>
          <w:rFonts w:ascii="Calibri" w:hAnsi="Calibri" w:eastAsia="MS Mincho" w:cs="Calibri"/>
        </w:rPr>
        <w:t>Tools Registry - Available operations</w:t>
      </w:r>
    </w:p>
    <w:p w:rsidRPr="00B67A11" w:rsidR="00B67A11" w:rsidP="00542763" w:rsidRDefault="00B67A11" w14:paraId="08C8183A" w14:textId="77777777">
      <w:pPr>
        <w:numPr>
          <w:ilvl w:val="0"/>
          <w:numId w:val="14"/>
        </w:numPr>
        <w:tabs>
          <w:tab w:val="clear" w:pos="720"/>
          <w:tab w:val="num" w:pos="1440"/>
        </w:tabs>
        <w:ind w:left="1440"/>
        <w:rPr>
          <w:rFonts w:ascii="Calibri" w:hAnsi="Calibri" w:eastAsia="MS Mincho" w:cs="Calibri"/>
        </w:rPr>
      </w:pPr>
      <w:r w:rsidRPr="00B67A11">
        <w:rPr>
          <w:rFonts w:ascii="Calibri" w:hAnsi="Calibri" w:eastAsia="MS Mincho" w:cs="Calibri"/>
        </w:rPr>
        <w:t>Planner - Task decomposition</w:t>
      </w:r>
    </w:p>
    <w:p w:rsidRPr="00B67A11" w:rsidR="00B67A11" w:rsidP="00B67A11" w:rsidRDefault="00B67A11" w14:paraId="7F56144D" w14:textId="77777777">
      <w:pPr>
        <w:ind w:left="720"/>
        <w:rPr>
          <w:rFonts w:ascii="Calibri" w:hAnsi="Calibri" w:eastAsia="MS Mincho" w:cs="Calibri"/>
        </w:rPr>
      </w:pPr>
      <w:r w:rsidRPr="00B67A11">
        <w:rPr>
          <w:rFonts w:ascii="Calibri" w:hAnsi="Calibri" w:eastAsia="MS Mincho" w:cs="Calibri"/>
          <w:b/>
          <w:bCs/>
        </w:rPr>
        <w:t>LLM Interface (Bedrock):</w:t>
      </w:r>
    </w:p>
    <w:p w:rsidRPr="00B67A11" w:rsidR="00B67A11" w:rsidP="00542763" w:rsidRDefault="00B67A11" w14:paraId="2455C6C2" w14:textId="77777777">
      <w:pPr>
        <w:numPr>
          <w:ilvl w:val="0"/>
          <w:numId w:val="15"/>
        </w:numPr>
        <w:tabs>
          <w:tab w:val="clear" w:pos="720"/>
          <w:tab w:val="num" w:pos="1440"/>
        </w:tabs>
        <w:ind w:left="1440"/>
        <w:rPr>
          <w:rFonts w:ascii="Calibri" w:hAnsi="Calibri" w:eastAsia="MS Mincho" w:cs="Calibri"/>
        </w:rPr>
      </w:pPr>
      <w:r w:rsidRPr="00B67A11">
        <w:rPr>
          <w:rFonts w:ascii="Calibri" w:hAnsi="Calibri" w:eastAsia="MS Mincho" w:cs="Calibri"/>
        </w:rPr>
        <w:t>Claude Sonnet 4 with KV Caching</w:t>
      </w:r>
    </w:p>
    <w:p w:rsidRPr="00B67A11" w:rsidR="00B67A11" w:rsidP="00542763" w:rsidRDefault="00B67A11" w14:paraId="09B6D2D4" w14:textId="77777777">
      <w:pPr>
        <w:numPr>
          <w:ilvl w:val="0"/>
          <w:numId w:val="15"/>
        </w:numPr>
        <w:tabs>
          <w:tab w:val="clear" w:pos="720"/>
          <w:tab w:val="num" w:pos="1440"/>
        </w:tabs>
        <w:ind w:left="1440"/>
        <w:rPr>
          <w:rFonts w:ascii="Calibri" w:hAnsi="Calibri" w:eastAsia="MS Mincho" w:cs="Calibri"/>
        </w:rPr>
      </w:pPr>
      <w:r w:rsidRPr="00B67A11">
        <w:rPr>
          <w:rFonts w:ascii="Calibri" w:hAnsi="Calibri" w:eastAsia="MS Mincho" w:cs="Calibri"/>
        </w:rPr>
        <w:t>System prompt caching for consistent behavior</w:t>
      </w:r>
    </w:p>
    <w:p w:rsidRPr="00B67A11" w:rsidR="00B67A11" w:rsidP="00542763" w:rsidRDefault="00B67A11" w14:paraId="45C2B408" w14:textId="77777777">
      <w:pPr>
        <w:numPr>
          <w:ilvl w:val="0"/>
          <w:numId w:val="15"/>
        </w:numPr>
        <w:tabs>
          <w:tab w:val="clear" w:pos="720"/>
          <w:tab w:val="num" w:pos="1440"/>
        </w:tabs>
        <w:ind w:left="1440"/>
        <w:rPr>
          <w:rFonts w:ascii="Calibri" w:hAnsi="Calibri" w:eastAsia="MS Mincho" w:cs="Calibri"/>
        </w:rPr>
      </w:pPr>
      <w:r w:rsidRPr="00B67A11">
        <w:rPr>
          <w:rFonts w:ascii="Calibri" w:hAnsi="Calibri" w:eastAsia="MS Mincho" w:cs="Calibri"/>
        </w:rPr>
        <w:t>Schema examples cached for quick inference</w:t>
      </w:r>
    </w:p>
    <w:p w:rsidRPr="00B67A11" w:rsidR="00B67A11" w:rsidP="00B67A11" w:rsidRDefault="00B67A11" w14:paraId="59816667" w14:textId="77777777">
      <w:pPr>
        <w:ind w:left="720"/>
        <w:rPr>
          <w:rFonts w:ascii="Calibri" w:hAnsi="Calibri" w:eastAsia="MS Mincho" w:cs="Calibri"/>
        </w:rPr>
      </w:pPr>
      <w:r w:rsidRPr="00B67A11">
        <w:rPr>
          <w:rFonts w:ascii="Calibri" w:hAnsi="Calibri" w:eastAsia="MS Mincho" w:cs="Calibri"/>
          <w:b/>
          <w:bCs/>
        </w:rPr>
        <w:t>Tool Implementations:</w:t>
      </w:r>
    </w:p>
    <w:p w:rsidRPr="00B67A11" w:rsidR="00B67A11" w:rsidP="00542763" w:rsidRDefault="00B67A11" w14:paraId="544272E8"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S3 Tool - File operations</w:t>
      </w:r>
    </w:p>
    <w:p w:rsidRPr="00B67A11" w:rsidR="00B67A11" w:rsidP="00542763" w:rsidRDefault="00B67A11" w14:paraId="143F00EE"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Redis Tool - Cache operations</w:t>
      </w:r>
    </w:p>
    <w:p w:rsidRPr="00B67A11" w:rsidR="00B67A11" w:rsidP="00542763" w:rsidRDefault="00B67A11" w14:paraId="50136B59"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DB Tool - Database operations</w:t>
      </w:r>
    </w:p>
    <w:p w:rsidRPr="00B67A11" w:rsidR="00B67A11" w:rsidP="00542763" w:rsidRDefault="00B67A11" w14:paraId="140A1AB7"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Schema Tool - Schema management</w:t>
      </w:r>
    </w:p>
    <w:p w:rsidRPr="00B67A11" w:rsidR="00B67A11" w:rsidP="00542763" w:rsidRDefault="00B67A11" w14:paraId="62AF88BD"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Validate Tool - Validation operations</w:t>
      </w:r>
    </w:p>
    <w:p w:rsidRPr="00B67A11" w:rsidR="00B67A11" w:rsidP="00542763" w:rsidRDefault="00B67A11" w14:paraId="031DA596"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Transform Tool - Data transformation</w:t>
      </w:r>
    </w:p>
    <w:p w:rsidRPr="00B67A11" w:rsidR="00B67A11" w:rsidP="00542763" w:rsidRDefault="00B67A11" w14:paraId="236626B0"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Calc Tool - Calculations</w:t>
      </w:r>
    </w:p>
    <w:p w:rsidRPr="00B67A11" w:rsidR="00B67A11" w:rsidP="00542763" w:rsidRDefault="00B67A11" w14:paraId="20E6F473" w14:textId="77777777">
      <w:pPr>
        <w:numPr>
          <w:ilvl w:val="0"/>
          <w:numId w:val="16"/>
        </w:numPr>
        <w:tabs>
          <w:tab w:val="clear" w:pos="720"/>
          <w:tab w:val="num" w:pos="1440"/>
        </w:tabs>
        <w:ind w:left="1440"/>
        <w:rPr>
          <w:rFonts w:ascii="Calibri" w:hAnsi="Calibri" w:eastAsia="MS Mincho" w:cs="Calibri"/>
        </w:rPr>
      </w:pPr>
      <w:r w:rsidRPr="00B67A11">
        <w:rPr>
          <w:rFonts w:ascii="Calibri" w:hAnsi="Calibri" w:eastAsia="MS Mincho" w:cs="Calibri"/>
        </w:rPr>
        <w:t>Publish Tool - Event publishing</w:t>
      </w:r>
    </w:p>
    <w:p w:rsidRPr="00B67A11" w:rsidR="00B67A11" w:rsidP="00B67A11" w:rsidRDefault="00B67A11" w14:paraId="573CA755" w14:textId="77777777">
      <w:pPr>
        <w:ind w:left="720"/>
        <w:rPr>
          <w:rFonts w:ascii="Calibri" w:hAnsi="Calibri" w:eastAsia="MS Mincho" w:cs="Calibri"/>
        </w:rPr>
      </w:pPr>
      <w:r w:rsidRPr="00B67A11">
        <w:rPr>
          <w:rFonts w:ascii="Calibri" w:hAnsi="Calibri" w:eastAsia="MS Mincho" w:cs="Calibri"/>
          <w:b/>
          <w:bCs/>
        </w:rPr>
        <w:t>Observability Sidecar:</w:t>
      </w:r>
    </w:p>
    <w:p w:rsidRPr="00B67A11" w:rsidR="00B67A11" w:rsidP="00542763" w:rsidRDefault="00B67A11" w14:paraId="4CEC53A0" w14:textId="77777777">
      <w:pPr>
        <w:numPr>
          <w:ilvl w:val="0"/>
          <w:numId w:val="17"/>
        </w:numPr>
        <w:tabs>
          <w:tab w:val="clear" w:pos="720"/>
          <w:tab w:val="num" w:pos="1440"/>
        </w:tabs>
        <w:ind w:left="1440"/>
        <w:rPr>
          <w:rFonts w:ascii="Calibri" w:hAnsi="Calibri" w:eastAsia="MS Mincho" w:cs="Calibri"/>
        </w:rPr>
      </w:pPr>
      <w:r w:rsidRPr="00B67A11">
        <w:rPr>
          <w:rFonts w:ascii="Calibri" w:hAnsi="Calibri" w:eastAsia="MS Mincho" w:cs="Calibri"/>
        </w:rPr>
        <w:t>Metrics (CloudWatch)</w:t>
      </w:r>
    </w:p>
    <w:p w:rsidRPr="00B67A11" w:rsidR="00B67A11" w:rsidP="00542763" w:rsidRDefault="00B67A11" w14:paraId="2151029C" w14:textId="46C81711">
      <w:pPr>
        <w:numPr>
          <w:ilvl w:val="0"/>
          <w:numId w:val="17"/>
        </w:numPr>
        <w:tabs>
          <w:tab w:val="clear" w:pos="720"/>
          <w:tab w:val="num" w:pos="1440"/>
        </w:tabs>
        <w:ind w:left="1440"/>
        <w:rPr>
          <w:rFonts w:ascii="Calibri" w:hAnsi="Calibri" w:eastAsia="MS Mincho" w:cs="Calibri"/>
        </w:rPr>
      </w:pPr>
      <w:r w:rsidRPr="00B67A11">
        <w:rPr>
          <w:rFonts w:ascii="Calibri" w:hAnsi="Calibri" w:eastAsia="MS Mincho" w:cs="Calibri"/>
        </w:rPr>
        <w:t>Tracing (</w:t>
      </w:r>
      <w:r w:rsidR="00FF2229">
        <w:rPr>
          <w:rFonts w:ascii="Calibri" w:hAnsi="Calibri" w:eastAsia="MS Mincho" w:cs="Calibri"/>
        </w:rPr>
        <w:t>ELK</w:t>
      </w:r>
      <w:r w:rsidRPr="00B67A11">
        <w:rPr>
          <w:rFonts w:ascii="Calibri" w:hAnsi="Calibri" w:eastAsia="MS Mincho" w:cs="Calibri"/>
        </w:rPr>
        <w:t>)</w:t>
      </w:r>
    </w:p>
    <w:p w:rsidRPr="00B67A11" w:rsidR="00B67A11" w:rsidP="00542763" w:rsidRDefault="00B67A11" w14:paraId="3BDDDA36" w14:textId="77777777">
      <w:pPr>
        <w:numPr>
          <w:ilvl w:val="0"/>
          <w:numId w:val="17"/>
        </w:numPr>
        <w:tabs>
          <w:tab w:val="clear" w:pos="720"/>
          <w:tab w:val="num" w:pos="1440"/>
        </w:tabs>
        <w:ind w:left="1440"/>
        <w:rPr>
          <w:rFonts w:ascii="Calibri" w:hAnsi="Calibri" w:eastAsia="MS Mincho" w:cs="Calibri"/>
        </w:rPr>
      </w:pPr>
      <w:r w:rsidRPr="00B67A11">
        <w:rPr>
          <w:rFonts w:ascii="Calibri" w:hAnsi="Calibri" w:eastAsia="MS Mincho" w:cs="Calibri"/>
        </w:rPr>
        <w:t>Logging (CloudWatch Logs)</w:t>
      </w:r>
    </w:p>
    <w:p w:rsidRPr="00B67A11" w:rsidR="00B67A11" w:rsidP="00542763" w:rsidRDefault="00B67A11" w14:paraId="490924A8" w14:textId="77777777">
      <w:pPr>
        <w:numPr>
          <w:ilvl w:val="0"/>
          <w:numId w:val="17"/>
        </w:numPr>
        <w:tabs>
          <w:tab w:val="clear" w:pos="720"/>
          <w:tab w:val="num" w:pos="1440"/>
        </w:tabs>
        <w:ind w:left="1440"/>
        <w:rPr>
          <w:rFonts w:ascii="Calibri" w:hAnsi="Calibri" w:eastAsia="MS Mincho" w:cs="Calibri"/>
        </w:rPr>
      </w:pPr>
      <w:r w:rsidRPr="00B67A11">
        <w:rPr>
          <w:rFonts w:ascii="Calibri" w:hAnsi="Calibri" w:eastAsia="MS Mincho" w:cs="Calibri"/>
        </w:rPr>
        <w:t>Health Check</w:t>
      </w:r>
    </w:p>
    <w:p w:rsidRPr="00B67A11" w:rsidR="00B67A11" w:rsidP="00B67A11" w:rsidRDefault="00B67A11" w14:paraId="7ED00F1A" w14:textId="77777777">
      <w:pPr>
        <w:pStyle w:val="Heading2"/>
      </w:pPr>
      <w:bookmarkStart w:name="_Toc220765342" w:id="127"/>
      <w:r w:rsidR="00B67A11">
        <w:rPr/>
        <w:t xml:space="preserve">5.2 </w:t>
      </w:r>
      <w:commentRangeStart w:id="1784511434"/>
      <w:r w:rsidR="00B67A11">
        <w:rPr/>
        <w:t>IDP Agent</w:t>
      </w:r>
      <w:bookmarkEnd w:id="127"/>
      <w:commentRangeEnd w:id="1784511434"/>
      <w:r>
        <w:rPr>
          <w:rStyle w:val="CommentReference"/>
        </w:rPr>
        <w:commentReference w:id="1784511434"/>
      </w:r>
    </w:p>
    <w:p w:rsidRPr="00B67A11" w:rsidR="00B67A11" w:rsidP="00B67A11" w:rsidRDefault="00B67A11" w14:paraId="0EE062FE" w14:textId="77777777">
      <w:pPr>
        <w:ind w:left="720"/>
        <w:rPr>
          <w:rFonts w:ascii="Calibri" w:hAnsi="Calibri" w:eastAsia="MS Mincho" w:cs="Calibri"/>
        </w:rPr>
      </w:pPr>
      <w:r w:rsidRPr="00B67A11">
        <w:rPr>
          <w:rFonts w:ascii="Calibri" w:hAnsi="Calibri" w:eastAsia="MS Mincho" w:cs="Calibri"/>
          <w:b/>
          <w:bCs/>
        </w:rPr>
        <w:t>Purpose:</w:t>
      </w:r>
      <w:r w:rsidRPr="00B67A11">
        <w:rPr>
          <w:rFonts w:ascii="Calibri" w:hAnsi="Calibri" w:eastAsia="MS Mincho" w:cs="Calibri"/>
        </w:rPr>
        <w:t xml:space="preserve"> Convert raw vendor files into structured format</w:t>
      </w:r>
    </w:p>
    <w:p w:rsidRPr="00B67A11" w:rsidR="00B67A11" w:rsidP="00B67A11" w:rsidRDefault="00B67A11" w14:paraId="51425834" w14:textId="77777777">
      <w:pPr>
        <w:ind w:left="720"/>
        <w:rPr>
          <w:rFonts w:ascii="Calibri" w:hAnsi="Calibri" w:eastAsia="MS Mincho" w:cs="Calibri"/>
        </w:rPr>
      </w:pPr>
      <w:r w:rsidRPr="00B67A11">
        <w:rPr>
          <w:rFonts w:ascii="Calibri" w:hAnsi="Calibri" w:eastAsia="MS Mincho" w:cs="Calibri"/>
          <w:b/>
          <w:bCs/>
        </w:rPr>
        <w:t>Input Handlers:</w:t>
      </w:r>
    </w:p>
    <w:p w:rsidRPr="00B67A11" w:rsidR="00B67A11" w:rsidP="00542763" w:rsidRDefault="00B67A11" w14:paraId="793EA9FD" w14:textId="77777777">
      <w:pPr>
        <w:numPr>
          <w:ilvl w:val="0"/>
          <w:numId w:val="18"/>
        </w:numPr>
        <w:tabs>
          <w:tab w:val="clear" w:pos="720"/>
          <w:tab w:val="num" w:pos="1440"/>
        </w:tabs>
        <w:ind w:left="1440"/>
        <w:rPr>
          <w:rFonts w:ascii="Calibri" w:hAnsi="Calibri" w:eastAsia="MS Mincho" w:cs="Calibri"/>
        </w:rPr>
      </w:pPr>
      <w:r w:rsidRPr="00B67A11">
        <w:rPr>
          <w:rFonts w:ascii="Calibri" w:hAnsi="Calibri" w:eastAsia="MS Mincho" w:cs="Calibri"/>
        </w:rPr>
        <w:t>Excel Handler (.xlsx, .</w:t>
      </w:r>
      <w:proofErr w:type="spellStart"/>
      <w:r w:rsidRPr="00B67A11">
        <w:rPr>
          <w:rFonts w:ascii="Calibri" w:hAnsi="Calibri" w:eastAsia="MS Mincho" w:cs="Calibri"/>
        </w:rPr>
        <w:t>xls</w:t>
      </w:r>
      <w:proofErr w:type="spellEnd"/>
      <w:r w:rsidRPr="00B67A11">
        <w:rPr>
          <w:rFonts w:ascii="Calibri" w:hAnsi="Calibri" w:eastAsia="MS Mincho" w:cs="Calibri"/>
        </w:rPr>
        <w:t>)</w:t>
      </w:r>
    </w:p>
    <w:p w:rsidRPr="00B67A11" w:rsidR="00B67A11" w:rsidP="00542763" w:rsidRDefault="00B67A11" w14:paraId="740C4CB6" w14:textId="77777777">
      <w:pPr>
        <w:numPr>
          <w:ilvl w:val="0"/>
          <w:numId w:val="18"/>
        </w:numPr>
        <w:tabs>
          <w:tab w:val="clear" w:pos="720"/>
          <w:tab w:val="num" w:pos="1440"/>
        </w:tabs>
        <w:ind w:left="1440"/>
        <w:rPr>
          <w:rFonts w:ascii="Calibri" w:hAnsi="Calibri" w:eastAsia="MS Mincho" w:cs="Calibri"/>
        </w:rPr>
      </w:pPr>
      <w:r w:rsidRPr="00B67A11">
        <w:rPr>
          <w:rFonts w:ascii="Calibri" w:hAnsi="Calibri" w:eastAsia="MS Mincho" w:cs="Calibri"/>
        </w:rPr>
        <w:t>CSV Handler (.csv)</w:t>
      </w:r>
    </w:p>
    <w:p w:rsidRPr="00B67A11" w:rsidR="00B67A11" w:rsidP="00542763" w:rsidRDefault="00B67A11" w14:paraId="16E7E16C" w14:textId="77777777">
      <w:pPr>
        <w:numPr>
          <w:ilvl w:val="0"/>
          <w:numId w:val="18"/>
        </w:numPr>
        <w:tabs>
          <w:tab w:val="clear" w:pos="720"/>
          <w:tab w:val="num" w:pos="1440"/>
        </w:tabs>
        <w:ind w:left="1440"/>
        <w:rPr>
          <w:rFonts w:ascii="Calibri" w:hAnsi="Calibri" w:eastAsia="MS Mincho" w:cs="Calibri"/>
        </w:rPr>
      </w:pPr>
      <w:r w:rsidRPr="00B67A11">
        <w:rPr>
          <w:rFonts w:ascii="Calibri" w:hAnsi="Calibri" w:eastAsia="MS Mincho" w:cs="Calibri"/>
        </w:rPr>
        <w:t>Fixed-Width Handler (.txt)</w:t>
      </w:r>
    </w:p>
    <w:p w:rsidRPr="00B67A11" w:rsidR="00B67A11" w:rsidP="00542763" w:rsidRDefault="00B67A11" w14:paraId="58BFB716" w14:textId="77777777">
      <w:pPr>
        <w:numPr>
          <w:ilvl w:val="0"/>
          <w:numId w:val="18"/>
        </w:numPr>
        <w:tabs>
          <w:tab w:val="clear" w:pos="720"/>
          <w:tab w:val="num" w:pos="1440"/>
        </w:tabs>
        <w:ind w:left="1440"/>
        <w:rPr>
          <w:rFonts w:ascii="Calibri" w:hAnsi="Calibri" w:eastAsia="MS Mincho" w:cs="Calibri"/>
        </w:rPr>
      </w:pPr>
      <w:r w:rsidRPr="00B67A11">
        <w:rPr>
          <w:rFonts w:ascii="Calibri" w:hAnsi="Calibri" w:eastAsia="MS Mincho" w:cs="Calibri"/>
        </w:rPr>
        <w:t>XML Handler (.xml)</w:t>
      </w:r>
    </w:p>
    <w:p w:rsidRPr="00B67A11" w:rsidR="00B67A11" w:rsidP="00B67A11" w:rsidRDefault="00B67A11" w14:paraId="4DDFB270" w14:textId="77777777">
      <w:pPr>
        <w:ind w:left="720"/>
        <w:rPr>
          <w:rFonts w:ascii="Calibri" w:hAnsi="Calibri" w:eastAsia="MS Mincho" w:cs="Calibri"/>
        </w:rPr>
      </w:pPr>
      <w:r w:rsidRPr="00B67A11">
        <w:rPr>
          <w:rFonts w:ascii="Calibri" w:hAnsi="Calibri" w:eastAsia="MS Mincho" w:cs="Calibri"/>
          <w:b/>
          <w:bCs/>
        </w:rPr>
        <w:t>Processing Steps:</w:t>
      </w:r>
    </w:p>
    <w:p w:rsidRPr="00B67A11" w:rsidR="00B67A11" w:rsidP="00542763" w:rsidRDefault="00B67A11" w14:paraId="19CD5EA9" w14:textId="77777777">
      <w:pPr>
        <w:numPr>
          <w:ilvl w:val="0"/>
          <w:numId w:val="19"/>
        </w:numPr>
        <w:tabs>
          <w:tab w:val="clear" w:pos="720"/>
          <w:tab w:val="num" w:pos="1440"/>
        </w:tabs>
        <w:ind w:left="1440"/>
        <w:rPr>
          <w:rFonts w:ascii="Calibri" w:hAnsi="Calibri" w:eastAsia="MS Mincho" w:cs="Calibri"/>
        </w:rPr>
      </w:pPr>
      <w:r w:rsidRPr="00B67A11">
        <w:rPr>
          <w:rFonts w:ascii="Calibri" w:hAnsi="Calibri" w:eastAsia="MS Mincho" w:cs="Calibri"/>
        </w:rPr>
        <w:t>Raw Data Extraction</w:t>
      </w:r>
    </w:p>
    <w:p w:rsidRPr="00B67A11" w:rsidR="00B67A11" w:rsidP="00542763" w:rsidRDefault="00B67A11" w14:paraId="76B5496A" w14:textId="77777777">
      <w:pPr>
        <w:numPr>
          <w:ilvl w:val="0"/>
          <w:numId w:val="19"/>
        </w:numPr>
        <w:tabs>
          <w:tab w:val="clear" w:pos="720"/>
          <w:tab w:val="num" w:pos="1440"/>
        </w:tabs>
        <w:ind w:left="1440"/>
        <w:rPr>
          <w:rFonts w:ascii="Calibri" w:hAnsi="Calibri" w:eastAsia="MS Mincho" w:cs="Calibri"/>
        </w:rPr>
      </w:pPr>
      <w:r w:rsidRPr="00B67A11">
        <w:rPr>
          <w:rFonts w:ascii="Calibri" w:hAnsi="Calibri" w:eastAsia="MS Mincho" w:cs="Calibri"/>
        </w:rPr>
        <w:t>Structure Detection (header rows, data boundaries)</w:t>
      </w:r>
    </w:p>
    <w:p w:rsidRPr="00B67A11" w:rsidR="00B67A11" w:rsidP="00542763" w:rsidRDefault="00B67A11" w14:paraId="23CE676A" w14:textId="77777777">
      <w:pPr>
        <w:numPr>
          <w:ilvl w:val="0"/>
          <w:numId w:val="19"/>
        </w:numPr>
        <w:tabs>
          <w:tab w:val="clear" w:pos="720"/>
          <w:tab w:val="num" w:pos="1440"/>
        </w:tabs>
        <w:ind w:left="1440"/>
        <w:rPr>
          <w:rFonts w:ascii="Calibri" w:hAnsi="Calibri" w:eastAsia="MS Mincho" w:cs="Calibri"/>
        </w:rPr>
      </w:pPr>
      <w:r w:rsidRPr="00B67A11">
        <w:rPr>
          <w:rFonts w:ascii="Calibri" w:hAnsi="Calibri" w:eastAsia="MS Mincho" w:cs="Calibri"/>
        </w:rPr>
        <w:t xml:space="preserve">Schema Matching (LLM-Powered): </w:t>
      </w:r>
    </w:p>
    <w:p w:rsidRPr="00B67A11" w:rsidR="00B67A11" w:rsidP="00542763" w:rsidRDefault="00B67A11" w14:paraId="40620362"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Check Redis for cached schema</w:t>
      </w:r>
    </w:p>
    <w:p w:rsidRPr="00B67A11" w:rsidR="00B67A11" w:rsidP="00542763" w:rsidRDefault="00B67A11" w14:paraId="0B289115"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If cache hit with high confidence → Apply cached mapping</w:t>
      </w:r>
    </w:p>
    <w:p w:rsidRPr="00B67A11" w:rsidR="00B67A11" w:rsidP="00542763" w:rsidRDefault="00B67A11" w14:paraId="2E529B3C"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If cache miss → Invoke Claude for semantic column mapping</w:t>
      </w:r>
    </w:p>
    <w:p w:rsidRPr="00B67A11" w:rsidR="00B67A11" w:rsidP="00542763" w:rsidRDefault="00B67A11" w14:paraId="321A2703"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Claude analyzes column headers, sample data patterns, position heuristics</w:t>
      </w:r>
    </w:p>
    <w:p w:rsidRPr="00B67A11" w:rsidR="00B67A11" w:rsidP="00542763" w:rsidRDefault="00B67A11" w14:paraId="30576C3E"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Generate mapping confidence scores per field</w:t>
      </w:r>
    </w:p>
    <w:p w:rsidRPr="00B67A11" w:rsidR="00B67A11" w:rsidP="00542763" w:rsidRDefault="00B67A11" w14:paraId="24E04B4F" w14:textId="77777777">
      <w:pPr>
        <w:numPr>
          <w:ilvl w:val="1"/>
          <w:numId w:val="19"/>
        </w:numPr>
        <w:tabs>
          <w:tab w:val="clear" w:pos="1440"/>
          <w:tab w:val="num" w:pos="2160"/>
        </w:tabs>
        <w:ind w:left="2160"/>
        <w:rPr>
          <w:rFonts w:ascii="Calibri" w:hAnsi="Calibri" w:eastAsia="MS Mincho" w:cs="Calibri"/>
        </w:rPr>
      </w:pPr>
      <w:r w:rsidRPr="00B67A11">
        <w:rPr>
          <w:rFonts w:ascii="Calibri" w:hAnsi="Calibri" w:eastAsia="MS Mincho" w:cs="Calibri"/>
        </w:rPr>
        <w:t>Cache successful mapping for future files</w:t>
      </w:r>
    </w:p>
    <w:p w:rsidRPr="00B67A11" w:rsidR="00B67A11" w:rsidP="00542763" w:rsidRDefault="00B67A11" w14:paraId="4BB5E5CC" w14:textId="77777777">
      <w:pPr>
        <w:numPr>
          <w:ilvl w:val="0"/>
          <w:numId w:val="19"/>
        </w:numPr>
        <w:tabs>
          <w:tab w:val="clear" w:pos="720"/>
          <w:tab w:val="num" w:pos="1440"/>
        </w:tabs>
        <w:ind w:left="1440"/>
        <w:rPr>
          <w:rFonts w:ascii="Calibri" w:hAnsi="Calibri" w:eastAsia="MS Mincho" w:cs="Calibri"/>
        </w:rPr>
      </w:pPr>
      <w:r w:rsidRPr="00B67A11">
        <w:rPr>
          <w:rFonts w:ascii="Calibri" w:hAnsi="Calibri" w:eastAsia="MS Mincho" w:cs="Calibri"/>
        </w:rPr>
        <w:t>Output structured JSON payroll record</w:t>
      </w:r>
    </w:p>
    <w:p w:rsidRPr="00B67A11" w:rsidR="00B67A11" w:rsidP="00B67A11" w:rsidRDefault="00B67A11" w14:paraId="1C3DA39F" w14:textId="77777777">
      <w:pPr>
        <w:pStyle w:val="Heading2"/>
      </w:pPr>
      <w:bookmarkStart w:name="_Toc220765343" w:id="128"/>
      <w:r w:rsidRPr="00B67A11">
        <w:t>5.3 Validator Agent</w:t>
      </w:r>
      <w:bookmarkEnd w:id="128"/>
    </w:p>
    <w:p w:rsidRPr="00B67A11" w:rsidR="00B67A11" w:rsidP="00B67A11" w:rsidRDefault="00B67A11" w14:paraId="03BABC71" w14:textId="0E5363DE">
      <w:pPr>
        <w:ind w:left="360"/>
        <w:rPr>
          <w:rFonts w:ascii="Calibri" w:hAnsi="Calibri" w:eastAsia="MS Mincho" w:cs="Calibri"/>
        </w:rPr>
      </w:pPr>
      <w:commentRangeStart w:id="129"/>
      <w:commentRangeStart w:id="130"/>
      <w:r w:rsidRPr="00B67A11">
        <w:rPr>
          <w:rFonts w:ascii="Calibri" w:hAnsi="Calibri" w:eastAsia="MS Mincho" w:cs="Calibri"/>
          <w:b/>
          <w:bCs/>
        </w:rPr>
        <w:t>SSN Validation Engine</w:t>
      </w:r>
      <w:commentRangeEnd w:id="129"/>
      <w:r w:rsidRPr="00B67A11">
        <w:rPr>
          <w:rStyle w:val="CommentReference"/>
          <w:rFonts w:ascii="Calibri" w:hAnsi="Calibri" w:eastAsia="MS Mincho" w:cs="Calibri"/>
          <w:sz w:val="24"/>
          <w:szCs w:val="24"/>
        </w:rPr>
        <w:commentReference w:id="129"/>
      </w:r>
      <w:commentRangeEnd w:id="130"/>
      <w:r>
        <w:rPr>
          <w:rStyle w:val="CommentReference"/>
        </w:rPr>
        <w:commentReference w:id="130"/>
      </w:r>
      <w:r w:rsidRPr="00B67A11">
        <w:rPr>
          <w:rFonts w:ascii="Calibri" w:hAnsi="Calibri" w:eastAsia="MS Mincho" w:cs="Calibri"/>
        </w:rPr>
        <w:t xml:space="preserve"> (from subroutine-BadSSNs.do):</w:t>
      </w:r>
    </w:p>
    <w:p w:rsidRPr="00B67A11" w:rsidR="00B67A11" w:rsidP="00542763" w:rsidRDefault="00B67A11" w14:paraId="2DDBFEF0" w14:textId="77777777">
      <w:pPr>
        <w:numPr>
          <w:ilvl w:val="0"/>
          <w:numId w:val="20"/>
        </w:numPr>
        <w:tabs>
          <w:tab w:val="clear" w:pos="720"/>
          <w:tab w:val="num" w:pos="1080"/>
        </w:tabs>
        <w:ind w:left="1080"/>
        <w:rPr>
          <w:rFonts w:ascii="Calibri" w:hAnsi="Calibri" w:eastAsia="MS Mincho" w:cs="Calibri"/>
        </w:rPr>
      </w:pPr>
      <w:r w:rsidRPr="785E6E3D">
        <w:rPr>
          <w:rFonts w:ascii="Calibri" w:hAnsi="Calibri" w:eastAsia="MS Mincho" w:cs="Calibri"/>
        </w:rPr>
        <w:t>Clean: Remove -</w:t>
      </w:r>
      <w:bookmarkStart w:name="_Int_mqz9ErB1" w:id="131"/>
      <w:r w:rsidRPr="785E6E3D">
        <w:rPr>
          <w:rFonts w:ascii="Calibri" w:hAnsi="Calibri" w:eastAsia="MS Mincho" w:cs="Calibri"/>
        </w:rPr>
        <w:t>, .</w:t>
      </w:r>
      <w:bookmarkEnd w:id="131"/>
      <w:r w:rsidRPr="785E6E3D">
        <w:rPr>
          <w:rFonts w:ascii="Calibri" w:hAnsi="Calibri" w:eastAsia="MS Mincho" w:cs="Calibri"/>
        </w:rPr>
        <w:t>, spaces, *, x/X</w:t>
      </w:r>
    </w:p>
    <w:p w:rsidRPr="00B67A11" w:rsidR="00B67A11" w:rsidP="00542763" w:rsidRDefault="00B67A11" w14:paraId="6BD00664" w14:textId="77777777">
      <w:pPr>
        <w:numPr>
          <w:ilvl w:val="0"/>
          <w:numId w:val="20"/>
        </w:numPr>
        <w:tabs>
          <w:tab w:val="clear" w:pos="720"/>
          <w:tab w:val="num" w:pos="1080"/>
        </w:tabs>
        <w:ind w:left="1080"/>
        <w:rPr>
          <w:rFonts w:ascii="Calibri" w:hAnsi="Calibri" w:eastAsia="MS Mincho" w:cs="Calibri"/>
        </w:rPr>
      </w:pPr>
      <w:r w:rsidRPr="785E6E3D">
        <w:rPr>
          <w:rFonts w:ascii="Calibri" w:hAnsi="Calibri" w:eastAsia="MS Mincho" w:cs="Calibri"/>
        </w:rPr>
        <w:t xml:space="preserve">Check: Middle </w:t>
      </w:r>
      <w:bookmarkStart w:name="_Int_oQdP1aSJ" w:id="132"/>
      <w:r w:rsidRPr="785E6E3D">
        <w:rPr>
          <w:rFonts w:ascii="Calibri" w:hAnsi="Calibri" w:eastAsia="MS Mincho" w:cs="Calibri"/>
        </w:rPr>
        <w:t>digits !</w:t>
      </w:r>
      <w:bookmarkEnd w:id="132"/>
      <w:r w:rsidRPr="785E6E3D">
        <w:rPr>
          <w:rFonts w:ascii="Calibri" w:hAnsi="Calibri" w:eastAsia="MS Mincho" w:cs="Calibri"/>
        </w:rPr>
        <w:t>= "00"</w:t>
      </w:r>
    </w:p>
    <w:p w:rsidRPr="00B67A11" w:rsidR="00B67A11" w:rsidP="00542763" w:rsidRDefault="00B67A11" w14:paraId="269215ED" w14:textId="77777777">
      <w:pPr>
        <w:numPr>
          <w:ilvl w:val="0"/>
          <w:numId w:val="20"/>
        </w:numPr>
        <w:tabs>
          <w:tab w:val="clear" w:pos="720"/>
          <w:tab w:val="num" w:pos="1080"/>
        </w:tabs>
        <w:ind w:left="1080"/>
        <w:rPr>
          <w:rFonts w:ascii="Calibri" w:hAnsi="Calibri" w:eastAsia="MS Mincho" w:cs="Calibri"/>
        </w:rPr>
      </w:pPr>
      <w:r w:rsidRPr="785E6E3D">
        <w:rPr>
          <w:rFonts w:ascii="Calibri" w:hAnsi="Calibri" w:eastAsia="MS Mincho" w:cs="Calibri"/>
        </w:rPr>
        <w:t xml:space="preserve">Check: Last </w:t>
      </w:r>
      <w:bookmarkStart w:name="_Int_g4kt6Ghe" w:id="133"/>
      <w:r w:rsidRPr="785E6E3D">
        <w:rPr>
          <w:rFonts w:ascii="Calibri" w:hAnsi="Calibri" w:eastAsia="MS Mincho" w:cs="Calibri"/>
        </w:rPr>
        <w:t>four !</w:t>
      </w:r>
      <w:bookmarkEnd w:id="133"/>
      <w:r w:rsidRPr="785E6E3D">
        <w:rPr>
          <w:rFonts w:ascii="Calibri" w:hAnsi="Calibri" w:eastAsia="MS Mincho" w:cs="Calibri"/>
        </w:rPr>
        <w:t>= "0000"</w:t>
      </w:r>
    </w:p>
    <w:p w:rsidRPr="00B67A11" w:rsidR="00B67A11" w:rsidP="00542763" w:rsidRDefault="00B67A11" w14:paraId="4D5FF8A4" w14:textId="77777777">
      <w:pPr>
        <w:numPr>
          <w:ilvl w:val="0"/>
          <w:numId w:val="20"/>
        </w:numPr>
        <w:tabs>
          <w:tab w:val="clear" w:pos="720"/>
          <w:tab w:val="num" w:pos="1080"/>
        </w:tabs>
        <w:ind w:left="1080"/>
        <w:rPr>
          <w:rFonts w:ascii="Calibri" w:hAnsi="Calibri" w:eastAsia="MS Mincho" w:cs="Calibri"/>
        </w:rPr>
      </w:pPr>
      <w:r w:rsidRPr="00B67A11">
        <w:rPr>
          <w:rFonts w:ascii="Calibri" w:hAnsi="Calibri" w:eastAsia="MS Mincho" w:cs="Calibri"/>
        </w:rPr>
        <w:t>Check: Not sequential (123456789, 987654321)</w:t>
      </w:r>
    </w:p>
    <w:p w:rsidRPr="00B67A11" w:rsidR="00B67A11" w:rsidP="00542763" w:rsidRDefault="00B67A11" w14:paraId="75D299B8" w14:textId="77777777">
      <w:pPr>
        <w:numPr>
          <w:ilvl w:val="0"/>
          <w:numId w:val="20"/>
        </w:numPr>
        <w:tabs>
          <w:tab w:val="clear" w:pos="720"/>
          <w:tab w:val="num" w:pos="1080"/>
        </w:tabs>
        <w:ind w:left="1080"/>
        <w:rPr>
          <w:rFonts w:ascii="Calibri" w:hAnsi="Calibri" w:eastAsia="MS Mincho" w:cs="Calibri"/>
        </w:rPr>
      </w:pPr>
      <w:r w:rsidRPr="00B67A11">
        <w:rPr>
          <w:rFonts w:ascii="Calibri" w:hAnsi="Calibri" w:eastAsia="MS Mincho" w:cs="Calibri"/>
        </w:rPr>
        <w:t>Check: Not all same digit (111111111, etc.)</w:t>
      </w:r>
    </w:p>
    <w:p w:rsidRPr="00B67A11" w:rsidR="00B67A11" w:rsidP="00542763" w:rsidRDefault="00B67A11" w14:paraId="2B60287F" w14:textId="77777777">
      <w:pPr>
        <w:numPr>
          <w:ilvl w:val="0"/>
          <w:numId w:val="20"/>
        </w:numPr>
        <w:tabs>
          <w:tab w:val="clear" w:pos="720"/>
          <w:tab w:val="num" w:pos="1080"/>
        </w:tabs>
        <w:ind w:left="1080"/>
        <w:rPr>
          <w:rFonts w:ascii="Calibri" w:hAnsi="Calibri" w:eastAsia="MS Mincho" w:cs="Calibri"/>
        </w:rPr>
      </w:pPr>
      <w:r w:rsidRPr="00B67A11">
        <w:rPr>
          <w:rFonts w:ascii="Calibri" w:hAnsi="Calibri" w:eastAsia="MS Mincho" w:cs="Calibri"/>
        </w:rPr>
        <w:t>Check: Length = 9 digits (after cleaning)</w:t>
      </w:r>
    </w:p>
    <w:p w:rsidRPr="00B67A11" w:rsidR="00B67A11" w:rsidP="00B67A11" w:rsidRDefault="00B67A11" w14:paraId="22FE6555" w14:textId="77777777">
      <w:pPr>
        <w:ind w:left="360"/>
        <w:rPr>
          <w:rFonts w:ascii="Calibri" w:hAnsi="Calibri" w:eastAsia="MS Mincho" w:cs="Calibri"/>
        </w:rPr>
      </w:pPr>
      <w:r w:rsidRPr="00B67A11">
        <w:rPr>
          <w:rFonts w:ascii="Calibri" w:hAnsi="Calibri" w:eastAsia="MS Mincho" w:cs="Calibri"/>
          <w:b/>
          <w:bCs/>
        </w:rPr>
        <w:t>Date Validation Engine</w:t>
      </w:r>
      <w:r w:rsidRPr="00B67A11">
        <w:rPr>
          <w:rFonts w:ascii="Calibri" w:hAnsi="Calibri" w:eastAsia="MS Mincho" w:cs="Calibri"/>
        </w:rPr>
        <w:t xml:space="preserve"> (from subroutine-FormatDatesandStrings.do):</w:t>
      </w:r>
    </w:p>
    <w:p w:rsidRPr="00B67A11" w:rsidR="00B67A11" w:rsidP="00542763" w:rsidRDefault="00B67A11" w14:paraId="14823583" w14:textId="77777777">
      <w:pPr>
        <w:numPr>
          <w:ilvl w:val="0"/>
          <w:numId w:val="21"/>
        </w:numPr>
        <w:tabs>
          <w:tab w:val="clear" w:pos="720"/>
          <w:tab w:val="num" w:pos="1080"/>
        </w:tabs>
        <w:ind w:left="1080"/>
        <w:rPr>
          <w:rFonts w:ascii="Calibri" w:hAnsi="Calibri" w:eastAsia="MS Mincho" w:cs="Calibri"/>
        </w:rPr>
      </w:pPr>
      <w:r w:rsidRPr="00B67A11">
        <w:rPr>
          <w:rFonts w:ascii="Calibri" w:hAnsi="Calibri" w:eastAsia="MS Mincho" w:cs="Calibri"/>
        </w:rPr>
        <w:t>Invalid patterns: 01/01/1900, 00/00/0000, N/A, NA, //, etc.</w:t>
      </w:r>
    </w:p>
    <w:p w:rsidRPr="00B67A11" w:rsidR="00B67A11" w:rsidP="00542763" w:rsidRDefault="00B67A11" w14:paraId="624BAEF1" w14:textId="77777777">
      <w:pPr>
        <w:numPr>
          <w:ilvl w:val="0"/>
          <w:numId w:val="21"/>
        </w:numPr>
        <w:tabs>
          <w:tab w:val="clear" w:pos="720"/>
          <w:tab w:val="num" w:pos="1080"/>
        </w:tabs>
        <w:ind w:left="1080"/>
        <w:rPr>
          <w:rFonts w:ascii="Calibri" w:hAnsi="Calibri" w:eastAsia="MS Mincho" w:cs="Calibri"/>
        </w:rPr>
      </w:pPr>
      <w:r w:rsidRPr="00B67A11">
        <w:rPr>
          <w:rFonts w:ascii="Calibri" w:hAnsi="Calibri" w:eastAsia="MS Mincho" w:cs="Calibri"/>
        </w:rPr>
        <w:t>Strip timestamps: " 12:00:00 AM", " 0:00"</w:t>
      </w:r>
    </w:p>
    <w:p w:rsidRPr="00B67A11" w:rsidR="00B67A11" w:rsidP="00542763" w:rsidRDefault="00B67A11" w14:paraId="0C8330EA" w14:textId="77777777">
      <w:pPr>
        <w:numPr>
          <w:ilvl w:val="0"/>
          <w:numId w:val="21"/>
        </w:numPr>
        <w:tabs>
          <w:tab w:val="clear" w:pos="720"/>
          <w:tab w:val="num" w:pos="1080"/>
        </w:tabs>
        <w:ind w:left="1080"/>
        <w:rPr>
          <w:rFonts w:ascii="Calibri" w:hAnsi="Calibri" w:eastAsia="MS Mincho" w:cs="Calibri"/>
        </w:rPr>
      </w:pPr>
      <w:r w:rsidRPr="00B67A11">
        <w:rPr>
          <w:rFonts w:ascii="Calibri" w:hAnsi="Calibri" w:eastAsia="MS Mincho" w:cs="Calibri"/>
        </w:rPr>
        <w:t>DOB validation: &gt; 12/31/1900 AND &lt;= today</w:t>
      </w:r>
    </w:p>
    <w:p w:rsidRPr="00B67A11" w:rsidR="00B67A11" w:rsidP="00542763" w:rsidRDefault="00B67A11" w14:paraId="1FF840ED" w14:textId="77777777">
      <w:pPr>
        <w:numPr>
          <w:ilvl w:val="0"/>
          <w:numId w:val="21"/>
        </w:numPr>
        <w:tabs>
          <w:tab w:val="clear" w:pos="720"/>
          <w:tab w:val="num" w:pos="1080"/>
        </w:tabs>
        <w:ind w:left="1080"/>
        <w:rPr>
          <w:rFonts w:ascii="Calibri" w:hAnsi="Calibri" w:eastAsia="MS Mincho" w:cs="Calibri"/>
        </w:rPr>
      </w:pPr>
      <w:r w:rsidRPr="00B67A11">
        <w:rPr>
          <w:rFonts w:ascii="Calibri" w:hAnsi="Calibri" w:eastAsia="MS Mincho" w:cs="Calibri"/>
        </w:rPr>
        <w:t>Default DOBs: 01/01/1990, 01/01/1950, 01/01/1960</w:t>
      </w:r>
    </w:p>
    <w:p w:rsidRPr="00B67A11" w:rsidR="00B67A11" w:rsidP="00542763" w:rsidRDefault="00B67A11" w14:paraId="11DF7541" w14:textId="77777777">
      <w:pPr>
        <w:numPr>
          <w:ilvl w:val="0"/>
          <w:numId w:val="21"/>
        </w:numPr>
        <w:tabs>
          <w:tab w:val="clear" w:pos="720"/>
          <w:tab w:val="num" w:pos="1080"/>
        </w:tabs>
        <w:ind w:left="1080"/>
        <w:rPr>
          <w:rFonts w:ascii="Calibri" w:hAnsi="Calibri" w:eastAsia="MS Mincho" w:cs="Calibri"/>
        </w:rPr>
      </w:pPr>
      <w:r w:rsidRPr="00B67A11">
        <w:rPr>
          <w:rFonts w:ascii="Calibri" w:hAnsi="Calibri" w:eastAsia="MS Mincho" w:cs="Calibri"/>
        </w:rPr>
        <w:t>DOR rules: Clear if DOR &lt; DOH, Clear if DOR = DOH</w:t>
      </w:r>
    </w:p>
    <w:p w:rsidRPr="00B67A11" w:rsidR="00B67A11" w:rsidP="00B67A11" w:rsidRDefault="00B67A11" w14:paraId="44A1F815" w14:textId="77777777">
      <w:pPr>
        <w:ind w:left="360"/>
        <w:rPr>
          <w:rFonts w:ascii="Calibri" w:hAnsi="Calibri" w:eastAsia="MS Mincho" w:cs="Calibri"/>
        </w:rPr>
      </w:pPr>
      <w:r w:rsidRPr="00B67A11">
        <w:rPr>
          <w:rFonts w:ascii="Calibri" w:hAnsi="Calibri" w:eastAsia="MS Mincho" w:cs="Calibri"/>
          <w:b/>
          <w:bCs/>
        </w:rPr>
        <w:t>Cross-Reference Validation:</w:t>
      </w:r>
    </w:p>
    <w:p w:rsidRPr="00B67A11" w:rsidR="00B67A11" w:rsidP="00542763" w:rsidRDefault="00B67A11" w14:paraId="14B723AF" w14:textId="77777777">
      <w:pPr>
        <w:numPr>
          <w:ilvl w:val="0"/>
          <w:numId w:val="22"/>
        </w:numPr>
        <w:tabs>
          <w:tab w:val="clear" w:pos="720"/>
          <w:tab w:val="num" w:pos="1080"/>
        </w:tabs>
        <w:ind w:left="1080"/>
        <w:rPr>
          <w:rFonts w:ascii="Calibri" w:hAnsi="Calibri" w:eastAsia="MS Mincho" w:cs="Calibri"/>
        </w:rPr>
      </w:pPr>
      <w:r w:rsidRPr="00B67A11">
        <w:rPr>
          <w:rFonts w:ascii="Calibri" w:hAnsi="Calibri" w:eastAsia="MS Mincho" w:cs="Calibri"/>
        </w:rPr>
        <w:t xml:space="preserve">Check SSN against Relius </w:t>
      </w:r>
      <w:proofErr w:type="spellStart"/>
      <w:r w:rsidRPr="00B67A11">
        <w:rPr>
          <w:rFonts w:ascii="Calibri" w:hAnsi="Calibri" w:eastAsia="MS Mincho" w:cs="Calibri"/>
        </w:rPr>
        <w:t>PersonalInfoByPlan</w:t>
      </w:r>
      <w:proofErr w:type="spellEnd"/>
    </w:p>
    <w:p w:rsidRPr="00B67A11" w:rsidR="00B67A11" w:rsidP="00542763" w:rsidRDefault="00B67A11" w14:paraId="50E0B32F" w14:textId="77777777">
      <w:pPr>
        <w:numPr>
          <w:ilvl w:val="0"/>
          <w:numId w:val="22"/>
        </w:numPr>
        <w:tabs>
          <w:tab w:val="clear" w:pos="720"/>
          <w:tab w:val="num" w:pos="1080"/>
        </w:tabs>
        <w:ind w:left="1080"/>
        <w:rPr>
          <w:rFonts w:ascii="Calibri" w:hAnsi="Calibri" w:eastAsia="MS Mincho" w:cs="Calibri"/>
        </w:rPr>
      </w:pPr>
      <w:r w:rsidRPr="00B67A11">
        <w:rPr>
          <w:rFonts w:ascii="Calibri" w:hAnsi="Calibri" w:eastAsia="MS Mincho" w:cs="Calibri"/>
        </w:rPr>
        <w:t>Detect name/DOB mismatches (possible sort issues)</w:t>
      </w:r>
    </w:p>
    <w:p w:rsidRPr="00B67A11" w:rsidR="00B67A11" w:rsidP="00542763" w:rsidRDefault="00B67A11" w14:paraId="5746FE45" w14:textId="77777777">
      <w:pPr>
        <w:numPr>
          <w:ilvl w:val="0"/>
          <w:numId w:val="22"/>
        </w:numPr>
        <w:tabs>
          <w:tab w:val="clear" w:pos="720"/>
          <w:tab w:val="num" w:pos="1080"/>
        </w:tabs>
        <w:ind w:left="1080"/>
        <w:rPr>
          <w:rFonts w:ascii="Calibri" w:hAnsi="Calibri" w:eastAsia="MS Mincho" w:cs="Calibri"/>
        </w:rPr>
      </w:pPr>
      <w:r w:rsidRPr="00B67A11">
        <w:rPr>
          <w:rFonts w:ascii="Calibri" w:hAnsi="Calibri" w:eastAsia="MS Mincho" w:cs="Calibri"/>
        </w:rPr>
        <w:t>Apply nickname tolerance (Mike/Michael + DOB match)</w:t>
      </w:r>
    </w:p>
    <w:p w:rsidRPr="00B67A11" w:rsidR="00B67A11" w:rsidP="00542763" w:rsidRDefault="00B67A11" w14:paraId="599581FE" w14:textId="77777777">
      <w:pPr>
        <w:numPr>
          <w:ilvl w:val="0"/>
          <w:numId w:val="22"/>
        </w:numPr>
        <w:tabs>
          <w:tab w:val="clear" w:pos="720"/>
          <w:tab w:val="num" w:pos="1080"/>
        </w:tabs>
        <w:ind w:left="1080"/>
        <w:rPr>
          <w:rFonts w:ascii="Calibri" w:hAnsi="Calibri" w:eastAsia="MS Mincho" w:cs="Calibri"/>
        </w:rPr>
      </w:pPr>
      <w:r w:rsidRPr="00B67A11">
        <w:rPr>
          <w:rFonts w:ascii="Calibri" w:hAnsi="Calibri" w:eastAsia="MS Mincho" w:cs="Calibri"/>
        </w:rPr>
        <w:t xml:space="preserve">Check employment status from </w:t>
      </w:r>
      <w:proofErr w:type="spellStart"/>
      <w:r w:rsidRPr="00B67A11">
        <w:rPr>
          <w:rFonts w:ascii="Calibri" w:hAnsi="Calibri" w:eastAsia="MS Mincho" w:cs="Calibri"/>
        </w:rPr>
        <w:t>jobstatuscurrent</w:t>
      </w:r>
      <w:proofErr w:type="spellEnd"/>
    </w:p>
    <w:p w:rsidRPr="00B67A11" w:rsidR="00B67A11" w:rsidP="00542763" w:rsidRDefault="00B67A11" w14:paraId="57A8E0D0" w14:textId="77777777">
      <w:pPr>
        <w:numPr>
          <w:ilvl w:val="0"/>
          <w:numId w:val="22"/>
        </w:numPr>
        <w:tabs>
          <w:tab w:val="clear" w:pos="720"/>
          <w:tab w:val="num" w:pos="1080"/>
        </w:tabs>
        <w:ind w:left="1080"/>
        <w:rPr>
          <w:rFonts w:ascii="Calibri" w:hAnsi="Calibri" w:eastAsia="MS Mincho" w:cs="Calibri"/>
        </w:rPr>
      </w:pPr>
      <w:r w:rsidRPr="00B67A11">
        <w:rPr>
          <w:rFonts w:ascii="Calibri" w:hAnsi="Calibri" w:eastAsia="MS Mincho" w:cs="Calibri"/>
        </w:rPr>
        <w:t>Validate contribution rates against BlueStar elections</w:t>
      </w:r>
    </w:p>
    <w:p w:rsidRPr="00B67A11" w:rsidR="00B67A11" w:rsidP="00B67A11" w:rsidRDefault="00B67A11" w14:paraId="04C568DA" w14:textId="77777777">
      <w:pPr>
        <w:ind w:left="360"/>
        <w:rPr>
          <w:rFonts w:ascii="Calibri" w:hAnsi="Calibri" w:eastAsia="MS Mincho" w:cs="Calibri"/>
        </w:rPr>
      </w:pPr>
      <w:r w:rsidRPr="00B67A11">
        <w:rPr>
          <w:rFonts w:ascii="Calibri" w:hAnsi="Calibri" w:eastAsia="MS Mincho" w:cs="Calibri"/>
          <w:b/>
          <w:bCs/>
        </w:rPr>
        <w:t>Issue Classification:</w:t>
      </w:r>
    </w:p>
    <w:p w:rsidRPr="00B67A11" w:rsidR="00B67A11" w:rsidP="00542763" w:rsidRDefault="00B67A11" w14:paraId="24542C25" w14:textId="77777777">
      <w:pPr>
        <w:numPr>
          <w:ilvl w:val="0"/>
          <w:numId w:val="23"/>
        </w:numPr>
        <w:tabs>
          <w:tab w:val="clear" w:pos="720"/>
          <w:tab w:val="num" w:pos="1080"/>
        </w:tabs>
        <w:ind w:left="1080"/>
        <w:rPr>
          <w:rFonts w:ascii="Calibri" w:hAnsi="Calibri" w:eastAsia="MS Mincho" w:cs="Calibri"/>
        </w:rPr>
      </w:pPr>
      <w:r w:rsidRPr="00B67A11">
        <w:rPr>
          <w:rFonts w:ascii="Calibri" w:hAnsi="Calibri" w:eastAsia="MS Mincho" w:cs="Calibri"/>
        </w:rPr>
        <w:t>STOP Issues (Critical): Sort issue, Update DOB, NO SSN, Bad SSN, Bad DOB</w:t>
      </w:r>
    </w:p>
    <w:p w:rsidRPr="00B67A11" w:rsidR="00B67A11" w:rsidP="00542763" w:rsidRDefault="00B67A11" w14:paraId="4C2E3CB7" w14:textId="77777777">
      <w:pPr>
        <w:numPr>
          <w:ilvl w:val="0"/>
          <w:numId w:val="23"/>
        </w:numPr>
        <w:tabs>
          <w:tab w:val="clear" w:pos="720"/>
          <w:tab w:val="num" w:pos="1080"/>
        </w:tabs>
        <w:ind w:left="1080"/>
        <w:rPr>
          <w:rFonts w:ascii="Calibri" w:hAnsi="Calibri" w:eastAsia="MS Mincho" w:cs="Calibri"/>
        </w:rPr>
      </w:pPr>
      <w:r w:rsidRPr="00B67A11">
        <w:rPr>
          <w:rFonts w:ascii="Calibri" w:hAnsi="Calibri" w:eastAsia="MS Mincho" w:cs="Calibri"/>
        </w:rPr>
        <w:t>Warnings: Rehire without DOT, Hours too large, Last name missing, Invalid email</w:t>
      </w:r>
    </w:p>
    <w:p w:rsidRPr="00B67A11" w:rsidR="00B67A11" w:rsidP="00B67A11" w:rsidRDefault="00B67A11" w14:paraId="24DC17F1" w14:textId="77777777">
      <w:pPr>
        <w:pStyle w:val="Heading2"/>
      </w:pPr>
      <w:bookmarkStart w:name="_Toc220765344" w:id="134"/>
      <w:r w:rsidRPr="00B67A11">
        <w:t>5.4 Transformation Agent</w:t>
      </w:r>
      <w:bookmarkEnd w:id="134"/>
    </w:p>
    <w:p w:rsidRPr="00B67A11" w:rsidR="00B67A11" w:rsidP="00B67A11" w:rsidRDefault="00B67A11" w14:paraId="2A8F3BC3" w14:textId="77777777">
      <w:pPr>
        <w:ind w:left="360"/>
        <w:rPr>
          <w:rFonts w:ascii="Calibri" w:hAnsi="Calibri" w:eastAsia="MS Mincho" w:cs="Calibri"/>
        </w:rPr>
      </w:pPr>
      <w:r w:rsidRPr="00B67A11">
        <w:rPr>
          <w:rFonts w:ascii="Calibri" w:hAnsi="Calibri" w:eastAsia="MS Mincho" w:cs="Calibri"/>
          <w:b/>
          <w:bCs/>
        </w:rPr>
        <w:t>Duplicate Consolidation</w:t>
      </w:r>
      <w:r w:rsidRPr="00B67A11">
        <w:rPr>
          <w:rFonts w:ascii="Calibri" w:hAnsi="Calibri" w:eastAsia="MS Mincho" w:cs="Calibri"/>
        </w:rPr>
        <w:t xml:space="preserve"> (from subroutine-DuplicateEmployees.do):</w:t>
      </w:r>
    </w:p>
    <w:p w:rsidRPr="00B67A11" w:rsidR="00B67A11" w:rsidP="00542763" w:rsidRDefault="00B67A11" w14:paraId="53F47F0E"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 xml:space="preserve">Group by SSN (or </w:t>
      </w:r>
      <w:proofErr w:type="spellStart"/>
      <w:r w:rsidRPr="00B67A11">
        <w:rPr>
          <w:rFonts w:ascii="Calibri" w:hAnsi="Calibri" w:eastAsia="MS Mincho" w:cs="Calibri"/>
        </w:rPr>
        <w:t>planid+SSN</w:t>
      </w:r>
      <w:proofErr w:type="spellEnd"/>
      <w:r w:rsidRPr="00B67A11">
        <w:rPr>
          <w:rFonts w:ascii="Calibri" w:hAnsi="Calibri" w:eastAsia="MS Mincho" w:cs="Calibri"/>
        </w:rPr>
        <w:t xml:space="preserve"> for MEP)</w:t>
      </w:r>
    </w:p>
    <w:p w:rsidRPr="00B67A11" w:rsidR="00B67A11" w:rsidP="00542763" w:rsidRDefault="00B67A11" w14:paraId="65BB2668"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SUM: hours, salary, bonus, commissions, overtime, all contribution fields</w:t>
      </w:r>
    </w:p>
    <w:p w:rsidRPr="00B67A11" w:rsidR="00B67A11" w:rsidP="00542763" w:rsidRDefault="00B67A11" w14:paraId="57BD5A51"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MIN: dob, doh</w:t>
      </w:r>
    </w:p>
    <w:p w:rsidRPr="00B67A11" w:rsidR="00B67A11" w:rsidP="00542763" w:rsidRDefault="00B67A11" w14:paraId="163EBCE8"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 xml:space="preserve">MAX: dot (keep null if any record </w:t>
      </w:r>
      <w:proofErr w:type="gramStart"/>
      <w:r w:rsidRPr="00B67A11">
        <w:rPr>
          <w:rFonts w:ascii="Calibri" w:hAnsi="Calibri" w:eastAsia="MS Mincho" w:cs="Calibri"/>
        </w:rPr>
        <w:t>not</w:t>
      </w:r>
      <w:proofErr w:type="gramEnd"/>
      <w:r w:rsidRPr="00B67A11">
        <w:rPr>
          <w:rFonts w:ascii="Calibri" w:hAnsi="Calibri" w:eastAsia="MS Mincho" w:cs="Calibri"/>
        </w:rPr>
        <w:t xml:space="preserve"> terminated), </w:t>
      </w:r>
      <w:proofErr w:type="spellStart"/>
      <w:r w:rsidRPr="00B67A11">
        <w:rPr>
          <w:rFonts w:ascii="Calibri" w:hAnsi="Calibri" w:eastAsia="MS Mincho" w:cs="Calibri"/>
        </w:rPr>
        <w:t>dor</w:t>
      </w:r>
      <w:proofErr w:type="spellEnd"/>
    </w:p>
    <w:p w:rsidRPr="00B67A11" w:rsidR="00B67A11" w:rsidP="00542763" w:rsidRDefault="00B67A11" w14:paraId="7FE1BDD6"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 xml:space="preserve">SORT: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dot, </w:t>
      </w:r>
      <w:proofErr w:type="spellStart"/>
      <w:r w:rsidRPr="00B67A11">
        <w:rPr>
          <w:rFonts w:ascii="Calibri" w:hAnsi="Calibri" w:eastAsia="MS Mincho" w:cs="Calibri"/>
        </w:rPr>
        <w:t>salaryiszero</w:t>
      </w:r>
      <w:proofErr w:type="spellEnd"/>
      <w:r w:rsidRPr="00B67A11">
        <w:rPr>
          <w:rFonts w:ascii="Calibri" w:hAnsi="Calibri" w:eastAsia="MS Mincho" w:cs="Calibri"/>
        </w:rPr>
        <w:t>, -</w:t>
      </w:r>
      <w:proofErr w:type="spellStart"/>
      <w:r w:rsidRPr="00B67A11">
        <w:rPr>
          <w:rFonts w:ascii="Calibri" w:hAnsi="Calibri" w:eastAsia="MS Mincho" w:cs="Calibri"/>
        </w:rPr>
        <w:t>holdtotalcomp</w:t>
      </w:r>
      <w:proofErr w:type="spellEnd"/>
    </w:p>
    <w:p w:rsidRPr="00B67A11" w:rsidR="00B67A11" w:rsidP="00542763" w:rsidRDefault="00B67A11" w14:paraId="123CA55E" w14:textId="77777777">
      <w:pPr>
        <w:numPr>
          <w:ilvl w:val="0"/>
          <w:numId w:val="24"/>
        </w:numPr>
        <w:tabs>
          <w:tab w:val="clear" w:pos="720"/>
          <w:tab w:val="num" w:pos="1080"/>
        </w:tabs>
        <w:ind w:left="1080"/>
        <w:rPr>
          <w:rFonts w:ascii="Calibri" w:hAnsi="Calibri" w:eastAsia="MS Mincho" w:cs="Calibri"/>
        </w:rPr>
      </w:pPr>
      <w:r w:rsidRPr="00B67A11">
        <w:rPr>
          <w:rFonts w:ascii="Calibri" w:hAnsi="Calibri" w:eastAsia="MS Mincho" w:cs="Calibri"/>
        </w:rPr>
        <w:t>KEEP: first record (prioritize non-zero compensation)</w:t>
      </w:r>
    </w:p>
    <w:p w:rsidRPr="00B67A11" w:rsidR="00B67A11" w:rsidP="00B67A11" w:rsidRDefault="00B67A11" w14:paraId="3BA0CCE8" w14:textId="77777777">
      <w:pPr>
        <w:ind w:left="360"/>
        <w:rPr>
          <w:rFonts w:ascii="Calibri" w:hAnsi="Calibri" w:eastAsia="MS Mincho" w:cs="Calibri"/>
        </w:rPr>
      </w:pPr>
      <w:r w:rsidRPr="00B67A11">
        <w:rPr>
          <w:rFonts w:ascii="Calibri" w:hAnsi="Calibri" w:eastAsia="MS Mincho" w:cs="Calibri"/>
          <w:b/>
          <w:bCs/>
        </w:rPr>
        <w:t>Negative Value Handling</w:t>
      </w:r>
      <w:r w:rsidRPr="00B67A11">
        <w:rPr>
          <w:rFonts w:ascii="Calibri" w:hAnsi="Calibri" w:eastAsia="MS Mincho" w:cs="Calibri"/>
        </w:rPr>
        <w:t xml:space="preserve"> (from subroutine-negativepayroll.do):</w:t>
      </w:r>
    </w:p>
    <w:p w:rsidRPr="00B67A11" w:rsidR="00B67A11" w:rsidP="00542763" w:rsidRDefault="00B67A11" w14:paraId="22E1BE3E" w14:textId="77777777">
      <w:pPr>
        <w:numPr>
          <w:ilvl w:val="0"/>
          <w:numId w:val="25"/>
        </w:numPr>
        <w:tabs>
          <w:tab w:val="clear" w:pos="720"/>
          <w:tab w:val="num" w:pos="1080"/>
        </w:tabs>
        <w:ind w:left="1080"/>
        <w:rPr>
          <w:rFonts w:ascii="Calibri" w:hAnsi="Calibri" w:eastAsia="MS Mincho" w:cs="Calibri"/>
        </w:rPr>
      </w:pPr>
      <w:bookmarkStart w:name="_Int_8DcRqvts" w:id="135"/>
      <w:r w:rsidRPr="785E6E3D">
        <w:rPr>
          <w:rFonts w:ascii="Calibri" w:hAnsi="Calibri" w:eastAsia="MS Mincho" w:cs="Calibri"/>
        </w:rPr>
        <w:t>Set to</w:t>
      </w:r>
      <w:bookmarkEnd w:id="135"/>
      <w:r w:rsidRPr="785E6E3D">
        <w:rPr>
          <w:rFonts w:ascii="Calibri" w:hAnsi="Calibri" w:eastAsia="MS Mincho" w:cs="Calibri"/>
        </w:rPr>
        <w:t xml:space="preserve"> 0 if negative: deferral, </w:t>
      </w:r>
      <w:proofErr w:type="spellStart"/>
      <w:r w:rsidRPr="785E6E3D">
        <w:rPr>
          <w:rFonts w:ascii="Calibri" w:hAnsi="Calibri" w:eastAsia="MS Mincho" w:cs="Calibri"/>
        </w:rPr>
        <w:t>rothdeferral</w:t>
      </w:r>
      <w:proofErr w:type="spellEnd"/>
      <w:r w:rsidRPr="785E6E3D">
        <w:rPr>
          <w:rFonts w:ascii="Calibri" w:hAnsi="Calibri" w:eastAsia="MS Mincho" w:cs="Calibri"/>
        </w:rPr>
        <w:t xml:space="preserve">, match, </w:t>
      </w:r>
      <w:proofErr w:type="spellStart"/>
      <w:r w:rsidRPr="785E6E3D">
        <w:rPr>
          <w:rFonts w:ascii="Calibri" w:hAnsi="Calibri" w:eastAsia="MS Mincho" w:cs="Calibri"/>
        </w:rPr>
        <w:t>shmatch</w:t>
      </w:r>
      <w:proofErr w:type="spellEnd"/>
      <w:r w:rsidRPr="785E6E3D">
        <w:rPr>
          <w:rFonts w:ascii="Calibri" w:hAnsi="Calibri" w:eastAsia="MS Mincho" w:cs="Calibri"/>
        </w:rPr>
        <w:t xml:space="preserve">, </w:t>
      </w:r>
      <w:proofErr w:type="spellStart"/>
      <w:r w:rsidRPr="785E6E3D">
        <w:rPr>
          <w:rFonts w:ascii="Calibri" w:hAnsi="Calibri" w:eastAsia="MS Mincho" w:cs="Calibri"/>
        </w:rPr>
        <w:t>shne</w:t>
      </w:r>
      <w:proofErr w:type="spellEnd"/>
      <w:r w:rsidRPr="785E6E3D">
        <w:rPr>
          <w:rFonts w:ascii="Calibri" w:hAnsi="Calibri" w:eastAsia="MS Mincho" w:cs="Calibri"/>
        </w:rPr>
        <w:t xml:space="preserve">, </w:t>
      </w:r>
      <w:proofErr w:type="spellStart"/>
      <w:r w:rsidRPr="785E6E3D">
        <w:rPr>
          <w:rFonts w:ascii="Calibri" w:hAnsi="Calibri" w:eastAsia="MS Mincho" w:cs="Calibri"/>
        </w:rPr>
        <w:t>pshare</w:t>
      </w:r>
      <w:proofErr w:type="spellEnd"/>
      <w:r w:rsidRPr="785E6E3D">
        <w:rPr>
          <w:rFonts w:ascii="Calibri" w:hAnsi="Calibri" w:eastAsia="MS Mincho" w:cs="Calibri"/>
        </w:rPr>
        <w:t>, loan, etc.</w:t>
      </w:r>
    </w:p>
    <w:p w:rsidRPr="00B67A11" w:rsidR="00B67A11" w:rsidP="00542763" w:rsidRDefault="00B67A11" w14:paraId="494C21D2" w14:textId="77777777">
      <w:pPr>
        <w:numPr>
          <w:ilvl w:val="0"/>
          <w:numId w:val="25"/>
        </w:numPr>
        <w:tabs>
          <w:tab w:val="clear" w:pos="720"/>
          <w:tab w:val="num" w:pos="1080"/>
        </w:tabs>
        <w:ind w:left="1080"/>
        <w:rPr>
          <w:rFonts w:ascii="Calibri" w:hAnsi="Calibri" w:eastAsia="MS Mincho" w:cs="Calibri"/>
        </w:rPr>
      </w:pPr>
      <w:r w:rsidRPr="00B67A11">
        <w:rPr>
          <w:rFonts w:ascii="Calibri" w:hAnsi="Calibri" w:eastAsia="MS Mincho" w:cs="Calibri"/>
        </w:rPr>
        <w:t xml:space="preserve">Flag </w:t>
      </w:r>
      <w:proofErr w:type="spellStart"/>
      <w:r w:rsidRPr="00B67A11">
        <w:rPr>
          <w:rFonts w:ascii="Calibri" w:hAnsi="Calibri" w:eastAsia="MS Mincho" w:cs="Calibri"/>
        </w:rPr>
        <w:t>NegativeSourceInd</w:t>
      </w:r>
      <w:proofErr w:type="spellEnd"/>
      <w:r w:rsidRPr="00B67A11">
        <w:rPr>
          <w:rFonts w:ascii="Calibri" w:hAnsi="Calibri" w:eastAsia="MS Mincho" w:cs="Calibri"/>
        </w:rPr>
        <w:t xml:space="preserve"> = 1 in ACH output</w:t>
      </w:r>
    </w:p>
    <w:p w:rsidRPr="00B67A11" w:rsidR="00B67A11" w:rsidP="00B67A11" w:rsidRDefault="00B67A11" w14:paraId="08BA5234" w14:textId="77777777">
      <w:pPr>
        <w:ind w:left="360"/>
        <w:rPr>
          <w:rFonts w:ascii="Calibri" w:hAnsi="Calibri" w:eastAsia="MS Mincho" w:cs="Calibri"/>
        </w:rPr>
      </w:pPr>
      <w:r w:rsidRPr="00B67A11">
        <w:rPr>
          <w:rFonts w:ascii="Calibri" w:hAnsi="Calibri" w:eastAsia="MS Mincho" w:cs="Calibri"/>
          <w:b/>
          <w:bCs/>
        </w:rPr>
        <w:t>Hours Auto-Calculation</w:t>
      </w:r>
      <w:r w:rsidRPr="00B67A11">
        <w:rPr>
          <w:rFonts w:ascii="Calibri" w:hAnsi="Calibri" w:eastAsia="MS Mincho" w:cs="Calibri"/>
        </w:rPr>
        <w:t xml:space="preserve"> (from subroutine-fixinghours.do):</w:t>
      </w:r>
    </w:p>
    <w:p w:rsidRPr="00B67A11" w:rsidR="00B67A11" w:rsidP="00542763" w:rsidRDefault="00B67A11" w14:paraId="6EF0515B" w14:textId="77777777">
      <w:pPr>
        <w:numPr>
          <w:ilvl w:val="0"/>
          <w:numId w:val="26"/>
        </w:numPr>
        <w:tabs>
          <w:tab w:val="clear" w:pos="720"/>
          <w:tab w:val="num" w:pos="1080"/>
        </w:tabs>
        <w:ind w:left="1080"/>
        <w:rPr>
          <w:rFonts w:ascii="Calibri" w:hAnsi="Calibri" w:eastAsia="MS Mincho" w:cs="Calibri"/>
        </w:rPr>
      </w:pPr>
      <w:r w:rsidRPr="00B67A11">
        <w:rPr>
          <w:rFonts w:ascii="Calibri" w:hAnsi="Calibri" w:eastAsia="MS Mincho" w:cs="Calibri"/>
        </w:rPr>
        <w:t>IF hours = 0 AND compensation &gt; 0: estimated = (salary + commissions + overtime) / 10</w:t>
      </w:r>
    </w:p>
    <w:p w:rsidRPr="00B67A11" w:rsidR="00B67A11" w:rsidP="00542763" w:rsidRDefault="00B67A11" w14:paraId="146E004E" w14:textId="77777777">
      <w:pPr>
        <w:numPr>
          <w:ilvl w:val="0"/>
          <w:numId w:val="26"/>
        </w:numPr>
        <w:tabs>
          <w:tab w:val="clear" w:pos="720"/>
          <w:tab w:val="num" w:pos="1080"/>
        </w:tabs>
        <w:ind w:left="1080"/>
        <w:rPr>
          <w:rFonts w:ascii="Calibri" w:hAnsi="Calibri" w:eastAsia="MS Mincho" w:cs="Calibri"/>
        </w:rPr>
      </w:pPr>
      <w:r w:rsidRPr="00B67A11">
        <w:rPr>
          <w:rFonts w:ascii="Calibri" w:hAnsi="Calibri" w:eastAsia="MS Mincho" w:cs="Calibri"/>
        </w:rPr>
        <w:t xml:space="preserve">Apply caps by pay frequency: Weekly: 45, </w:t>
      </w:r>
      <w:proofErr w:type="spellStart"/>
      <w:r w:rsidRPr="00B67A11">
        <w:rPr>
          <w:rFonts w:ascii="Calibri" w:hAnsi="Calibri" w:eastAsia="MS Mincho" w:cs="Calibri"/>
        </w:rPr>
        <w:t>BiWeekly</w:t>
      </w:r>
      <w:proofErr w:type="spellEnd"/>
      <w:r w:rsidRPr="00B67A11">
        <w:rPr>
          <w:rFonts w:ascii="Calibri" w:hAnsi="Calibri" w:eastAsia="MS Mincho" w:cs="Calibri"/>
        </w:rPr>
        <w:t xml:space="preserve">: 90, </w:t>
      </w:r>
      <w:proofErr w:type="spellStart"/>
      <w:r w:rsidRPr="00B67A11">
        <w:rPr>
          <w:rFonts w:ascii="Calibri" w:hAnsi="Calibri" w:eastAsia="MS Mincho" w:cs="Calibri"/>
        </w:rPr>
        <w:t>SemiMonthly</w:t>
      </w:r>
      <w:proofErr w:type="spellEnd"/>
      <w:r w:rsidRPr="00B67A11">
        <w:rPr>
          <w:rFonts w:ascii="Calibri" w:hAnsi="Calibri" w:eastAsia="MS Mincho" w:cs="Calibri"/>
        </w:rPr>
        <w:t>: 95, Monthly: 190</w:t>
      </w:r>
    </w:p>
    <w:p w:rsidRPr="00B67A11" w:rsidR="00B67A11" w:rsidP="00B67A11" w:rsidRDefault="00B67A11" w14:paraId="5B0E67B5" w14:textId="77777777">
      <w:pPr>
        <w:ind w:left="360"/>
        <w:rPr>
          <w:rFonts w:ascii="Calibri" w:hAnsi="Calibri" w:eastAsia="MS Mincho" w:cs="Calibri"/>
        </w:rPr>
      </w:pPr>
      <w:r w:rsidRPr="00B67A11">
        <w:rPr>
          <w:rFonts w:ascii="Calibri" w:hAnsi="Calibri" w:eastAsia="MS Mincho" w:cs="Calibri"/>
          <w:b/>
          <w:bCs/>
        </w:rPr>
        <w:t>Compensation Calculations:</w:t>
      </w:r>
    </w:p>
    <w:p w:rsidRPr="00B67A11" w:rsidR="00B67A11" w:rsidP="00542763" w:rsidRDefault="00B67A11" w14:paraId="52AD6D82" w14:textId="77777777">
      <w:pPr>
        <w:numPr>
          <w:ilvl w:val="0"/>
          <w:numId w:val="27"/>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plancomp</w:t>
      </w:r>
      <w:proofErr w:type="spellEnd"/>
      <w:r w:rsidRPr="00B67A11">
        <w:rPr>
          <w:rFonts w:ascii="Calibri" w:hAnsi="Calibri" w:eastAsia="MS Mincho" w:cs="Calibri"/>
        </w:rPr>
        <w:t xml:space="preserve"> = salary + bonus + commissions + overtime</w:t>
      </w:r>
    </w:p>
    <w:p w:rsidRPr="00B67A11" w:rsidR="00B67A11" w:rsidP="00542763" w:rsidRDefault="00B67A11" w14:paraId="624EFD80" w14:textId="77777777">
      <w:pPr>
        <w:numPr>
          <w:ilvl w:val="0"/>
          <w:numId w:val="27"/>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matchcomp</w:t>
      </w:r>
      <w:proofErr w:type="spellEnd"/>
      <w:r w:rsidRPr="00B67A11">
        <w:rPr>
          <w:rFonts w:ascii="Calibri" w:hAnsi="Calibri" w:eastAsia="MS Mincho" w:cs="Calibri"/>
        </w:rPr>
        <w:t xml:space="preserve"> = salary + bonus + commissions + overtime</w:t>
      </w:r>
    </w:p>
    <w:p w:rsidRPr="00B67A11" w:rsidR="00B67A11" w:rsidP="00542763" w:rsidRDefault="00B67A11" w14:paraId="0B5FF936" w14:textId="77777777">
      <w:pPr>
        <w:numPr>
          <w:ilvl w:val="0"/>
          <w:numId w:val="27"/>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ercomp</w:t>
      </w:r>
      <w:proofErr w:type="spellEnd"/>
      <w:r w:rsidRPr="00B67A11">
        <w:rPr>
          <w:rFonts w:ascii="Calibri" w:hAnsi="Calibri" w:eastAsia="MS Mincho" w:cs="Calibri"/>
        </w:rPr>
        <w:t xml:space="preserve"> = salary + bonus + commissions + overtime</w:t>
      </w:r>
    </w:p>
    <w:p w:rsidRPr="00B67A11" w:rsidR="00B67A11" w:rsidP="00B67A11" w:rsidRDefault="00B67A11" w14:paraId="7BE83AB2" w14:textId="77777777">
      <w:pPr>
        <w:ind w:left="360"/>
        <w:rPr>
          <w:rFonts w:ascii="Calibri" w:hAnsi="Calibri" w:eastAsia="MS Mincho" w:cs="Calibri"/>
        </w:rPr>
      </w:pPr>
      <w:r w:rsidRPr="00B67A11">
        <w:rPr>
          <w:rFonts w:ascii="Calibri" w:hAnsi="Calibri" w:eastAsia="MS Mincho" w:cs="Calibri"/>
          <w:b/>
          <w:bCs/>
        </w:rPr>
        <w:t>Old Terminated Employee Removal:</w:t>
      </w:r>
    </w:p>
    <w:p w:rsidRPr="00B67A11" w:rsidR="00B67A11" w:rsidP="00542763" w:rsidRDefault="00B67A11" w14:paraId="1720B3B4" w14:textId="77777777">
      <w:pPr>
        <w:numPr>
          <w:ilvl w:val="0"/>
          <w:numId w:val="28"/>
        </w:numPr>
        <w:tabs>
          <w:tab w:val="clear" w:pos="720"/>
          <w:tab w:val="num" w:pos="1080"/>
        </w:tabs>
        <w:ind w:left="1080"/>
        <w:rPr>
          <w:rFonts w:ascii="Calibri" w:hAnsi="Calibri" w:eastAsia="MS Mincho" w:cs="Calibri"/>
        </w:rPr>
      </w:pPr>
      <w:r w:rsidRPr="00B67A11">
        <w:rPr>
          <w:rFonts w:ascii="Calibri" w:hAnsi="Calibri" w:eastAsia="MS Mincho" w:cs="Calibri"/>
        </w:rPr>
        <w:t>DROP if salary=0, hours=0, all contributions=0, AND DOT &lt; (</w:t>
      </w:r>
      <w:proofErr w:type="spellStart"/>
      <w:r w:rsidRPr="00B67A11">
        <w:rPr>
          <w:rFonts w:ascii="Calibri" w:hAnsi="Calibri" w:eastAsia="MS Mincho" w:cs="Calibri"/>
        </w:rPr>
        <w:t>payroll_date</w:t>
      </w:r>
      <w:proofErr w:type="spellEnd"/>
      <w:r w:rsidRPr="00B67A11">
        <w:rPr>
          <w:rFonts w:ascii="Calibri" w:hAnsi="Calibri" w:eastAsia="MS Mincho" w:cs="Calibri"/>
        </w:rPr>
        <w:t xml:space="preserve"> - 180 days)</w:t>
      </w:r>
    </w:p>
    <w:p w:rsidRPr="00B67A11" w:rsidR="00B67A11" w:rsidP="00B67A11" w:rsidRDefault="00B67A11" w14:paraId="5C9ACFBD" w14:textId="77777777">
      <w:pPr>
        <w:ind w:left="360"/>
        <w:rPr>
          <w:rFonts w:ascii="Calibri" w:hAnsi="Calibri" w:eastAsia="MS Mincho" w:cs="Calibri"/>
        </w:rPr>
      </w:pPr>
      <w:r w:rsidRPr="00B67A11">
        <w:rPr>
          <w:rFonts w:ascii="Calibri" w:hAnsi="Calibri" w:eastAsia="MS Mincho" w:cs="Calibri"/>
          <w:b/>
          <w:bCs/>
        </w:rPr>
        <w:t>Forfeiture Application</w:t>
      </w:r>
      <w:r w:rsidRPr="00B67A11">
        <w:rPr>
          <w:rFonts w:ascii="Calibri" w:hAnsi="Calibri" w:eastAsia="MS Mincho" w:cs="Calibri"/>
        </w:rPr>
        <w:t xml:space="preserve"> (from subroutine-Forfeitures.do):</w:t>
      </w:r>
    </w:p>
    <w:p w:rsidRPr="00B67A11" w:rsidR="00B67A11" w:rsidP="00542763" w:rsidRDefault="00B67A11" w14:paraId="3A206D36" w14:textId="77777777">
      <w:pPr>
        <w:numPr>
          <w:ilvl w:val="0"/>
          <w:numId w:val="29"/>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ERTotal</w:t>
      </w:r>
      <w:proofErr w:type="spellEnd"/>
      <w:r w:rsidRPr="00B67A11">
        <w:rPr>
          <w:rFonts w:ascii="Calibri" w:hAnsi="Calibri" w:eastAsia="MS Mincho" w:cs="Calibri"/>
        </w:rPr>
        <w:t xml:space="preserve"> = match + </w:t>
      </w:r>
      <w:proofErr w:type="spellStart"/>
      <w:r w:rsidRPr="00B67A11">
        <w:rPr>
          <w:rFonts w:ascii="Calibri" w:hAnsi="Calibri" w:eastAsia="MS Mincho" w:cs="Calibri"/>
        </w:rPr>
        <w:t>shmatch</w:t>
      </w:r>
      <w:proofErr w:type="spellEnd"/>
      <w:r w:rsidRPr="00B67A11">
        <w:rPr>
          <w:rFonts w:ascii="Calibri" w:hAnsi="Calibri" w:eastAsia="MS Mincho" w:cs="Calibri"/>
        </w:rPr>
        <w:t xml:space="preserve"> + </w:t>
      </w:r>
      <w:proofErr w:type="spellStart"/>
      <w:r w:rsidRPr="00B67A11">
        <w:rPr>
          <w:rFonts w:ascii="Calibri" w:hAnsi="Calibri" w:eastAsia="MS Mincho" w:cs="Calibri"/>
        </w:rPr>
        <w:t>shmatchqaca</w:t>
      </w:r>
      <w:proofErr w:type="spellEnd"/>
      <w:r w:rsidRPr="00B67A11">
        <w:rPr>
          <w:rFonts w:ascii="Calibri" w:hAnsi="Calibri" w:eastAsia="MS Mincho" w:cs="Calibri"/>
        </w:rPr>
        <w:t xml:space="preserve"> + </w:t>
      </w:r>
      <w:proofErr w:type="spellStart"/>
      <w:r w:rsidRPr="00B67A11">
        <w:rPr>
          <w:rFonts w:ascii="Calibri" w:hAnsi="Calibri" w:eastAsia="MS Mincho" w:cs="Calibri"/>
        </w:rPr>
        <w:t>shne</w:t>
      </w:r>
      <w:proofErr w:type="spellEnd"/>
      <w:r w:rsidRPr="00B67A11">
        <w:rPr>
          <w:rFonts w:ascii="Calibri" w:hAnsi="Calibri" w:eastAsia="MS Mincho" w:cs="Calibri"/>
        </w:rPr>
        <w:t xml:space="preserve"> + </w:t>
      </w:r>
      <w:proofErr w:type="spellStart"/>
      <w:r w:rsidRPr="00B67A11">
        <w:rPr>
          <w:rFonts w:ascii="Calibri" w:hAnsi="Calibri" w:eastAsia="MS Mincho" w:cs="Calibri"/>
        </w:rPr>
        <w:t>shneqaca</w:t>
      </w:r>
      <w:proofErr w:type="spellEnd"/>
      <w:r w:rsidRPr="00B67A11">
        <w:rPr>
          <w:rFonts w:ascii="Calibri" w:hAnsi="Calibri" w:eastAsia="MS Mincho" w:cs="Calibri"/>
        </w:rPr>
        <w:t xml:space="preserve"> + </w:t>
      </w:r>
      <w:proofErr w:type="spellStart"/>
      <w:r w:rsidRPr="00B67A11">
        <w:rPr>
          <w:rFonts w:ascii="Calibri" w:hAnsi="Calibri" w:eastAsia="MS Mincho" w:cs="Calibri"/>
        </w:rPr>
        <w:t>pshare</w:t>
      </w:r>
      <w:proofErr w:type="spellEnd"/>
    </w:p>
    <w:p w:rsidRPr="00B67A11" w:rsidR="00B67A11" w:rsidP="00542763" w:rsidRDefault="00B67A11" w14:paraId="090A8B82" w14:textId="77777777">
      <w:pPr>
        <w:numPr>
          <w:ilvl w:val="0"/>
          <w:numId w:val="29"/>
        </w:numPr>
        <w:tabs>
          <w:tab w:val="clear" w:pos="720"/>
          <w:tab w:val="num" w:pos="1080"/>
        </w:tabs>
        <w:ind w:left="1080"/>
        <w:rPr>
          <w:rFonts w:ascii="Calibri" w:hAnsi="Calibri" w:eastAsia="MS Mincho" w:cs="Calibri"/>
        </w:rPr>
      </w:pPr>
      <w:r w:rsidRPr="00B67A11">
        <w:rPr>
          <w:rFonts w:ascii="Calibri" w:hAnsi="Calibri" w:eastAsia="MS Mincho" w:cs="Calibri"/>
        </w:rPr>
        <w:t xml:space="preserve">EXCLUDE: </w:t>
      </w:r>
      <w:proofErr w:type="spellStart"/>
      <w:r w:rsidRPr="00B67A11">
        <w:rPr>
          <w:rFonts w:ascii="Calibri" w:hAnsi="Calibri" w:eastAsia="MS Mincho" w:cs="Calibri"/>
        </w:rPr>
        <w:t>prevwageer</w:t>
      </w:r>
      <w:proofErr w:type="spellEnd"/>
      <w:r w:rsidRPr="00B67A11">
        <w:rPr>
          <w:rFonts w:ascii="Calibri" w:hAnsi="Calibri" w:eastAsia="MS Mincho" w:cs="Calibri"/>
        </w:rPr>
        <w:t xml:space="preserve">, </w:t>
      </w:r>
      <w:proofErr w:type="spellStart"/>
      <w:r w:rsidRPr="00B67A11">
        <w:rPr>
          <w:rFonts w:ascii="Calibri" w:hAnsi="Calibri" w:eastAsia="MS Mincho" w:cs="Calibri"/>
        </w:rPr>
        <w:t>prevwageqnec</w:t>
      </w:r>
      <w:proofErr w:type="spellEnd"/>
      <w:r w:rsidRPr="00B67A11">
        <w:rPr>
          <w:rFonts w:ascii="Calibri" w:hAnsi="Calibri" w:eastAsia="MS Mincho" w:cs="Calibri"/>
        </w:rPr>
        <w:t xml:space="preserve"> (Davis-Bacon Act)</w:t>
      </w:r>
    </w:p>
    <w:p w:rsidR="00B67A11" w:rsidP="00542763" w:rsidRDefault="00B67A11" w14:paraId="7496BA5D" w14:textId="77777777">
      <w:pPr>
        <w:numPr>
          <w:ilvl w:val="0"/>
          <w:numId w:val="29"/>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UseForfs</w:t>
      </w:r>
      <w:proofErr w:type="spellEnd"/>
      <w:r w:rsidRPr="00B67A11">
        <w:rPr>
          <w:rFonts w:ascii="Calibri" w:hAnsi="Calibri" w:eastAsia="MS Mincho" w:cs="Calibri"/>
        </w:rPr>
        <w:t xml:space="preserve"> = -min(</w:t>
      </w:r>
      <w:proofErr w:type="spellStart"/>
      <w:r w:rsidRPr="00B67A11">
        <w:rPr>
          <w:rFonts w:ascii="Calibri" w:hAnsi="Calibri" w:eastAsia="MS Mincho" w:cs="Calibri"/>
        </w:rPr>
        <w:t>ERTotal</w:t>
      </w:r>
      <w:proofErr w:type="spellEnd"/>
      <w:r w:rsidRPr="00B67A11">
        <w:rPr>
          <w:rFonts w:ascii="Calibri" w:hAnsi="Calibri" w:eastAsia="MS Mincho" w:cs="Calibri"/>
        </w:rPr>
        <w:t xml:space="preserve">, </w:t>
      </w:r>
      <w:proofErr w:type="spellStart"/>
      <w:r w:rsidRPr="00B67A11">
        <w:rPr>
          <w:rFonts w:ascii="Calibri" w:hAnsi="Calibri" w:eastAsia="MS Mincho" w:cs="Calibri"/>
        </w:rPr>
        <w:t>ForfAvail</w:t>
      </w:r>
      <w:proofErr w:type="spellEnd"/>
      <w:r w:rsidRPr="00B67A11">
        <w:rPr>
          <w:rFonts w:ascii="Calibri" w:hAnsi="Calibri" w:eastAsia="MS Mincho" w:cs="Calibri"/>
        </w:rPr>
        <w:t>)</w:t>
      </w:r>
    </w:p>
    <w:p w:rsidR="007F73B7" w:rsidP="007F73B7" w:rsidRDefault="007F73B7" w14:paraId="3C9E9DB4" w14:textId="77777777">
      <w:pPr>
        <w:rPr>
          <w:rFonts w:ascii="Calibri" w:hAnsi="Calibri" w:eastAsia="MS Mincho" w:cs="Calibri"/>
        </w:rPr>
      </w:pPr>
    </w:p>
    <w:p w:rsidRPr="00B67A11" w:rsidR="007F73B7" w:rsidP="007F73B7" w:rsidRDefault="007F73B7" w14:paraId="37AD90F8" w14:textId="77777777">
      <w:pPr>
        <w:rPr>
          <w:rFonts w:ascii="Calibri" w:hAnsi="Calibri" w:eastAsia="MS Mincho" w:cs="Calibri"/>
        </w:rPr>
      </w:pPr>
    </w:p>
    <w:p w:rsidR="785E6E3D" w:rsidP="785E6E3D" w:rsidRDefault="785E6E3D" w14:paraId="2BC2E044" w14:textId="15524768">
      <w:pPr>
        <w:rPr>
          <w:rFonts w:ascii="Calibri" w:hAnsi="Calibri" w:eastAsia="MS Mincho" w:cs="Calibri"/>
        </w:rPr>
      </w:pPr>
    </w:p>
    <w:p w:rsidRPr="00B67A11" w:rsidR="00B67A11" w:rsidP="00B67A11" w:rsidRDefault="00B67A11" w14:paraId="55786E35" w14:textId="77777777">
      <w:pPr>
        <w:pStyle w:val="Heading2"/>
      </w:pPr>
      <w:bookmarkStart w:name="_Toc220765345" w:id="136"/>
      <w:r w:rsidRPr="00B67A11">
        <w:t>5.5 Compliance Agent</w:t>
      </w:r>
      <w:bookmarkEnd w:id="136"/>
    </w:p>
    <w:p w:rsidRPr="00B67A11" w:rsidR="00B67A11" w:rsidP="00B67A11" w:rsidRDefault="00B67A11" w14:paraId="0828BACD" w14:textId="77777777">
      <w:pPr>
        <w:ind w:left="360"/>
        <w:rPr>
          <w:rFonts w:ascii="Calibri" w:hAnsi="Calibri" w:eastAsia="MS Mincho" w:cs="Calibri"/>
        </w:rPr>
      </w:pPr>
      <w:r w:rsidRPr="00B67A11">
        <w:rPr>
          <w:rFonts w:ascii="Calibri" w:hAnsi="Calibri" w:eastAsia="MS Mincho" w:cs="Calibri"/>
          <w:b/>
          <w:bCs/>
        </w:rPr>
        <w:t>Plan Hold Checking</w:t>
      </w:r>
      <w:r w:rsidRPr="00B67A11">
        <w:rPr>
          <w:rFonts w:ascii="Calibri" w:hAnsi="Calibri" w:eastAsia="MS Mincho" w:cs="Calibri"/>
        </w:rPr>
        <w:t xml:space="preserve"> (from subroutine-planholdPC.do):</w:t>
      </w:r>
    </w:p>
    <w:p w:rsidRPr="00B67A11" w:rsidR="00B67A11" w:rsidP="00542763" w:rsidRDefault="00B67A11" w14:paraId="1D931242" w14:textId="77777777">
      <w:pPr>
        <w:numPr>
          <w:ilvl w:val="0"/>
          <w:numId w:val="30"/>
        </w:numPr>
        <w:tabs>
          <w:tab w:val="clear" w:pos="720"/>
          <w:tab w:val="num" w:pos="1080"/>
        </w:tabs>
        <w:ind w:left="1080"/>
        <w:rPr>
          <w:rFonts w:ascii="Calibri" w:hAnsi="Calibri" w:eastAsia="MS Mincho" w:cs="Calibri"/>
        </w:rPr>
      </w:pPr>
      <w:r w:rsidRPr="00B67A11">
        <w:rPr>
          <w:rFonts w:ascii="Calibri" w:hAnsi="Calibri" w:eastAsia="MS Mincho" w:cs="Calibri"/>
        </w:rPr>
        <w:t>Hold Reason Codes: NC (New Client), AC (Amendment Change), N (Auto-detect), O (Other)</w:t>
      </w:r>
    </w:p>
    <w:p w:rsidRPr="00B67A11" w:rsidR="00B67A11" w:rsidP="00542763" w:rsidRDefault="00B67A11" w14:paraId="2E3021E7" w14:textId="77777777">
      <w:pPr>
        <w:numPr>
          <w:ilvl w:val="0"/>
          <w:numId w:val="30"/>
        </w:numPr>
        <w:tabs>
          <w:tab w:val="clear" w:pos="720"/>
          <w:tab w:val="num" w:pos="1080"/>
        </w:tabs>
        <w:ind w:left="1080"/>
        <w:rPr>
          <w:rFonts w:ascii="Calibri" w:hAnsi="Calibri" w:eastAsia="MS Mincho" w:cs="Calibri"/>
        </w:rPr>
      </w:pPr>
      <w:r w:rsidRPr="00B67A11">
        <w:rPr>
          <w:rFonts w:ascii="Calibri" w:hAnsi="Calibri" w:eastAsia="MS Mincho" w:cs="Calibri"/>
        </w:rPr>
        <w:t xml:space="preserve">Special Holds: Revoked, </w:t>
      </w:r>
      <w:proofErr w:type="spellStart"/>
      <w:r w:rsidRPr="00B67A11">
        <w:rPr>
          <w:rFonts w:ascii="Calibri" w:hAnsi="Calibri" w:eastAsia="MS Mincho" w:cs="Calibri"/>
        </w:rPr>
        <w:t>FrozenPlan</w:t>
      </w:r>
      <w:proofErr w:type="spellEnd"/>
      <w:r w:rsidRPr="00B67A11">
        <w:rPr>
          <w:rFonts w:ascii="Calibri" w:hAnsi="Calibri" w:eastAsia="MS Mincho" w:cs="Calibri"/>
        </w:rPr>
        <w:t xml:space="preserve">, </w:t>
      </w:r>
      <w:proofErr w:type="spellStart"/>
      <w:r w:rsidRPr="00B67A11">
        <w:rPr>
          <w:rFonts w:ascii="Calibri" w:hAnsi="Calibri" w:eastAsia="MS Mincho" w:cs="Calibri"/>
        </w:rPr>
        <w:t>TerminatedPlan</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PlanInBlackout</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PlanTransferredOut</w:t>
      </w:r>
      <w:proofErr w:type="spellEnd"/>
    </w:p>
    <w:p w:rsidRPr="00B67A11" w:rsidR="00B67A11" w:rsidP="00542763" w:rsidRDefault="00B67A11" w14:paraId="0791700A" w14:textId="77777777">
      <w:pPr>
        <w:numPr>
          <w:ilvl w:val="0"/>
          <w:numId w:val="30"/>
        </w:numPr>
        <w:tabs>
          <w:tab w:val="clear" w:pos="720"/>
          <w:tab w:val="num" w:pos="1080"/>
        </w:tabs>
        <w:ind w:left="1080"/>
        <w:rPr>
          <w:rFonts w:ascii="Calibri" w:hAnsi="Calibri" w:eastAsia="MS Mincho" w:cs="Calibri"/>
        </w:rPr>
      </w:pPr>
      <w:r w:rsidRPr="00B67A11">
        <w:rPr>
          <w:rFonts w:ascii="Calibri" w:hAnsi="Calibri" w:eastAsia="MS Mincho" w:cs="Calibri"/>
        </w:rPr>
        <w:t xml:space="preserve">Logic: </w:t>
      </w:r>
      <w:proofErr w:type="spellStart"/>
      <w:r w:rsidRPr="00B67A11">
        <w:rPr>
          <w:rFonts w:ascii="Calibri" w:hAnsi="Calibri" w:eastAsia="MS Mincho" w:cs="Calibri"/>
        </w:rPr>
        <w:t>holduntil</w:t>
      </w:r>
      <w:proofErr w:type="spellEnd"/>
      <w:r w:rsidRPr="00B67A11">
        <w:rPr>
          <w:rFonts w:ascii="Calibri" w:hAnsi="Calibri" w:eastAsia="MS Mincho" w:cs="Calibri"/>
        </w:rPr>
        <w:t xml:space="preserve"> (plan not started), </w:t>
      </w:r>
      <w:proofErr w:type="spellStart"/>
      <w:r w:rsidRPr="00B67A11">
        <w:rPr>
          <w:rFonts w:ascii="Calibri" w:hAnsi="Calibri" w:eastAsia="MS Mincho" w:cs="Calibri"/>
        </w:rPr>
        <w:t>holdafter</w:t>
      </w:r>
      <w:proofErr w:type="spellEnd"/>
      <w:r w:rsidRPr="00B67A11">
        <w:rPr>
          <w:rFonts w:ascii="Calibri" w:hAnsi="Calibri" w:eastAsia="MS Mincho" w:cs="Calibri"/>
        </w:rPr>
        <w:t xml:space="preserve"> (plan ended/amended)</w:t>
      </w:r>
    </w:p>
    <w:p w:rsidRPr="00B67A11" w:rsidR="00B67A11" w:rsidP="00542763" w:rsidRDefault="00B67A11" w14:paraId="7183F04B" w14:textId="77777777">
      <w:pPr>
        <w:numPr>
          <w:ilvl w:val="0"/>
          <w:numId w:val="30"/>
        </w:numPr>
        <w:tabs>
          <w:tab w:val="clear" w:pos="720"/>
          <w:tab w:val="num" w:pos="1080"/>
        </w:tabs>
        <w:ind w:left="1080"/>
        <w:rPr>
          <w:rFonts w:ascii="Calibri" w:hAnsi="Calibri" w:eastAsia="MS Mincho" w:cs="Calibri"/>
        </w:rPr>
      </w:pPr>
      <w:r w:rsidRPr="00B67A11">
        <w:rPr>
          <w:rFonts w:ascii="Calibri" w:hAnsi="Calibri" w:eastAsia="MS Mincho" w:cs="Calibri"/>
        </w:rPr>
        <w:t>10-day fallback: auto-hold if within 10 days of start</w:t>
      </w:r>
    </w:p>
    <w:p w:rsidRPr="00B67A11" w:rsidR="00B67A11" w:rsidP="00B67A11" w:rsidRDefault="00B67A11" w14:paraId="6DA66414" w14:textId="77777777">
      <w:pPr>
        <w:ind w:left="360"/>
        <w:rPr>
          <w:rFonts w:ascii="Calibri" w:hAnsi="Calibri" w:eastAsia="MS Mincho" w:cs="Calibri"/>
        </w:rPr>
      </w:pPr>
      <w:r w:rsidRPr="00B67A11">
        <w:rPr>
          <w:rFonts w:ascii="Calibri" w:hAnsi="Calibri" w:eastAsia="MS Mincho" w:cs="Calibri"/>
          <w:b/>
          <w:bCs/>
        </w:rPr>
        <w:t>Contribution Rate Validation</w:t>
      </w:r>
      <w:r w:rsidRPr="00B67A11">
        <w:rPr>
          <w:rFonts w:ascii="Calibri" w:hAnsi="Calibri" w:eastAsia="MS Mincho" w:cs="Calibri"/>
        </w:rPr>
        <w:t xml:space="preserve"> (from subroutine-ContribRateCheck.do):</w:t>
      </w:r>
    </w:p>
    <w:p w:rsidRPr="00B67A11" w:rsidR="00B67A11" w:rsidP="00542763" w:rsidRDefault="00B67A11" w14:paraId="235A56C4" w14:textId="77777777">
      <w:pPr>
        <w:numPr>
          <w:ilvl w:val="0"/>
          <w:numId w:val="31"/>
        </w:numPr>
        <w:tabs>
          <w:tab w:val="clear" w:pos="720"/>
          <w:tab w:val="num" w:pos="1080"/>
        </w:tabs>
        <w:ind w:left="1080"/>
        <w:rPr>
          <w:rFonts w:ascii="Calibri" w:hAnsi="Calibri" w:eastAsia="MS Mincho" w:cs="Calibri"/>
        </w:rPr>
      </w:pPr>
      <w:r w:rsidRPr="00B67A11">
        <w:rPr>
          <w:rFonts w:ascii="Calibri" w:hAnsi="Calibri" w:eastAsia="MS Mincho" w:cs="Calibri"/>
        </w:rPr>
        <w:t>Compare against BlueStar elections (dollar and percentage)</w:t>
      </w:r>
    </w:p>
    <w:p w:rsidRPr="00B67A11" w:rsidR="00B67A11" w:rsidP="00542763" w:rsidRDefault="00B67A11" w14:paraId="5BBF6EA6" w14:textId="77777777">
      <w:pPr>
        <w:numPr>
          <w:ilvl w:val="0"/>
          <w:numId w:val="31"/>
        </w:numPr>
        <w:tabs>
          <w:tab w:val="clear" w:pos="720"/>
          <w:tab w:val="num" w:pos="1080"/>
        </w:tabs>
        <w:ind w:left="1080"/>
        <w:rPr>
          <w:rFonts w:ascii="Calibri" w:hAnsi="Calibri" w:eastAsia="MS Mincho" w:cs="Calibri"/>
        </w:rPr>
      </w:pPr>
      <w:r w:rsidRPr="00B67A11">
        <w:rPr>
          <w:rFonts w:ascii="Calibri" w:hAnsi="Calibri" w:eastAsia="MS Mincho" w:cs="Calibri"/>
        </w:rPr>
        <w:t xml:space="preserve">Filters: </w:t>
      </w:r>
      <w:proofErr w:type="spellStart"/>
      <w:r w:rsidRPr="00B67A11">
        <w:rPr>
          <w:rFonts w:ascii="Calibri" w:hAnsi="Calibri" w:eastAsia="MS Mincho" w:cs="Calibri"/>
        </w:rPr>
        <w:t>BlueStarDefDate</w:t>
      </w:r>
      <w:proofErr w:type="spellEnd"/>
      <w:r w:rsidRPr="00B67A11">
        <w:rPr>
          <w:rFonts w:ascii="Calibri" w:hAnsi="Calibri" w:eastAsia="MS Mincho" w:cs="Calibri"/>
        </w:rPr>
        <w:t xml:space="preserve"> &lt; payroll, exclude if payroll &lt; plan entry date</w:t>
      </w:r>
    </w:p>
    <w:p w:rsidRPr="00B67A11" w:rsidR="00B67A11" w:rsidP="00542763" w:rsidRDefault="00B67A11" w14:paraId="5A04C127" w14:textId="77777777">
      <w:pPr>
        <w:numPr>
          <w:ilvl w:val="0"/>
          <w:numId w:val="31"/>
        </w:numPr>
        <w:tabs>
          <w:tab w:val="clear" w:pos="720"/>
          <w:tab w:val="num" w:pos="1080"/>
        </w:tabs>
        <w:ind w:left="1080"/>
        <w:rPr>
          <w:rFonts w:ascii="Calibri" w:hAnsi="Calibri" w:eastAsia="MS Mincho" w:cs="Calibri"/>
        </w:rPr>
      </w:pPr>
      <w:r w:rsidRPr="00B67A11">
        <w:rPr>
          <w:rFonts w:ascii="Calibri" w:hAnsi="Calibri" w:eastAsia="MS Mincho" w:cs="Calibri"/>
        </w:rPr>
        <w:t>Output: DV_NotinBlueStar.csv, DV_Discrepancies.csv</w:t>
      </w:r>
    </w:p>
    <w:p w:rsidRPr="00B67A11" w:rsidR="00B67A11" w:rsidP="00B67A11" w:rsidRDefault="00B67A11" w14:paraId="0372CFC3" w14:textId="77777777">
      <w:pPr>
        <w:ind w:left="360"/>
        <w:rPr>
          <w:rFonts w:ascii="Calibri" w:hAnsi="Calibri" w:eastAsia="MS Mincho" w:cs="Calibri"/>
        </w:rPr>
      </w:pPr>
      <w:r w:rsidRPr="00B67A11">
        <w:rPr>
          <w:rFonts w:ascii="Calibri" w:hAnsi="Calibri" w:eastAsia="MS Mincho" w:cs="Calibri"/>
          <w:b/>
          <w:bCs/>
        </w:rPr>
        <w:t>Employment Status Validation</w:t>
      </w:r>
      <w:r w:rsidRPr="00B67A11">
        <w:rPr>
          <w:rFonts w:ascii="Calibri" w:hAnsi="Calibri" w:eastAsia="MS Mincho" w:cs="Calibri"/>
        </w:rPr>
        <w:t xml:space="preserve"> (from subroutine-employmentstatus.do):</w:t>
      </w:r>
    </w:p>
    <w:p w:rsidRPr="00B67A11" w:rsidR="00B67A11" w:rsidP="00542763" w:rsidRDefault="00B67A11" w14:paraId="6699101A" w14:textId="77777777">
      <w:pPr>
        <w:numPr>
          <w:ilvl w:val="0"/>
          <w:numId w:val="32"/>
        </w:numPr>
        <w:tabs>
          <w:tab w:val="clear" w:pos="720"/>
          <w:tab w:val="num" w:pos="1080"/>
        </w:tabs>
        <w:ind w:left="1080"/>
        <w:rPr>
          <w:rFonts w:ascii="Calibri" w:hAnsi="Calibri" w:eastAsia="MS Mincho" w:cs="Calibri"/>
        </w:rPr>
      </w:pPr>
      <w:r w:rsidRPr="00B67A11">
        <w:rPr>
          <w:rFonts w:ascii="Calibri" w:hAnsi="Calibri" w:eastAsia="MS Mincho" w:cs="Calibri"/>
        </w:rPr>
        <w:t xml:space="preserve">Merge with </w:t>
      </w:r>
      <w:proofErr w:type="spellStart"/>
      <w:r w:rsidRPr="00B67A11">
        <w:rPr>
          <w:rFonts w:ascii="Calibri" w:hAnsi="Calibri" w:eastAsia="MS Mincho" w:cs="Calibri"/>
        </w:rPr>
        <w:t>jobstatuscurrent</w:t>
      </w:r>
      <w:proofErr w:type="spellEnd"/>
      <w:r w:rsidRPr="00B67A11">
        <w:rPr>
          <w:rFonts w:ascii="Calibri" w:hAnsi="Calibri" w:eastAsia="MS Mincho" w:cs="Calibri"/>
        </w:rPr>
        <w:t xml:space="preserve"> for </w:t>
      </w:r>
      <w:proofErr w:type="gramStart"/>
      <w:r w:rsidRPr="00B67A11">
        <w:rPr>
          <w:rFonts w:ascii="Calibri" w:hAnsi="Calibri" w:eastAsia="MS Mincho" w:cs="Calibri"/>
        </w:rPr>
        <w:t>current status</w:t>
      </w:r>
      <w:proofErr w:type="gramEnd"/>
    </w:p>
    <w:p w:rsidRPr="00B67A11" w:rsidR="00B67A11" w:rsidP="00542763" w:rsidRDefault="00B67A11" w14:paraId="190BB25A" w14:textId="77777777">
      <w:pPr>
        <w:numPr>
          <w:ilvl w:val="0"/>
          <w:numId w:val="32"/>
        </w:numPr>
        <w:tabs>
          <w:tab w:val="clear" w:pos="720"/>
          <w:tab w:val="num" w:pos="1080"/>
        </w:tabs>
        <w:ind w:left="1080"/>
        <w:rPr>
          <w:rFonts w:ascii="Calibri" w:hAnsi="Calibri" w:eastAsia="MS Mincho" w:cs="Calibri"/>
        </w:rPr>
      </w:pPr>
      <w:r w:rsidRPr="00B67A11">
        <w:rPr>
          <w:rFonts w:ascii="Calibri" w:hAnsi="Calibri" w:eastAsia="MS Mincho" w:cs="Calibri"/>
        </w:rPr>
        <w:t>Clear invalid dates (01/01/1900)</w:t>
      </w:r>
    </w:p>
    <w:p w:rsidRPr="00B67A11" w:rsidR="00B67A11" w:rsidP="00542763" w:rsidRDefault="00B67A11" w14:paraId="70C5F8AA" w14:textId="77777777">
      <w:pPr>
        <w:numPr>
          <w:ilvl w:val="0"/>
          <w:numId w:val="32"/>
        </w:numPr>
        <w:tabs>
          <w:tab w:val="clear" w:pos="720"/>
          <w:tab w:val="num" w:pos="1080"/>
        </w:tabs>
        <w:ind w:left="1080"/>
        <w:rPr>
          <w:rFonts w:ascii="Calibri" w:hAnsi="Calibri" w:eastAsia="MS Mincho" w:cs="Calibri"/>
        </w:rPr>
      </w:pPr>
      <w:r w:rsidRPr="00B67A11">
        <w:rPr>
          <w:rFonts w:ascii="Calibri" w:hAnsi="Calibri" w:eastAsia="MS Mincho" w:cs="Calibri"/>
        </w:rPr>
        <w:t xml:space="preserve">Set </w:t>
      </w:r>
      <w:proofErr w:type="spellStart"/>
      <w:r w:rsidRPr="00B67A11">
        <w:rPr>
          <w:rFonts w:ascii="Calibri" w:hAnsi="Calibri" w:eastAsia="MS Mincho" w:cs="Calibri"/>
        </w:rPr>
        <w:t>rehirewithoutdot</w:t>
      </w:r>
      <w:proofErr w:type="spellEnd"/>
      <w:r w:rsidRPr="00B67A11">
        <w:rPr>
          <w:rFonts w:ascii="Calibri" w:hAnsi="Calibri" w:eastAsia="MS Mincho" w:cs="Calibri"/>
        </w:rPr>
        <w:t xml:space="preserve"> flag when DOR present but DOT missing</w:t>
      </w:r>
    </w:p>
    <w:p w:rsidRPr="00B67A11" w:rsidR="00B67A11" w:rsidP="00B67A11" w:rsidRDefault="00B67A11" w14:paraId="75E18705" w14:textId="77777777">
      <w:pPr>
        <w:ind w:left="360"/>
        <w:rPr>
          <w:rFonts w:ascii="Calibri" w:hAnsi="Calibri" w:eastAsia="MS Mincho" w:cs="Calibri"/>
        </w:rPr>
      </w:pPr>
      <w:r w:rsidRPr="00B67A11">
        <w:rPr>
          <w:rFonts w:ascii="Calibri" w:hAnsi="Calibri" w:eastAsia="MS Mincho" w:cs="Calibri"/>
          <w:b/>
          <w:bCs/>
        </w:rPr>
        <w:t>File Identity Validation:</w:t>
      </w:r>
    </w:p>
    <w:p w:rsidRPr="00B67A11" w:rsidR="00B67A11" w:rsidP="00542763" w:rsidRDefault="00B67A11" w14:paraId="6805AEFE" w14:textId="77777777">
      <w:pPr>
        <w:numPr>
          <w:ilvl w:val="0"/>
          <w:numId w:val="33"/>
        </w:numPr>
        <w:tabs>
          <w:tab w:val="clear" w:pos="720"/>
          <w:tab w:val="num" w:pos="1080"/>
        </w:tabs>
        <w:ind w:left="1080"/>
        <w:rPr>
          <w:rFonts w:ascii="Calibri" w:hAnsi="Calibri" w:eastAsia="MS Mincho" w:cs="Calibri"/>
        </w:rPr>
      </w:pPr>
      <w:r w:rsidRPr="00B67A11">
        <w:rPr>
          <w:rFonts w:ascii="Calibri" w:hAnsi="Calibri" w:eastAsia="MS Mincho" w:cs="Calibri"/>
        </w:rPr>
        <w:t xml:space="preserve">Check identifying field (plan, company, </w:t>
      </w:r>
      <w:proofErr w:type="spellStart"/>
      <w:r w:rsidRPr="00B67A11">
        <w:rPr>
          <w:rFonts w:ascii="Calibri" w:hAnsi="Calibri" w:eastAsia="MS Mincho" w:cs="Calibri"/>
        </w:rPr>
        <w:t>clientid</w:t>
      </w:r>
      <w:proofErr w:type="spellEnd"/>
      <w:r w:rsidRPr="00B67A11">
        <w:rPr>
          <w:rFonts w:ascii="Calibri" w:hAnsi="Calibri" w:eastAsia="MS Mincho" w:cs="Calibri"/>
        </w:rPr>
        <w:t>)</w:t>
      </w:r>
    </w:p>
    <w:p w:rsidRPr="00B67A11" w:rsidR="00B67A11" w:rsidP="00542763" w:rsidRDefault="00B67A11" w14:paraId="3D1740EE" w14:textId="77777777">
      <w:pPr>
        <w:numPr>
          <w:ilvl w:val="0"/>
          <w:numId w:val="33"/>
        </w:numPr>
        <w:tabs>
          <w:tab w:val="clear" w:pos="720"/>
          <w:tab w:val="num" w:pos="1080"/>
        </w:tabs>
        <w:ind w:left="1080"/>
        <w:rPr>
          <w:rFonts w:ascii="Calibri" w:hAnsi="Calibri" w:eastAsia="MS Mincho" w:cs="Calibri"/>
        </w:rPr>
      </w:pPr>
      <w:r w:rsidRPr="00B67A11">
        <w:rPr>
          <w:rFonts w:ascii="Calibri" w:hAnsi="Calibri" w:eastAsia="MS Mincho" w:cs="Calibri"/>
        </w:rPr>
        <w:t>If expected value not found → DROP ALL DATA (wrong plan upload protection)</w:t>
      </w:r>
    </w:p>
    <w:p w:rsidRPr="00B67A11" w:rsidR="00B67A11" w:rsidP="00B67A11" w:rsidRDefault="00B67A11" w14:paraId="12CE58C2" w14:textId="77777777">
      <w:pPr>
        <w:pStyle w:val="Heading1"/>
      </w:pPr>
      <w:bookmarkStart w:name="_Toc220765346" w:id="137"/>
      <w:r w:rsidRPr="00B67A11">
        <w:t>6. Data Architecture</w:t>
      </w:r>
      <w:bookmarkEnd w:id="137"/>
    </w:p>
    <w:p w:rsidRPr="00B67A11" w:rsidR="00B67A11" w:rsidP="00B67A11" w:rsidRDefault="00B67A11" w14:paraId="112FBCFB" w14:textId="77777777">
      <w:pPr>
        <w:pStyle w:val="Heading2"/>
      </w:pPr>
      <w:bookmarkStart w:name="_Toc220765347" w:id="138"/>
      <w:r w:rsidRPr="00B67A11">
        <w:t>6.1 Data Stores</w:t>
      </w:r>
      <w:bookmarkEnd w:id="138"/>
    </w:p>
    <w:tbl>
      <w:tblPr>
        <w:tblW w:w="9350" w:type="dxa"/>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3"/>
        <w:gridCol w:w="2076"/>
        <w:gridCol w:w="2571"/>
        <w:gridCol w:w="1205"/>
        <w:gridCol w:w="1435"/>
      </w:tblGrid>
      <w:tr w:rsidRPr="00B67A11" w:rsidR="00294D84" w:rsidTr="00294D84" w14:paraId="71CF7CF4" w14:textId="77777777">
        <w:tc>
          <w:tcPr>
            <w:tcW w:w="0" w:type="auto"/>
            <w:hideMark/>
          </w:tcPr>
          <w:p w:rsidRPr="00B67A11" w:rsidR="00B67A11" w:rsidP="00B67A11" w:rsidRDefault="00B67A11" w14:paraId="6F71ACFE" w14:textId="77777777">
            <w:pPr>
              <w:rPr>
                <w:rFonts w:ascii="Calibri" w:hAnsi="Calibri" w:eastAsia="MS Mincho" w:cs="Calibri"/>
                <w:b/>
                <w:bCs/>
              </w:rPr>
            </w:pPr>
            <w:r w:rsidRPr="00B67A11">
              <w:rPr>
                <w:rFonts w:ascii="Calibri" w:hAnsi="Calibri" w:eastAsia="MS Mincho" w:cs="Calibri"/>
                <w:b/>
                <w:bCs/>
              </w:rPr>
              <w:t>Store</w:t>
            </w:r>
          </w:p>
        </w:tc>
        <w:tc>
          <w:tcPr>
            <w:tcW w:w="0" w:type="auto"/>
            <w:hideMark/>
          </w:tcPr>
          <w:p w:rsidRPr="00B67A11" w:rsidR="00B67A11" w:rsidP="00B67A11" w:rsidRDefault="00B67A11" w14:paraId="770674DF" w14:textId="77777777">
            <w:pPr>
              <w:rPr>
                <w:rFonts w:ascii="Calibri" w:hAnsi="Calibri" w:eastAsia="MS Mincho" w:cs="Calibri"/>
                <w:b/>
                <w:bCs/>
              </w:rPr>
            </w:pPr>
            <w:r w:rsidRPr="00B67A11">
              <w:rPr>
                <w:rFonts w:ascii="Calibri" w:hAnsi="Calibri" w:eastAsia="MS Mincho" w:cs="Calibri"/>
                <w:b/>
                <w:bCs/>
              </w:rPr>
              <w:t>Technology</w:t>
            </w:r>
          </w:p>
        </w:tc>
        <w:tc>
          <w:tcPr>
            <w:tcW w:w="0" w:type="auto"/>
            <w:hideMark/>
          </w:tcPr>
          <w:p w:rsidRPr="00B67A11" w:rsidR="00B67A11" w:rsidP="00B67A11" w:rsidRDefault="00B67A11" w14:paraId="4DBE7EBB" w14:textId="77777777">
            <w:pPr>
              <w:rPr>
                <w:rFonts w:ascii="Calibri" w:hAnsi="Calibri" w:eastAsia="MS Mincho" w:cs="Calibri"/>
                <w:b/>
                <w:bCs/>
              </w:rPr>
            </w:pPr>
            <w:r w:rsidRPr="00B67A11">
              <w:rPr>
                <w:rFonts w:ascii="Calibri" w:hAnsi="Calibri" w:eastAsia="MS Mincho" w:cs="Calibri"/>
                <w:b/>
                <w:bCs/>
              </w:rPr>
              <w:t>Purpose</w:t>
            </w:r>
          </w:p>
        </w:tc>
        <w:tc>
          <w:tcPr>
            <w:tcW w:w="0" w:type="auto"/>
            <w:hideMark/>
          </w:tcPr>
          <w:p w:rsidRPr="00B67A11" w:rsidR="00B67A11" w:rsidP="00B67A11" w:rsidRDefault="00B67A11" w14:paraId="20109F2E" w14:textId="77777777">
            <w:pPr>
              <w:rPr>
                <w:rFonts w:ascii="Calibri" w:hAnsi="Calibri" w:eastAsia="MS Mincho" w:cs="Calibri"/>
                <w:b/>
                <w:bCs/>
              </w:rPr>
            </w:pPr>
            <w:r w:rsidRPr="00B67A11">
              <w:rPr>
                <w:rFonts w:ascii="Calibri" w:hAnsi="Calibri" w:eastAsia="MS Mincho" w:cs="Calibri"/>
                <w:b/>
                <w:bCs/>
              </w:rPr>
              <w:t>Retention</w:t>
            </w:r>
          </w:p>
        </w:tc>
        <w:tc>
          <w:tcPr>
            <w:tcW w:w="0" w:type="auto"/>
            <w:hideMark/>
          </w:tcPr>
          <w:p w:rsidRPr="00B67A11" w:rsidR="00B67A11" w:rsidP="00B67A11" w:rsidRDefault="00B67A11" w14:paraId="38B779FC" w14:textId="77777777">
            <w:pPr>
              <w:rPr>
                <w:rFonts w:ascii="Calibri" w:hAnsi="Calibri" w:eastAsia="MS Mincho" w:cs="Calibri"/>
                <w:b/>
                <w:bCs/>
              </w:rPr>
            </w:pPr>
            <w:r w:rsidRPr="00B67A11">
              <w:rPr>
                <w:rFonts w:ascii="Calibri" w:hAnsi="Calibri" w:eastAsia="MS Mincho" w:cs="Calibri"/>
                <w:b/>
                <w:bCs/>
              </w:rPr>
              <w:t>Encryption</w:t>
            </w:r>
          </w:p>
        </w:tc>
      </w:tr>
      <w:tr w:rsidRPr="00B67A11" w:rsidR="00294D84" w:rsidTr="00294D84" w14:paraId="604917BD" w14:textId="77777777">
        <w:tc>
          <w:tcPr>
            <w:tcW w:w="0" w:type="auto"/>
            <w:hideMark/>
          </w:tcPr>
          <w:p w:rsidRPr="00B67A11" w:rsidR="00B67A11" w:rsidP="00B67A11" w:rsidRDefault="00B67A11" w14:paraId="3FF996A0" w14:textId="77777777">
            <w:pPr>
              <w:rPr>
                <w:rFonts w:ascii="Calibri" w:hAnsi="Calibri" w:eastAsia="MS Mincho" w:cs="Calibri"/>
              </w:rPr>
            </w:pPr>
            <w:r w:rsidRPr="00B67A11">
              <w:rPr>
                <w:rFonts w:ascii="Calibri" w:hAnsi="Calibri" w:eastAsia="MS Mincho" w:cs="Calibri"/>
              </w:rPr>
              <w:t>Raw Files</w:t>
            </w:r>
          </w:p>
        </w:tc>
        <w:tc>
          <w:tcPr>
            <w:tcW w:w="0" w:type="auto"/>
            <w:hideMark/>
          </w:tcPr>
          <w:p w:rsidRPr="00B67A11" w:rsidR="00B67A11" w:rsidP="00B67A11" w:rsidRDefault="00B67A11" w14:paraId="651446DF" w14:textId="77777777">
            <w:pPr>
              <w:rPr>
                <w:rFonts w:ascii="Calibri" w:hAnsi="Calibri" w:eastAsia="MS Mincho" w:cs="Calibri"/>
              </w:rPr>
            </w:pPr>
            <w:r w:rsidRPr="00B67A11">
              <w:rPr>
                <w:rFonts w:ascii="Calibri" w:hAnsi="Calibri" w:eastAsia="MS Mincho" w:cs="Calibri"/>
              </w:rPr>
              <w:t>S3 Standard</w:t>
            </w:r>
          </w:p>
        </w:tc>
        <w:tc>
          <w:tcPr>
            <w:tcW w:w="0" w:type="auto"/>
            <w:hideMark/>
          </w:tcPr>
          <w:p w:rsidRPr="00B67A11" w:rsidR="00B67A11" w:rsidP="00B67A11" w:rsidRDefault="00B67A11" w14:paraId="55EFD58B" w14:textId="77777777">
            <w:pPr>
              <w:rPr>
                <w:rFonts w:ascii="Calibri" w:hAnsi="Calibri" w:eastAsia="MS Mincho" w:cs="Calibri"/>
              </w:rPr>
            </w:pPr>
            <w:r w:rsidRPr="00B67A11">
              <w:rPr>
                <w:rFonts w:ascii="Calibri" w:hAnsi="Calibri" w:eastAsia="MS Mincho" w:cs="Calibri"/>
              </w:rPr>
              <w:t>Original vendor files</w:t>
            </w:r>
          </w:p>
        </w:tc>
        <w:tc>
          <w:tcPr>
            <w:tcW w:w="0" w:type="auto"/>
            <w:hideMark/>
          </w:tcPr>
          <w:p w:rsidRPr="00B67A11" w:rsidR="00B67A11" w:rsidP="00B67A11" w:rsidRDefault="00B67A11" w14:paraId="6CE00AFD"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6A126F6A" w14:textId="77777777">
            <w:pPr>
              <w:rPr>
                <w:rFonts w:ascii="Calibri" w:hAnsi="Calibri" w:eastAsia="MS Mincho" w:cs="Calibri"/>
              </w:rPr>
            </w:pPr>
            <w:r w:rsidRPr="00B67A11">
              <w:rPr>
                <w:rFonts w:ascii="Calibri" w:hAnsi="Calibri" w:eastAsia="MS Mincho" w:cs="Calibri"/>
              </w:rPr>
              <w:t>SSE-S3</w:t>
            </w:r>
          </w:p>
        </w:tc>
      </w:tr>
      <w:tr w:rsidRPr="00B67A11" w:rsidR="00294D84" w:rsidTr="00294D84" w14:paraId="310B3984" w14:textId="77777777">
        <w:tc>
          <w:tcPr>
            <w:tcW w:w="0" w:type="auto"/>
            <w:hideMark/>
          </w:tcPr>
          <w:p w:rsidRPr="00B67A11" w:rsidR="00B67A11" w:rsidP="00B67A11" w:rsidRDefault="00B67A11" w14:paraId="6F208C84" w14:textId="77777777">
            <w:pPr>
              <w:rPr>
                <w:rFonts w:ascii="Calibri" w:hAnsi="Calibri" w:eastAsia="MS Mincho" w:cs="Calibri"/>
              </w:rPr>
            </w:pPr>
            <w:r w:rsidRPr="00B67A11">
              <w:rPr>
                <w:rFonts w:ascii="Calibri" w:hAnsi="Calibri" w:eastAsia="MS Mincho" w:cs="Calibri"/>
              </w:rPr>
              <w:t>Structured Data</w:t>
            </w:r>
          </w:p>
        </w:tc>
        <w:tc>
          <w:tcPr>
            <w:tcW w:w="0" w:type="auto"/>
            <w:hideMark/>
          </w:tcPr>
          <w:p w:rsidRPr="00B67A11" w:rsidR="00B67A11" w:rsidP="00B67A11" w:rsidRDefault="00B67A11" w14:paraId="4EBBA282" w14:textId="77777777">
            <w:pPr>
              <w:rPr>
                <w:rFonts w:ascii="Calibri" w:hAnsi="Calibri" w:eastAsia="MS Mincho" w:cs="Calibri"/>
              </w:rPr>
            </w:pPr>
            <w:r w:rsidRPr="00B67A11">
              <w:rPr>
                <w:rFonts w:ascii="Calibri" w:hAnsi="Calibri" w:eastAsia="MS Mincho" w:cs="Calibri"/>
              </w:rPr>
              <w:t>S3 Standard</w:t>
            </w:r>
          </w:p>
        </w:tc>
        <w:tc>
          <w:tcPr>
            <w:tcW w:w="0" w:type="auto"/>
            <w:hideMark/>
          </w:tcPr>
          <w:p w:rsidRPr="00B67A11" w:rsidR="00B67A11" w:rsidP="00B67A11" w:rsidRDefault="00B67A11" w14:paraId="0F562720" w14:textId="77777777">
            <w:pPr>
              <w:rPr>
                <w:rFonts w:ascii="Calibri" w:hAnsi="Calibri" w:eastAsia="MS Mincho" w:cs="Calibri"/>
              </w:rPr>
            </w:pPr>
            <w:r w:rsidRPr="00B67A11">
              <w:rPr>
                <w:rFonts w:ascii="Calibri" w:hAnsi="Calibri" w:eastAsia="MS Mincho" w:cs="Calibri"/>
              </w:rPr>
              <w:t>Parsed JSON payloads</w:t>
            </w:r>
          </w:p>
        </w:tc>
        <w:tc>
          <w:tcPr>
            <w:tcW w:w="0" w:type="auto"/>
            <w:hideMark/>
          </w:tcPr>
          <w:p w:rsidRPr="00B67A11" w:rsidR="00B67A11" w:rsidP="00B67A11" w:rsidRDefault="00B67A11" w14:paraId="7727BE8E" w14:textId="77777777">
            <w:pPr>
              <w:rPr>
                <w:rFonts w:ascii="Calibri" w:hAnsi="Calibri" w:eastAsia="MS Mincho" w:cs="Calibri"/>
              </w:rPr>
            </w:pPr>
            <w:r w:rsidRPr="00B67A11">
              <w:rPr>
                <w:rFonts w:ascii="Calibri" w:hAnsi="Calibri" w:eastAsia="MS Mincho" w:cs="Calibri"/>
              </w:rPr>
              <w:t>90 days</w:t>
            </w:r>
          </w:p>
        </w:tc>
        <w:tc>
          <w:tcPr>
            <w:tcW w:w="0" w:type="auto"/>
            <w:hideMark/>
          </w:tcPr>
          <w:p w:rsidRPr="00B67A11" w:rsidR="00B67A11" w:rsidP="00B67A11" w:rsidRDefault="00B67A11" w14:paraId="4AC635D0" w14:textId="77777777">
            <w:pPr>
              <w:rPr>
                <w:rFonts w:ascii="Calibri" w:hAnsi="Calibri" w:eastAsia="MS Mincho" w:cs="Calibri"/>
              </w:rPr>
            </w:pPr>
            <w:r w:rsidRPr="00B67A11">
              <w:rPr>
                <w:rFonts w:ascii="Calibri" w:hAnsi="Calibri" w:eastAsia="MS Mincho" w:cs="Calibri"/>
              </w:rPr>
              <w:t>SSE-S3</w:t>
            </w:r>
          </w:p>
        </w:tc>
      </w:tr>
      <w:tr w:rsidRPr="00B67A11" w:rsidR="00294D84" w:rsidTr="00294D84" w14:paraId="14B27DBE" w14:textId="77777777">
        <w:tc>
          <w:tcPr>
            <w:tcW w:w="0" w:type="auto"/>
            <w:hideMark/>
          </w:tcPr>
          <w:p w:rsidRPr="00B67A11" w:rsidR="00B67A11" w:rsidP="00B67A11" w:rsidRDefault="00B67A11" w14:paraId="16AA4556" w14:textId="77777777">
            <w:pPr>
              <w:rPr>
                <w:rFonts w:ascii="Calibri" w:hAnsi="Calibri" w:eastAsia="MS Mincho" w:cs="Calibri"/>
              </w:rPr>
            </w:pPr>
            <w:r w:rsidRPr="00B67A11">
              <w:rPr>
                <w:rFonts w:ascii="Calibri" w:hAnsi="Calibri" w:eastAsia="MS Mincho" w:cs="Calibri"/>
              </w:rPr>
              <w:t>Output Files</w:t>
            </w:r>
          </w:p>
        </w:tc>
        <w:tc>
          <w:tcPr>
            <w:tcW w:w="0" w:type="auto"/>
            <w:hideMark/>
          </w:tcPr>
          <w:p w:rsidRPr="00B67A11" w:rsidR="00B67A11" w:rsidP="00B67A11" w:rsidRDefault="00B67A11" w14:paraId="1D32B98E" w14:textId="77777777">
            <w:pPr>
              <w:rPr>
                <w:rFonts w:ascii="Calibri" w:hAnsi="Calibri" w:eastAsia="MS Mincho" w:cs="Calibri"/>
              </w:rPr>
            </w:pPr>
            <w:r w:rsidRPr="00B67A11">
              <w:rPr>
                <w:rFonts w:ascii="Calibri" w:hAnsi="Calibri" w:eastAsia="MS Mincho" w:cs="Calibri"/>
              </w:rPr>
              <w:t>S3 Standard</w:t>
            </w:r>
          </w:p>
        </w:tc>
        <w:tc>
          <w:tcPr>
            <w:tcW w:w="0" w:type="auto"/>
            <w:hideMark/>
          </w:tcPr>
          <w:p w:rsidRPr="00B67A11" w:rsidR="00B67A11" w:rsidP="00B67A11" w:rsidRDefault="00B67A11" w14:paraId="3E0530BD" w14:textId="77777777">
            <w:pPr>
              <w:rPr>
                <w:rFonts w:ascii="Calibri" w:hAnsi="Calibri" w:eastAsia="MS Mincho" w:cs="Calibri"/>
              </w:rPr>
            </w:pPr>
            <w:r w:rsidRPr="00B67A11">
              <w:rPr>
                <w:rFonts w:ascii="Calibri" w:hAnsi="Calibri" w:eastAsia="MS Mincho" w:cs="Calibri"/>
              </w:rPr>
              <w:t>Generated ACH, XML, reports</w:t>
            </w:r>
          </w:p>
        </w:tc>
        <w:tc>
          <w:tcPr>
            <w:tcW w:w="0" w:type="auto"/>
            <w:hideMark/>
          </w:tcPr>
          <w:p w:rsidRPr="00B67A11" w:rsidR="00B67A11" w:rsidP="00B67A11" w:rsidRDefault="00B67A11" w14:paraId="682B8651"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68CCD273" w14:textId="77777777">
            <w:pPr>
              <w:rPr>
                <w:rFonts w:ascii="Calibri" w:hAnsi="Calibri" w:eastAsia="MS Mincho" w:cs="Calibri"/>
              </w:rPr>
            </w:pPr>
            <w:r w:rsidRPr="00B67A11">
              <w:rPr>
                <w:rFonts w:ascii="Calibri" w:hAnsi="Calibri" w:eastAsia="MS Mincho" w:cs="Calibri"/>
              </w:rPr>
              <w:t>SSE-S3</w:t>
            </w:r>
          </w:p>
        </w:tc>
      </w:tr>
      <w:tr w:rsidRPr="00B67A11" w:rsidR="00294D84" w:rsidTr="00294D84" w14:paraId="7A9D5CA2" w14:textId="77777777">
        <w:tc>
          <w:tcPr>
            <w:tcW w:w="0" w:type="auto"/>
            <w:hideMark/>
          </w:tcPr>
          <w:p w:rsidRPr="00B67A11" w:rsidR="00B67A11" w:rsidP="00B67A11" w:rsidRDefault="00B67A11" w14:paraId="1E8E8E15" w14:textId="77777777">
            <w:pPr>
              <w:rPr>
                <w:rFonts w:ascii="Calibri" w:hAnsi="Calibri" w:eastAsia="MS Mincho" w:cs="Calibri"/>
              </w:rPr>
            </w:pPr>
            <w:r w:rsidRPr="00B67A11">
              <w:rPr>
                <w:rFonts w:ascii="Calibri" w:hAnsi="Calibri" w:eastAsia="MS Mincho" w:cs="Calibri"/>
              </w:rPr>
              <w:t>Schema Cache</w:t>
            </w:r>
          </w:p>
        </w:tc>
        <w:tc>
          <w:tcPr>
            <w:tcW w:w="0" w:type="auto"/>
            <w:hideMark/>
          </w:tcPr>
          <w:p w:rsidRPr="00B67A11" w:rsidR="00B67A11" w:rsidP="00B67A11" w:rsidRDefault="00B67A11" w14:paraId="5DED8DF9" w14:textId="77777777">
            <w:pPr>
              <w:rPr>
                <w:rFonts w:ascii="Calibri" w:hAnsi="Calibri" w:eastAsia="MS Mincho" w:cs="Calibri"/>
              </w:rPr>
            </w:pPr>
            <w:r w:rsidRPr="00B67A11">
              <w:rPr>
                <w:rFonts w:ascii="Calibri" w:hAnsi="Calibri" w:eastAsia="MS Mincho" w:cs="Calibri"/>
              </w:rPr>
              <w:t>Redis Cluster</w:t>
            </w:r>
          </w:p>
        </w:tc>
        <w:tc>
          <w:tcPr>
            <w:tcW w:w="0" w:type="auto"/>
            <w:hideMark/>
          </w:tcPr>
          <w:p w:rsidRPr="00B67A11" w:rsidR="00B67A11" w:rsidP="00B67A11" w:rsidRDefault="00B67A11" w14:paraId="7D6C7B32" w14:textId="77777777">
            <w:pPr>
              <w:rPr>
                <w:rFonts w:ascii="Calibri" w:hAnsi="Calibri" w:eastAsia="MS Mincho" w:cs="Calibri"/>
              </w:rPr>
            </w:pPr>
            <w:r w:rsidRPr="00B67A11">
              <w:rPr>
                <w:rFonts w:ascii="Calibri" w:hAnsi="Calibri" w:eastAsia="MS Mincho" w:cs="Calibri"/>
              </w:rPr>
              <w:t>Vendor schemas, rules</w:t>
            </w:r>
          </w:p>
        </w:tc>
        <w:tc>
          <w:tcPr>
            <w:tcW w:w="0" w:type="auto"/>
            <w:hideMark/>
          </w:tcPr>
          <w:p w:rsidRPr="00B67A11" w:rsidR="00B67A11" w:rsidP="00B67A11" w:rsidRDefault="00B67A11" w14:paraId="45BF2307" w14:textId="77777777">
            <w:pPr>
              <w:rPr>
                <w:rFonts w:ascii="Calibri" w:hAnsi="Calibri" w:eastAsia="MS Mincho" w:cs="Calibri"/>
              </w:rPr>
            </w:pPr>
            <w:r w:rsidRPr="00B67A11">
              <w:rPr>
                <w:rFonts w:ascii="Calibri" w:hAnsi="Calibri" w:eastAsia="MS Mincho" w:cs="Calibri"/>
              </w:rPr>
              <w:t>Persistent</w:t>
            </w:r>
          </w:p>
        </w:tc>
        <w:tc>
          <w:tcPr>
            <w:tcW w:w="0" w:type="auto"/>
            <w:hideMark/>
          </w:tcPr>
          <w:p w:rsidRPr="00B67A11" w:rsidR="00B67A11" w:rsidP="00B67A11" w:rsidRDefault="00B67A11" w14:paraId="50AF92BE" w14:textId="77777777">
            <w:pPr>
              <w:rPr>
                <w:rFonts w:ascii="Calibri" w:hAnsi="Calibri" w:eastAsia="MS Mincho" w:cs="Calibri"/>
              </w:rPr>
            </w:pPr>
            <w:r w:rsidRPr="00B67A11">
              <w:rPr>
                <w:rFonts w:ascii="Calibri" w:hAnsi="Calibri" w:eastAsia="MS Mincho" w:cs="Calibri"/>
              </w:rPr>
              <w:t>In-transit TLS</w:t>
            </w:r>
          </w:p>
        </w:tc>
      </w:tr>
      <w:tr w:rsidRPr="00B67A11" w:rsidR="00294D84" w:rsidTr="00294D84" w14:paraId="2F493D2B" w14:textId="77777777">
        <w:tc>
          <w:tcPr>
            <w:tcW w:w="0" w:type="auto"/>
            <w:hideMark/>
          </w:tcPr>
          <w:p w:rsidRPr="00B67A11" w:rsidR="00B67A11" w:rsidP="00B67A11" w:rsidRDefault="00B67A11" w14:paraId="01F7BC59" w14:textId="77777777">
            <w:pPr>
              <w:rPr>
                <w:rFonts w:ascii="Calibri" w:hAnsi="Calibri" w:eastAsia="MS Mincho" w:cs="Calibri"/>
              </w:rPr>
            </w:pPr>
            <w:r w:rsidRPr="00B67A11">
              <w:rPr>
                <w:rFonts w:ascii="Calibri" w:hAnsi="Calibri" w:eastAsia="MS Mincho" w:cs="Calibri"/>
              </w:rPr>
              <w:t>Processing Log</w:t>
            </w:r>
          </w:p>
        </w:tc>
        <w:tc>
          <w:tcPr>
            <w:tcW w:w="0" w:type="auto"/>
            <w:hideMark/>
          </w:tcPr>
          <w:p w:rsidRPr="00B67A11" w:rsidR="00B67A11" w:rsidP="00B67A11" w:rsidRDefault="00B67A11" w14:paraId="180161CD" w14:textId="77777777">
            <w:pPr>
              <w:rPr>
                <w:rFonts w:ascii="Calibri" w:hAnsi="Calibri" w:eastAsia="MS Mincho" w:cs="Calibri"/>
              </w:rPr>
            </w:pPr>
            <w:r w:rsidRPr="00B67A11">
              <w:rPr>
                <w:rFonts w:ascii="Calibri" w:hAnsi="Calibri" w:eastAsia="MS Mincho" w:cs="Calibri"/>
              </w:rPr>
              <w:t>DynamoDB</w:t>
            </w:r>
          </w:p>
        </w:tc>
        <w:tc>
          <w:tcPr>
            <w:tcW w:w="0" w:type="auto"/>
            <w:hideMark/>
          </w:tcPr>
          <w:p w:rsidRPr="00B67A11" w:rsidR="00B67A11" w:rsidP="00B67A11" w:rsidRDefault="00B67A11" w14:paraId="0811A32F" w14:textId="77777777">
            <w:pPr>
              <w:rPr>
                <w:rFonts w:ascii="Calibri" w:hAnsi="Calibri" w:eastAsia="MS Mincho" w:cs="Calibri"/>
              </w:rPr>
            </w:pPr>
            <w:r w:rsidRPr="00B67A11">
              <w:rPr>
                <w:rFonts w:ascii="Calibri" w:hAnsi="Calibri" w:eastAsia="MS Mincho" w:cs="Calibri"/>
              </w:rPr>
              <w:t>File processing metadata</w:t>
            </w:r>
          </w:p>
        </w:tc>
        <w:tc>
          <w:tcPr>
            <w:tcW w:w="0" w:type="auto"/>
            <w:hideMark/>
          </w:tcPr>
          <w:p w:rsidRPr="00B67A11" w:rsidR="00B67A11" w:rsidP="00B67A11" w:rsidRDefault="00B67A11" w14:paraId="27AE04E9"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59FF3962" w14:textId="77777777">
            <w:pPr>
              <w:rPr>
                <w:rFonts w:ascii="Calibri" w:hAnsi="Calibri" w:eastAsia="MS Mincho" w:cs="Calibri"/>
              </w:rPr>
            </w:pPr>
            <w:r w:rsidRPr="00B67A11">
              <w:rPr>
                <w:rFonts w:ascii="Calibri" w:hAnsi="Calibri" w:eastAsia="MS Mincho" w:cs="Calibri"/>
              </w:rPr>
              <w:t>At-rest</w:t>
            </w:r>
          </w:p>
        </w:tc>
      </w:tr>
      <w:tr w:rsidRPr="00B67A11" w:rsidR="00294D84" w:rsidTr="00294D84" w14:paraId="207C4AF1" w14:textId="77777777">
        <w:tc>
          <w:tcPr>
            <w:tcW w:w="0" w:type="auto"/>
            <w:hideMark/>
          </w:tcPr>
          <w:p w:rsidRPr="00B67A11" w:rsidR="00B67A11" w:rsidP="00B67A11" w:rsidRDefault="00B67A11" w14:paraId="27BC68EC" w14:textId="77777777">
            <w:pPr>
              <w:rPr>
                <w:rFonts w:ascii="Calibri" w:hAnsi="Calibri" w:eastAsia="MS Mincho" w:cs="Calibri"/>
              </w:rPr>
            </w:pPr>
            <w:r w:rsidRPr="00B67A11">
              <w:rPr>
                <w:rFonts w:ascii="Calibri" w:hAnsi="Calibri" w:eastAsia="MS Mincho" w:cs="Calibri"/>
              </w:rPr>
              <w:t>Audit Trail</w:t>
            </w:r>
          </w:p>
        </w:tc>
        <w:tc>
          <w:tcPr>
            <w:tcW w:w="0" w:type="auto"/>
            <w:hideMark/>
          </w:tcPr>
          <w:p w:rsidRPr="00B67A11" w:rsidR="00B67A11" w:rsidP="00B67A11" w:rsidRDefault="00B67A11" w14:paraId="0211F876" w14:textId="77777777">
            <w:pPr>
              <w:rPr>
                <w:rFonts w:ascii="Calibri" w:hAnsi="Calibri" w:eastAsia="MS Mincho" w:cs="Calibri"/>
              </w:rPr>
            </w:pPr>
            <w:r w:rsidRPr="00B67A11">
              <w:rPr>
                <w:rFonts w:ascii="Calibri" w:hAnsi="Calibri" w:eastAsia="MS Mincho" w:cs="Calibri"/>
              </w:rPr>
              <w:t>CloudWatch Logs</w:t>
            </w:r>
          </w:p>
        </w:tc>
        <w:tc>
          <w:tcPr>
            <w:tcW w:w="0" w:type="auto"/>
            <w:hideMark/>
          </w:tcPr>
          <w:p w:rsidRPr="00B67A11" w:rsidR="00B67A11" w:rsidP="00B67A11" w:rsidRDefault="00B67A11" w14:paraId="0675685D" w14:textId="77777777">
            <w:pPr>
              <w:rPr>
                <w:rFonts w:ascii="Calibri" w:hAnsi="Calibri" w:eastAsia="MS Mincho" w:cs="Calibri"/>
              </w:rPr>
            </w:pPr>
            <w:r w:rsidRPr="00B67A11">
              <w:rPr>
                <w:rFonts w:ascii="Calibri" w:hAnsi="Calibri" w:eastAsia="MS Mincho" w:cs="Calibri"/>
              </w:rPr>
              <w:t>All operations</w:t>
            </w:r>
          </w:p>
        </w:tc>
        <w:tc>
          <w:tcPr>
            <w:tcW w:w="0" w:type="auto"/>
            <w:hideMark/>
          </w:tcPr>
          <w:p w:rsidRPr="00B67A11" w:rsidR="00B67A11" w:rsidP="00B67A11" w:rsidRDefault="00B67A11" w14:paraId="613172AE"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41096534" w14:textId="77777777">
            <w:pPr>
              <w:rPr>
                <w:rFonts w:ascii="Calibri" w:hAnsi="Calibri" w:eastAsia="MS Mincho" w:cs="Calibri"/>
              </w:rPr>
            </w:pPr>
            <w:r w:rsidRPr="00B67A11">
              <w:rPr>
                <w:rFonts w:ascii="Calibri" w:hAnsi="Calibri" w:eastAsia="MS Mincho" w:cs="Calibri"/>
              </w:rPr>
              <w:t>Default</w:t>
            </w:r>
          </w:p>
        </w:tc>
      </w:tr>
      <w:tr w:rsidRPr="00B67A11" w:rsidR="00294D84" w:rsidTr="00294D84" w14:paraId="301A4144" w14:textId="77777777">
        <w:tc>
          <w:tcPr>
            <w:tcW w:w="0" w:type="auto"/>
            <w:hideMark/>
          </w:tcPr>
          <w:p w:rsidRPr="00B67A11" w:rsidR="00B67A11" w:rsidP="00B67A11" w:rsidRDefault="00B67A11" w14:paraId="5B53CB3A" w14:textId="77777777">
            <w:pPr>
              <w:rPr>
                <w:rFonts w:ascii="Calibri" w:hAnsi="Calibri" w:eastAsia="MS Mincho" w:cs="Calibri"/>
              </w:rPr>
            </w:pPr>
            <w:r w:rsidRPr="00B67A11">
              <w:rPr>
                <w:rFonts w:ascii="Calibri" w:hAnsi="Calibri" w:eastAsia="MS Mincho" w:cs="Calibri"/>
              </w:rPr>
              <w:t>Archive</w:t>
            </w:r>
          </w:p>
        </w:tc>
        <w:tc>
          <w:tcPr>
            <w:tcW w:w="0" w:type="auto"/>
            <w:hideMark/>
          </w:tcPr>
          <w:p w:rsidRPr="00B67A11" w:rsidR="00B67A11" w:rsidP="00B67A11" w:rsidRDefault="00B67A11" w14:paraId="38A85B71" w14:textId="77777777">
            <w:pPr>
              <w:rPr>
                <w:rFonts w:ascii="Calibri" w:hAnsi="Calibri" w:eastAsia="MS Mincho" w:cs="Calibri"/>
              </w:rPr>
            </w:pPr>
            <w:r w:rsidRPr="00B67A11">
              <w:rPr>
                <w:rFonts w:ascii="Calibri" w:hAnsi="Calibri" w:eastAsia="MS Mincho" w:cs="Calibri"/>
              </w:rPr>
              <w:t>S3 Glacier</w:t>
            </w:r>
          </w:p>
        </w:tc>
        <w:tc>
          <w:tcPr>
            <w:tcW w:w="0" w:type="auto"/>
            <w:hideMark/>
          </w:tcPr>
          <w:p w:rsidRPr="00B67A11" w:rsidR="00B67A11" w:rsidP="00B67A11" w:rsidRDefault="00B67A11" w14:paraId="2DC8E30E" w14:textId="77777777">
            <w:pPr>
              <w:rPr>
                <w:rFonts w:ascii="Calibri" w:hAnsi="Calibri" w:eastAsia="MS Mincho" w:cs="Calibri"/>
              </w:rPr>
            </w:pPr>
            <w:r w:rsidRPr="00B67A11">
              <w:rPr>
                <w:rFonts w:ascii="Calibri" w:hAnsi="Calibri" w:eastAsia="MS Mincho" w:cs="Calibri"/>
              </w:rPr>
              <w:t>Long-term file archive</w:t>
            </w:r>
          </w:p>
        </w:tc>
        <w:tc>
          <w:tcPr>
            <w:tcW w:w="0" w:type="auto"/>
            <w:hideMark/>
          </w:tcPr>
          <w:p w:rsidRPr="00B67A11" w:rsidR="00B67A11" w:rsidP="00B67A11" w:rsidRDefault="00B67A11" w14:paraId="0EBB643C"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46010499" w14:textId="77777777">
            <w:pPr>
              <w:rPr>
                <w:rFonts w:ascii="Calibri" w:hAnsi="Calibri" w:eastAsia="MS Mincho" w:cs="Calibri"/>
              </w:rPr>
            </w:pPr>
            <w:r w:rsidRPr="00B67A11">
              <w:rPr>
                <w:rFonts w:ascii="Calibri" w:hAnsi="Calibri" w:eastAsia="MS Mincho" w:cs="Calibri"/>
              </w:rPr>
              <w:t>SSE-S3</w:t>
            </w:r>
          </w:p>
        </w:tc>
      </w:tr>
      <w:tr w:rsidRPr="00B67A11" w:rsidR="00294D84" w:rsidTr="00294D84" w14:paraId="24D7EA58" w14:textId="77777777">
        <w:tc>
          <w:tcPr>
            <w:tcW w:w="0" w:type="auto"/>
            <w:hideMark/>
          </w:tcPr>
          <w:p w:rsidRPr="00B67A11" w:rsidR="00B67A11" w:rsidP="00B67A11" w:rsidRDefault="00B67A11" w14:paraId="7A46A5D1" w14:textId="77777777">
            <w:pPr>
              <w:rPr>
                <w:rFonts w:ascii="Calibri" w:hAnsi="Calibri" w:eastAsia="MS Mincho" w:cs="Calibri"/>
              </w:rPr>
            </w:pPr>
            <w:r w:rsidRPr="00B67A11">
              <w:rPr>
                <w:rFonts w:ascii="Calibri" w:hAnsi="Calibri" w:eastAsia="MS Mincho" w:cs="Calibri"/>
              </w:rPr>
              <w:t>Operational Database</w:t>
            </w:r>
          </w:p>
        </w:tc>
        <w:tc>
          <w:tcPr>
            <w:tcW w:w="0" w:type="auto"/>
            <w:hideMark/>
          </w:tcPr>
          <w:p w:rsidRPr="00B67A11" w:rsidR="00B67A11" w:rsidP="00B67A11" w:rsidRDefault="00B67A11" w14:paraId="03543425" w14:textId="77777777">
            <w:pPr>
              <w:rPr>
                <w:rFonts w:ascii="Calibri" w:hAnsi="Calibri" w:eastAsia="MS Mincho" w:cs="Calibri"/>
              </w:rPr>
            </w:pPr>
            <w:r w:rsidRPr="00B67A11">
              <w:rPr>
                <w:rFonts w:ascii="Calibri" w:hAnsi="Calibri" w:eastAsia="MS Mincho" w:cs="Calibri"/>
              </w:rPr>
              <w:t>SQL Server (On-Prem)</w:t>
            </w:r>
          </w:p>
        </w:tc>
        <w:tc>
          <w:tcPr>
            <w:tcW w:w="0" w:type="auto"/>
            <w:hideMark/>
          </w:tcPr>
          <w:p w:rsidRPr="00B67A11" w:rsidR="00B67A11" w:rsidP="00B67A11" w:rsidRDefault="00B67A11" w14:paraId="50613499" w14:textId="77777777">
            <w:pPr>
              <w:rPr>
                <w:rFonts w:ascii="Calibri" w:hAnsi="Calibri" w:eastAsia="MS Mincho" w:cs="Calibri"/>
              </w:rPr>
            </w:pPr>
            <w:r w:rsidRPr="00B67A11">
              <w:rPr>
                <w:rFonts w:ascii="Calibri" w:hAnsi="Calibri" w:eastAsia="MS Mincho" w:cs="Calibri"/>
              </w:rPr>
              <w:t>STP processing tables</w:t>
            </w:r>
          </w:p>
        </w:tc>
        <w:tc>
          <w:tcPr>
            <w:tcW w:w="0" w:type="auto"/>
            <w:hideMark/>
          </w:tcPr>
          <w:p w:rsidRPr="00B67A11" w:rsidR="00B67A11" w:rsidP="00B67A11" w:rsidRDefault="00B67A11" w14:paraId="3C2BC486" w14:textId="77777777">
            <w:pPr>
              <w:rPr>
                <w:rFonts w:ascii="Calibri" w:hAnsi="Calibri" w:eastAsia="MS Mincho" w:cs="Calibri"/>
              </w:rPr>
            </w:pPr>
            <w:r w:rsidRPr="00B67A11">
              <w:rPr>
                <w:rFonts w:ascii="Calibri" w:hAnsi="Calibri" w:eastAsia="MS Mincho" w:cs="Calibri"/>
              </w:rPr>
              <w:t>7 years</w:t>
            </w:r>
          </w:p>
        </w:tc>
        <w:tc>
          <w:tcPr>
            <w:tcW w:w="0" w:type="auto"/>
            <w:hideMark/>
          </w:tcPr>
          <w:p w:rsidRPr="00B67A11" w:rsidR="00B67A11" w:rsidP="00B67A11" w:rsidRDefault="00B67A11" w14:paraId="761F2B95" w14:textId="77777777">
            <w:pPr>
              <w:rPr>
                <w:rFonts w:ascii="Calibri" w:hAnsi="Calibri" w:eastAsia="MS Mincho" w:cs="Calibri"/>
              </w:rPr>
            </w:pPr>
            <w:r w:rsidRPr="00B67A11">
              <w:rPr>
                <w:rFonts w:ascii="Calibri" w:hAnsi="Calibri" w:eastAsia="MS Mincho" w:cs="Calibri"/>
              </w:rPr>
              <w:t>TDE</w:t>
            </w:r>
          </w:p>
        </w:tc>
      </w:tr>
    </w:tbl>
    <w:p w:rsidR="009B2C01" w:rsidP="009B2C01" w:rsidRDefault="009B2C01" w14:paraId="74BEF9F2" w14:textId="77777777">
      <w:bookmarkStart w:name="_Toc220765348" w:id="139"/>
    </w:p>
    <w:p w:rsidRPr="00757B2F" w:rsidR="009B2C01" w:rsidP="009B2C01" w:rsidRDefault="009B2C01" w14:paraId="74A793D9" w14:textId="77777777">
      <w:pPr>
        <w:pStyle w:val="Heading2"/>
        <w:rPr>
          <w:rFonts w:ascii="Calibri" w:hAnsi="Calibri" w:cs="Calibri"/>
        </w:rPr>
      </w:pPr>
      <w:r w:rsidRPr="009B2C01">
        <w:t xml:space="preserve">6.2 </w:t>
      </w:r>
      <w:r w:rsidRPr="00757B2F">
        <w:rPr>
          <w:rFonts w:ascii="Calibri" w:hAnsi="Calibri" w:cs="Calibri"/>
        </w:rPr>
        <w:t>DynamoDB Table Architecture</w:t>
      </w:r>
    </w:p>
    <w:p w:rsidRPr="009B2C01" w:rsidR="009B2C01" w:rsidP="009B2C01" w:rsidRDefault="009B2C01" w14:paraId="5BDFD824" w14:textId="77777777">
      <w:pPr>
        <w:rPr>
          <w:rFonts w:ascii="Calibri" w:hAnsi="Calibri" w:cs="Calibri"/>
        </w:rPr>
      </w:pPr>
      <w:r w:rsidRPr="009B2C01">
        <w:rPr>
          <w:rFonts w:ascii="Calibri" w:hAnsi="Calibri" w:cs="Calibri"/>
        </w:rPr>
        <w:t>The system uses four DynamoDB table groups for persistent AI agent state:</w:t>
      </w:r>
    </w:p>
    <w:p w:rsidRPr="00757B2F" w:rsidR="009B2C01" w:rsidP="009B2C01" w:rsidRDefault="009B2C01" w14:paraId="3573B951" w14:textId="77777777">
      <w:pPr>
        <w:pStyle w:val="Heading3"/>
        <w:rPr>
          <w:rFonts w:ascii="Calibri" w:hAnsi="Calibri" w:cs="Calibri"/>
        </w:rPr>
      </w:pPr>
      <w:r w:rsidRPr="00757B2F">
        <w:rPr>
          <w:rFonts w:ascii="Calibri" w:hAnsi="Calibri" w:cs="Calibri"/>
        </w:rPr>
        <w:t>6.2.1 Long-Term Memory Tables</w:t>
      </w:r>
    </w:p>
    <w:tbl>
      <w:tblPr>
        <w:tblStyle w:val="TableGrid"/>
        <w:tblW w:w="9350" w:type="dxa"/>
        <w:tblInd w:w="607" w:type="dxa"/>
        <w:tblLook w:val="04A0" w:firstRow="1" w:lastRow="0" w:firstColumn="1" w:lastColumn="0" w:noHBand="0" w:noVBand="1"/>
      </w:tblPr>
      <w:tblGrid>
        <w:gridCol w:w="2273"/>
        <w:gridCol w:w="1896"/>
        <w:gridCol w:w="2065"/>
        <w:gridCol w:w="3116"/>
      </w:tblGrid>
      <w:tr w:rsidRPr="009B2C01" w:rsidR="009B2C01" w:rsidTr="009B2C01" w14:paraId="5F533DA5" w14:textId="77777777">
        <w:tc>
          <w:tcPr>
            <w:tcW w:w="0" w:type="auto"/>
            <w:hideMark/>
          </w:tcPr>
          <w:p w:rsidRPr="009B2C01" w:rsidR="009B2C01" w:rsidP="009B2C01" w:rsidRDefault="009B2C01" w14:paraId="339922E8" w14:textId="77777777">
            <w:pPr>
              <w:spacing w:after="160" w:line="279" w:lineRule="auto"/>
              <w:rPr>
                <w:rFonts w:ascii="Calibri" w:hAnsi="Calibri" w:cs="Calibri"/>
                <w:b/>
                <w:bCs/>
              </w:rPr>
            </w:pPr>
            <w:r w:rsidRPr="009B2C01">
              <w:rPr>
                <w:rFonts w:ascii="Calibri" w:hAnsi="Calibri" w:cs="Calibri"/>
                <w:b/>
                <w:bCs/>
              </w:rPr>
              <w:t>Table</w:t>
            </w:r>
          </w:p>
        </w:tc>
        <w:tc>
          <w:tcPr>
            <w:tcW w:w="0" w:type="auto"/>
            <w:hideMark/>
          </w:tcPr>
          <w:p w:rsidRPr="009B2C01" w:rsidR="009B2C01" w:rsidP="009B2C01" w:rsidRDefault="009B2C01" w14:paraId="14DCE6E4" w14:textId="77777777">
            <w:pPr>
              <w:spacing w:after="160" w:line="279" w:lineRule="auto"/>
              <w:rPr>
                <w:rFonts w:ascii="Calibri" w:hAnsi="Calibri" w:cs="Calibri"/>
                <w:b/>
                <w:bCs/>
              </w:rPr>
            </w:pPr>
            <w:r w:rsidRPr="009B2C01">
              <w:rPr>
                <w:rFonts w:ascii="Calibri" w:hAnsi="Calibri" w:cs="Calibri"/>
                <w:b/>
                <w:bCs/>
              </w:rPr>
              <w:t>Purpose</w:t>
            </w:r>
          </w:p>
        </w:tc>
        <w:tc>
          <w:tcPr>
            <w:tcW w:w="0" w:type="auto"/>
            <w:hideMark/>
          </w:tcPr>
          <w:p w:rsidRPr="009B2C01" w:rsidR="009B2C01" w:rsidP="009B2C01" w:rsidRDefault="009B2C01" w14:paraId="79926CAD" w14:textId="77777777">
            <w:pPr>
              <w:spacing w:after="160" w:line="279" w:lineRule="auto"/>
              <w:rPr>
                <w:rFonts w:ascii="Calibri" w:hAnsi="Calibri" w:cs="Calibri"/>
                <w:b/>
                <w:bCs/>
              </w:rPr>
            </w:pPr>
            <w:r w:rsidRPr="009B2C01">
              <w:rPr>
                <w:rFonts w:ascii="Calibri" w:hAnsi="Calibri" w:cs="Calibri"/>
                <w:b/>
                <w:bCs/>
              </w:rPr>
              <w:t>Key Schema</w:t>
            </w:r>
          </w:p>
        </w:tc>
        <w:tc>
          <w:tcPr>
            <w:tcW w:w="0" w:type="auto"/>
            <w:hideMark/>
          </w:tcPr>
          <w:p w:rsidRPr="009B2C01" w:rsidR="009B2C01" w:rsidP="009B2C01" w:rsidRDefault="009B2C01" w14:paraId="01601D5E" w14:textId="77777777">
            <w:pPr>
              <w:spacing w:after="160" w:line="279" w:lineRule="auto"/>
              <w:rPr>
                <w:rFonts w:ascii="Calibri" w:hAnsi="Calibri" w:cs="Calibri"/>
                <w:b/>
                <w:bCs/>
              </w:rPr>
            </w:pPr>
            <w:r w:rsidRPr="009B2C01">
              <w:rPr>
                <w:rFonts w:ascii="Calibri" w:hAnsi="Calibri" w:cs="Calibri"/>
                <w:b/>
                <w:bCs/>
              </w:rPr>
              <w:t>Attributes</w:t>
            </w:r>
          </w:p>
        </w:tc>
      </w:tr>
      <w:tr w:rsidRPr="009B2C01" w:rsidR="009B2C01" w:rsidTr="009B2C01" w14:paraId="5FAFB459" w14:textId="77777777">
        <w:tc>
          <w:tcPr>
            <w:tcW w:w="0" w:type="auto"/>
            <w:hideMark/>
          </w:tcPr>
          <w:p w:rsidRPr="009B2C01" w:rsidR="009B2C01" w:rsidP="009B2C01" w:rsidRDefault="009B2C01" w14:paraId="1770BA03" w14:textId="77777777">
            <w:pPr>
              <w:spacing w:after="160" w:line="279" w:lineRule="auto"/>
              <w:rPr>
                <w:rFonts w:ascii="Calibri" w:hAnsi="Calibri" w:cs="Calibri"/>
              </w:rPr>
            </w:pPr>
            <w:proofErr w:type="spellStart"/>
            <w:r w:rsidRPr="009B2C01">
              <w:rPr>
                <w:rFonts w:ascii="Calibri" w:hAnsi="Calibri" w:cs="Calibri"/>
              </w:rPr>
              <w:t>agent_memory</w:t>
            </w:r>
            <w:proofErr w:type="spellEnd"/>
          </w:p>
        </w:tc>
        <w:tc>
          <w:tcPr>
            <w:tcW w:w="0" w:type="auto"/>
            <w:hideMark/>
          </w:tcPr>
          <w:p w:rsidRPr="009B2C01" w:rsidR="009B2C01" w:rsidP="009B2C01" w:rsidRDefault="009B2C01" w14:paraId="5A9CC693" w14:textId="77777777">
            <w:pPr>
              <w:spacing w:after="160" w:line="279" w:lineRule="auto"/>
              <w:rPr>
                <w:rFonts w:ascii="Calibri" w:hAnsi="Calibri" w:cs="Calibri"/>
              </w:rPr>
            </w:pPr>
            <w:r w:rsidRPr="009B2C01">
              <w:rPr>
                <w:rFonts w:ascii="Calibri" w:hAnsi="Calibri" w:cs="Calibri"/>
              </w:rPr>
              <w:t>Agent working memory</w:t>
            </w:r>
          </w:p>
        </w:tc>
        <w:tc>
          <w:tcPr>
            <w:tcW w:w="0" w:type="auto"/>
            <w:hideMark/>
          </w:tcPr>
          <w:p w:rsidRPr="009B2C01" w:rsidR="009B2C01" w:rsidP="009B2C01" w:rsidRDefault="009B2C01" w14:paraId="4B7AEC2A"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agent_id</w:t>
            </w:r>
            <w:proofErr w:type="spellEnd"/>
            <w:r w:rsidRPr="009B2C01">
              <w:rPr>
                <w:rFonts w:ascii="Calibri" w:hAnsi="Calibri" w:cs="Calibri"/>
              </w:rPr>
              <w:t xml:space="preserve">, SK: </w:t>
            </w:r>
            <w:proofErr w:type="spellStart"/>
            <w:r w:rsidRPr="009B2C01">
              <w:rPr>
                <w:rFonts w:ascii="Calibri" w:hAnsi="Calibri" w:cs="Calibri"/>
              </w:rPr>
              <w:t>session_id</w:t>
            </w:r>
            <w:proofErr w:type="spellEnd"/>
          </w:p>
        </w:tc>
        <w:tc>
          <w:tcPr>
            <w:tcW w:w="0" w:type="auto"/>
            <w:hideMark/>
          </w:tcPr>
          <w:p w:rsidRPr="009B2C01" w:rsidR="009B2C01" w:rsidP="009B2C01" w:rsidRDefault="009B2C01" w14:paraId="45C2DD47" w14:textId="77777777">
            <w:pPr>
              <w:spacing w:after="160" w:line="279" w:lineRule="auto"/>
              <w:rPr>
                <w:rFonts w:ascii="Calibri" w:hAnsi="Calibri" w:cs="Calibri"/>
              </w:rPr>
            </w:pPr>
            <w:proofErr w:type="spellStart"/>
            <w:r w:rsidRPr="009B2C01">
              <w:rPr>
                <w:rFonts w:ascii="Calibri" w:hAnsi="Calibri" w:cs="Calibri"/>
              </w:rPr>
              <w:t>memory_state</w:t>
            </w:r>
            <w:proofErr w:type="spellEnd"/>
            <w:r w:rsidRPr="009B2C01">
              <w:rPr>
                <w:rFonts w:ascii="Calibri" w:hAnsi="Calibri" w:cs="Calibri"/>
              </w:rPr>
              <w:t xml:space="preserve">, </w:t>
            </w:r>
            <w:proofErr w:type="spellStart"/>
            <w:r w:rsidRPr="009B2C01">
              <w:rPr>
                <w:rFonts w:ascii="Calibri" w:hAnsi="Calibri" w:cs="Calibri"/>
              </w:rPr>
              <w:t>context_summary</w:t>
            </w:r>
            <w:proofErr w:type="spellEnd"/>
            <w:r w:rsidRPr="009B2C01">
              <w:rPr>
                <w:rFonts w:ascii="Calibri" w:hAnsi="Calibri" w:cs="Calibri"/>
              </w:rPr>
              <w:t>, timestamp</w:t>
            </w:r>
          </w:p>
        </w:tc>
      </w:tr>
      <w:tr w:rsidRPr="009B2C01" w:rsidR="009B2C01" w:rsidTr="009B2C01" w14:paraId="19E35593" w14:textId="77777777">
        <w:tc>
          <w:tcPr>
            <w:tcW w:w="0" w:type="auto"/>
            <w:hideMark/>
          </w:tcPr>
          <w:p w:rsidRPr="009B2C01" w:rsidR="009B2C01" w:rsidP="009B2C01" w:rsidRDefault="009B2C01" w14:paraId="72A6A613" w14:textId="77777777">
            <w:pPr>
              <w:spacing w:after="160" w:line="279" w:lineRule="auto"/>
              <w:rPr>
                <w:rFonts w:ascii="Calibri" w:hAnsi="Calibri" w:cs="Calibri"/>
              </w:rPr>
            </w:pPr>
            <w:proofErr w:type="spellStart"/>
            <w:r w:rsidRPr="009B2C01">
              <w:rPr>
                <w:rFonts w:ascii="Calibri" w:hAnsi="Calibri" w:cs="Calibri"/>
              </w:rPr>
              <w:t>conversation_history</w:t>
            </w:r>
            <w:proofErr w:type="spellEnd"/>
          </w:p>
        </w:tc>
        <w:tc>
          <w:tcPr>
            <w:tcW w:w="0" w:type="auto"/>
            <w:hideMark/>
          </w:tcPr>
          <w:p w:rsidRPr="009B2C01" w:rsidR="009B2C01" w:rsidP="009B2C01" w:rsidRDefault="009B2C01" w14:paraId="7E3E2EBE" w14:textId="77777777">
            <w:pPr>
              <w:spacing w:after="160" w:line="279" w:lineRule="auto"/>
              <w:rPr>
                <w:rFonts w:ascii="Calibri" w:hAnsi="Calibri" w:cs="Calibri"/>
              </w:rPr>
            </w:pPr>
            <w:r w:rsidRPr="009B2C01">
              <w:rPr>
                <w:rFonts w:ascii="Calibri" w:hAnsi="Calibri" w:cs="Calibri"/>
              </w:rPr>
              <w:t>Full conversation logs</w:t>
            </w:r>
          </w:p>
        </w:tc>
        <w:tc>
          <w:tcPr>
            <w:tcW w:w="0" w:type="auto"/>
            <w:hideMark/>
          </w:tcPr>
          <w:p w:rsidRPr="009B2C01" w:rsidR="009B2C01" w:rsidP="009B2C01" w:rsidRDefault="009B2C01" w14:paraId="32943B5E"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session_id</w:t>
            </w:r>
            <w:proofErr w:type="spellEnd"/>
            <w:r w:rsidRPr="009B2C01">
              <w:rPr>
                <w:rFonts w:ascii="Calibri" w:hAnsi="Calibri" w:cs="Calibri"/>
              </w:rPr>
              <w:t xml:space="preserve">, SK: </w:t>
            </w:r>
            <w:proofErr w:type="spellStart"/>
            <w:r w:rsidRPr="009B2C01">
              <w:rPr>
                <w:rFonts w:ascii="Calibri" w:hAnsi="Calibri" w:cs="Calibri"/>
              </w:rPr>
              <w:t>turn_id</w:t>
            </w:r>
            <w:proofErr w:type="spellEnd"/>
          </w:p>
        </w:tc>
        <w:tc>
          <w:tcPr>
            <w:tcW w:w="0" w:type="auto"/>
            <w:hideMark/>
          </w:tcPr>
          <w:p w:rsidRPr="009B2C01" w:rsidR="009B2C01" w:rsidP="009B2C01" w:rsidRDefault="009B2C01" w14:paraId="7BB640DD" w14:textId="77777777">
            <w:pPr>
              <w:spacing w:after="160" w:line="279" w:lineRule="auto"/>
              <w:rPr>
                <w:rFonts w:ascii="Calibri" w:hAnsi="Calibri" w:cs="Calibri"/>
              </w:rPr>
            </w:pPr>
            <w:r w:rsidRPr="009B2C01">
              <w:rPr>
                <w:rFonts w:ascii="Calibri" w:hAnsi="Calibri" w:cs="Calibri"/>
              </w:rPr>
              <w:t>role, content, metadata, timestamp</w:t>
            </w:r>
          </w:p>
        </w:tc>
      </w:tr>
      <w:tr w:rsidRPr="009B2C01" w:rsidR="009B2C01" w:rsidTr="009B2C01" w14:paraId="1CAB20DD" w14:textId="77777777">
        <w:tc>
          <w:tcPr>
            <w:tcW w:w="0" w:type="auto"/>
            <w:hideMark/>
          </w:tcPr>
          <w:p w:rsidRPr="009B2C01" w:rsidR="009B2C01" w:rsidP="009B2C01" w:rsidRDefault="009B2C01" w14:paraId="4156A279" w14:textId="77777777">
            <w:pPr>
              <w:spacing w:after="160" w:line="279" w:lineRule="auto"/>
              <w:rPr>
                <w:rFonts w:ascii="Calibri" w:hAnsi="Calibri" w:cs="Calibri"/>
              </w:rPr>
            </w:pPr>
            <w:proofErr w:type="spellStart"/>
            <w:r w:rsidRPr="009B2C01">
              <w:rPr>
                <w:rFonts w:ascii="Calibri" w:hAnsi="Calibri" w:cs="Calibri"/>
              </w:rPr>
              <w:t>entity_store</w:t>
            </w:r>
            <w:proofErr w:type="spellEnd"/>
          </w:p>
        </w:tc>
        <w:tc>
          <w:tcPr>
            <w:tcW w:w="0" w:type="auto"/>
            <w:hideMark/>
          </w:tcPr>
          <w:p w:rsidRPr="009B2C01" w:rsidR="009B2C01" w:rsidP="009B2C01" w:rsidRDefault="009B2C01" w14:paraId="33A3CD08" w14:textId="77777777">
            <w:pPr>
              <w:spacing w:after="160" w:line="279" w:lineRule="auto"/>
              <w:rPr>
                <w:rFonts w:ascii="Calibri" w:hAnsi="Calibri" w:cs="Calibri"/>
              </w:rPr>
            </w:pPr>
            <w:r w:rsidRPr="009B2C01">
              <w:rPr>
                <w:rFonts w:ascii="Calibri" w:hAnsi="Calibri" w:cs="Calibri"/>
              </w:rPr>
              <w:t>Extracted entities</w:t>
            </w:r>
          </w:p>
        </w:tc>
        <w:tc>
          <w:tcPr>
            <w:tcW w:w="0" w:type="auto"/>
            <w:hideMark/>
          </w:tcPr>
          <w:p w:rsidRPr="009B2C01" w:rsidR="009B2C01" w:rsidP="009B2C01" w:rsidRDefault="009B2C01" w14:paraId="2DFD73EA"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entity_type</w:t>
            </w:r>
            <w:proofErr w:type="spellEnd"/>
            <w:r w:rsidRPr="009B2C01">
              <w:rPr>
                <w:rFonts w:ascii="Calibri" w:hAnsi="Calibri" w:cs="Calibri"/>
              </w:rPr>
              <w:t xml:space="preserve">, SK: </w:t>
            </w:r>
            <w:proofErr w:type="spellStart"/>
            <w:r w:rsidRPr="009B2C01">
              <w:rPr>
                <w:rFonts w:ascii="Calibri" w:hAnsi="Calibri" w:cs="Calibri"/>
              </w:rPr>
              <w:t>entity_id</w:t>
            </w:r>
            <w:proofErr w:type="spellEnd"/>
          </w:p>
        </w:tc>
        <w:tc>
          <w:tcPr>
            <w:tcW w:w="0" w:type="auto"/>
            <w:hideMark/>
          </w:tcPr>
          <w:p w:rsidRPr="009B2C01" w:rsidR="009B2C01" w:rsidP="009B2C01" w:rsidRDefault="009B2C01" w14:paraId="6F54A0D6" w14:textId="77777777">
            <w:pPr>
              <w:spacing w:after="160" w:line="279" w:lineRule="auto"/>
              <w:rPr>
                <w:rFonts w:ascii="Calibri" w:hAnsi="Calibri" w:cs="Calibri"/>
              </w:rPr>
            </w:pPr>
            <w:proofErr w:type="spellStart"/>
            <w:r w:rsidRPr="009B2C01">
              <w:rPr>
                <w:rFonts w:ascii="Calibri" w:hAnsi="Calibri" w:cs="Calibri"/>
              </w:rPr>
              <w:t>entity_value</w:t>
            </w:r>
            <w:proofErr w:type="spellEnd"/>
            <w:r w:rsidRPr="009B2C01">
              <w:rPr>
                <w:rFonts w:ascii="Calibri" w:hAnsi="Calibri" w:cs="Calibri"/>
              </w:rPr>
              <w:t xml:space="preserve">, source, confidence, </w:t>
            </w:r>
            <w:proofErr w:type="spellStart"/>
            <w:r w:rsidRPr="009B2C01">
              <w:rPr>
                <w:rFonts w:ascii="Calibri" w:hAnsi="Calibri" w:cs="Calibri"/>
              </w:rPr>
              <w:t>last_seen</w:t>
            </w:r>
            <w:proofErr w:type="spellEnd"/>
          </w:p>
        </w:tc>
      </w:tr>
    </w:tbl>
    <w:p w:rsidRPr="00757B2F" w:rsidR="009B2C01" w:rsidP="009B2C01" w:rsidRDefault="009B2C01" w14:paraId="6C188025" w14:textId="77777777">
      <w:pPr>
        <w:pStyle w:val="Heading3"/>
        <w:rPr>
          <w:rFonts w:ascii="Calibri" w:hAnsi="Calibri" w:cs="Calibri"/>
        </w:rPr>
      </w:pPr>
      <w:r w:rsidRPr="00757B2F">
        <w:rPr>
          <w:rFonts w:ascii="Calibri" w:hAnsi="Calibri" w:cs="Calibri"/>
        </w:rPr>
        <w:t>6.2.2 Rules Storage Tables</w:t>
      </w:r>
    </w:p>
    <w:tbl>
      <w:tblPr>
        <w:tblStyle w:val="TableGrid"/>
        <w:tblW w:w="9350" w:type="dxa"/>
        <w:tblInd w:w="607" w:type="dxa"/>
        <w:tblLook w:val="04A0" w:firstRow="1" w:lastRow="0" w:firstColumn="1" w:lastColumn="0" w:noHBand="0" w:noVBand="1"/>
      </w:tblPr>
      <w:tblGrid>
        <w:gridCol w:w="2187"/>
        <w:gridCol w:w="2141"/>
        <w:gridCol w:w="2341"/>
        <w:gridCol w:w="2681"/>
      </w:tblGrid>
      <w:tr w:rsidRPr="009B2C01" w:rsidR="009B2C01" w:rsidTr="009B2C01" w14:paraId="0FCFC146" w14:textId="77777777">
        <w:tc>
          <w:tcPr>
            <w:tcW w:w="0" w:type="auto"/>
            <w:hideMark/>
          </w:tcPr>
          <w:p w:rsidRPr="009B2C01" w:rsidR="009B2C01" w:rsidP="009B2C01" w:rsidRDefault="009B2C01" w14:paraId="02F8FEAF" w14:textId="77777777">
            <w:pPr>
              <w:spacing w:after="160" w:line="279" w:lineRule="auto"/>
              <w:rPr>
                <w:rFonts w:ascii="Calibri" w:hAnsi="Calibri" w:cs="Calibri"/>
                <w:b/>
                <w:bCs/>
              </w:rPr>
            </w:pPr>
            <w:r w:rsidRPr="009B2C01">
              <w:rPr>
                <w:rFonts w:ascii="Calibri" w:hAnsi="Calibri" w:cs="Calibri"/>
                <w:b/>
                <w:bCs/>
              </w:rPr>
              <w:t>Table</w:t>
            </w:r>
          </w:p>
        </w:tc>
        <w:tc>
          <w:tcPr>
            <w:tcW w:w="0" w:type="auto"/>
            <w:hideMark/>
          </w:tcPr>
          <w:p w:rsidRPr="009B2C01" w:rsidR="009B2C01" w:rsidP="009B2C01" w:rsidRDefault="009B2C01" w14:paraId="254F4123" w14:textId="77777777">
            <w:pPr>
              <w:spacing w:after="160" w:line="279" w:lineRule="auto"/>
              <w:rPr>
                <w:rFonts w:ascii="Calibri" w:hAnsi="Calibri" w:cs="Calibri"/>
                <w:b/>
                <w:bCs/>
              </w:rPr>
            </w:pPr>
            <w:r w:rsidRPr="009B2C01">
              <w:rPr>
                <w:rFonts w:ascii="Calibri" w:hAnsi="Calibri" w:cs="Calibri"/>
                <w:b/>
                <w:bCs/>
              </w:rPr>
              <w:t>Purpose</w:t>
            </w:r>
          </w:p>
        </w:tc>
        <w:tc>
          <w:tcPr>
            <w:tcW w:w="0" w:type="auto"/>
            <w:hideMark/>
          </w:tcPr>
          <w:p w:rsidRPr="009B2C01" w:rsidR="009B2C01" w:rsidP="009B2C01" w:rsidRDefault="009B2C01" w14:paraId="6C82B315" w14:textId="77777777">
            <w:pPr>
              <w:spacing w:after="160" w:line="279" w:lineRule="auto"/>
              <w:rPr>
                <w:rFonts w:ascii="Calibri" w:hAnsi="Calibri" w:cs="Calibri"/>
                <w:b/>
                <w:bCs/>
              </w:rPr>
            </w:pPr>
            <w:r w:rsidRPr="009B2C01">
              <w:rPr>
                <w:rFonts w:ascii="Calibri" w:hAnsi="Calibri" w:cs="Calibri"/>
                <w:b/>
                <w:bCs/>
              </w:rPr>
              <w:t>Key Schema</w:t>
            </w:r>
          </w:p>
        </w:tc>
        <w:tc>
          <w:tcPr>
            <w:tcW w:w="0" w:type="auto"/>
            <w:hideMark/>
          </w:tcPr>
          <w:p w:rsidRPr="009B2C01" w:rsidR="009B2C01" w:rsidP="009B2C01" w:rsidRDefault="009B2C01" w14:paraId="6D1D1587" w14:textId="77777777">
            <w:pPr>
              <w:spacing w:after="160" w:line="279" w:lineRule="auto"/>
              <w:rPr>
                <w:rFonts w:ascii="Calibri" w:hAnsi="Calibri" w:cs="Calibri"/>
                <w:b/>
                <w:bCs/>
              </w:rPr>
            </w:pPr>
            <w:r w:rsidRPr="009B2C01">
              <w:rPr>
                <w:rFonts w:ascii="Calibri" w:hAnsi="Calibri" w:cs="Calibri"/>
                <w:b/>
                <w:bCs/>
              </w:rPr>
              <w:t>Attributes</w:t>
            </w:r>
          </w:p>
        </w:tc>
      </w:tr>
      <w:tr w:rsidRPr="009B2C01" w:rsidR="009B2C01" w:rsidTr="009B2C01" w14:paraId="0F2DE062" w14:textId="77777777">
        <w:tc>
          <w:tcPr>
            <w:tcW w:w="0" w:type="auto"/>
            <w:hideMark/>
          </w:tcPr>
          <w:p w:rsidRPr="009B2C01" w:rsidR="009B2C01" w:rsidP="009B2C01" w:rsidRDefault="009B2C01" w14:paraId="30365D31" w14:textId="77777777">
            <w:pPr>
              <w:spacing w:after="160" w:line="279" w:lineRule="auto"/>
              <w:rPr>
                <w:rFonts w:ascii="Calibri" w:hAnsi="Calibri" w:cs="Calibri"/>
              </w:rPr>
            </w:pPr>
            <w:proofErr w:type="spellStart"/>
            <w:r w:rsidRPr="009B2C01">
              <w:rPr>
                <w:rFonts w:ascii="Calibri" w:hAnsi="Calibri" w:cs="Calibri"/>
              </w:rPr>
              <w:t>validation_rules</w:t>
            </w:r>
            <w:proofErr w:type="spellEnd"/>
          </w:p>
        </w:tc>
        <w:tc>
          <w:tcPr>
            <w:tcW w:w="0" w:type="auto"/>
            <w:hideMark/>
          </w:tcPr>
          <w:p w:rsidRPr="009B2C01" w:rsidR="009B2C01" w:rsidP="009B2C01" w:rsidRDefault="009B2C01" w14:paraId="30A1F492" w14:textId="77777777">
            <w:pPr>
              <w:spacing w:after="160" w:line="279" w:lineRule="auto"/>
              <w:rPr>
                <w:rFonts w:ascii="Calibri" w:hAnsi="Calibri" w:cs="Calibri"/>
              </w:rPr>
            </w:pPr>
            <w:r w:rsidRPr="009B2C01">
              <w:rPr>
                <w:rFonts w:ascii="Calibri" w:hAnsi="Calibri" w:cs="Calibri"/>
              </w:rPr>
              <w:t>SSN, date, field validation</w:t>
            </w:r>
          </w:p>
        </w:tc>
        <w:tc>
          <w:tcPr>
            <w:tcW w:w="0" w:type="auto"/>
            <w:hideMark/>
          </w:tcPr>
          <w:p w:rsidRPr="009B2C01" w:rsidR="009B2C01" w:rsidP="009B2C01" w:rsidRDefault="009B2C01" w14:paraId="503061BA"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rule_type</w:t>
            </w:r>
            <w:proofErr w:type="spellEnd"/>
            <w:r w:rsidRPr="009B2C01">
              <w:rPr>
                <w:rFonts w:ascii="Calibri" w:hAnsi="Calibri" w:cs="Calibri"/>
              </w:rPr>
              <w:t xml:space="preserve">, SK: </w:t>
            </w:r>
            <w:proofErr w:type="spellStart"/>
            <w:r w:rsidRPr="009B2C01">
              <w:rPr>
                <w:rFonts w:ascii="Calibri" w:hAnsi="Calibri" w:cs="Calibri"/>
              </w:rPr>
              <w:t>rule_id</w:t>
            </w:r>
            <w:proofErr w:type="spellEnd"/>
          </w:p>
        </w:tc>
        <w:tc>
          <w:tcPr>
            <w:tcW w:w="0" w:type="auto"/>
            <w:hideMark/>
          </w:tcPr>
          <w:p w:rsidRPr="009B2C01" w:rsidR="009B2C01" w:rsidP="009B2C01" w:rsidRDefault="009B2C01" w14:paraId="6B21EA7E" w14:textId="77777777">
            <w:pPr>
              <w:spacing w:after="160" w:line="279" w:lineRule="auto"/>
              <w:rPr>
                <w:rFonts w:ascii="Calibri" w:hAnsi="Calibri" w:cs="Calibri"/>
              </w:rPr>
            </w:pPr>
            <w:proofErr w:type="spellStart"/>
            <w:r w:rsidRPr="009B2C01">
              <w:rPr>
                <w:rFonts w:ascii="Calibri" w:hAnsi="Calibri" w:cs="Calibri"/>
              </w:rPr>
              <w:t>rule_definition</w:t>
            </w:r>
            <w:proofErr w:type="spellEnd"/>
            <w:r w:rsidRPr="009B2C01">
              <w:rPr>
                <w:rFonts w:ascii="Calibri" w:hAnsi="Calibri" w:cs="Calibri"/>
              </w:rPr>
              <w:t>, priority, active, version</w:t>
            </w:r>
          </w:p>
        </w:tc>
      </w:tr>
      <w:tr w:rsidRPr="009B2C01" w:rsidR="009B2C01" w:rsidTr="009B2C01" w14:paraId="5C339B09" w14:textId="77777777">
        <w:tc>
          <w:tcPr>
            <w:tcW w:w="0" w:type="auto"/>
            <w:hideMark/>
          </w:tcPr>
          <w:p w:rsidRPr="009B2C01" w:rsidR="009B2C01" w:rsidP="009B2C01" w:rsidRDefault="009B2C01" w14:paraId="6E05C5C6" w14:textId="77777777">
            <w:pPr>
              <w:spacing w:after="160" w:line="279" w:lineRule="auto"/>
              <w:rPr>
                <w:rFonts w:ascii="Calibri" w:hAnsi="Calibri" w:cs="Calibri"/>
              </w:rPr>
            </w:pPr>
            <w:proofErr w:type="spellStart"/>
            <w:r w:rsidRPr="009B2C01">
              <w:rPr>
                <w:rFonts w:ascii="Calibri" w:hAnsi="Calibri" w:cs="Calibri"/>
              </w:rPr>
              <w:t>transform_rules</w:t>
            </w:r>
            <w:proofErr w:type="spellEnd"/>
          </w:p>
        </w:tc>
        <w:tc>
          <w:tcPr>
            <w:tcW w:w="0" w:type="auto"/>
            <w:hideMark/>
          </w:tcPr>
          <w:p w:rsidRPr="009B2C01" w:rsidR="009B2C01" w:rsidP="009B2C01" w:rsidRDefault="009B2C01" w14:paraId="6E812347" w14:textId="77777777">
            <w:pPr>
              <w:spacing w:after="160" w:line="279" w:lineRule="auto"/>
              <w:rPr>
                <w:rFonts w:ascii="Calibri" w:hAnsi="Calibri" w:cs="Calibri"/>
              </w:rPr>
            </w:pPr>
            <w:r w:rsidRPr="009B2C01">
              <w:rPr>
                <w:rFonts w:ascii="Calibri" w:hAnsi="Calibri" w:cs="Calibri"/>
              </w:rPr>
              <w:t>Data transformation mappings</w:t>
            </w:r>
          </w:p>
        </w:tc>
        <w:tc>
          <w:tcPr>
            <w:tcW w:w="0" w:type="auto"/>
            <w:hideMark/>
          </w:tcPr>
          <w:p w:rsidRPr="009B2C01" w:rsidR="009B2C01" w:rsidP="009B2C01" w:rsidRDefault="009B2C01" w14:paraId="6B335FCA"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transform_type</w:t>
            </w:r>
            <w:proofErr w:type="spellEnd"/>
            <w:r w:rsidRPr="009B2C01">
              <w:rPr>
                <w:rFonts w:ascii="Calibri" w:hAnsi="Calibri" w:cs="Calibri"/>
              </w:rPr>
              <w:t xml:space="preserve">, SK: </w:t>
            </w:r>
            <w:proofErr w:type="spellStart"/>
            <w:r w:rsidRPr="009B2C01">
              <w:rPr>
                <w:rFonts w:ascii="Calibri" w:hAnsi="Calibri" w:cs="Calibri"/>
              </w:rPr>
              <w:t>rule_id</w:t>
            </w:r>
            <w:proofErr w:type="spellEnd"/>
          </w:p>
        </w:tc>
        <w:tc>
          <w:tcPr>
            <w:tcW w:w="0" w:type="auto"/>
            <w:hideMark/>
          </w:tcPr>
          <w:p w:rsidRPr="009B2C01" w:rsidR="009B2C01" w:rsidP="009B2C01" w:rsidRDefault="009B2C01" w14:paraId="2CEEB21C" w14:textId="77777777">
            <w:pPr>
              <w:spacing w:after="160" w:line="279" w:lineRule="auto"/>
              <w:rPr>
                <w:rFonts w:ascii="Calibri" w:hAnsi="Calibri" w:cs="Calibri"/>
              </w:rPr>
            </w:pPr>
            <w:proofErr w:type="spellStart"/>
            <w:r w:rsidRPr="009B2C01">
              <w:rPr>
                <w:rFonts w:ascii="Calibri" w:hAnsi="Calibri" w:cs="Calibri"/>
              </w:rPr>
              <w:t>input_pattern</w:t>
            </w:r>
            <w:proofErr w:type="spellEnd"/>
            <w:r w:rsidRPr="009B2C01">
              <w:rPr>
                <w:rFonts w:ascii="Calibri" w:hAnsi="Calibri" w:cs="Calibri"/>
              </w:rPr>
              <w:t xml:space="preserve">, </w:t>
            </w:r>
            <w:proofErr w:type="spellStart"/>
            <w:r w:rsidRPr="009B2C01">
              <w:rPr>
                <w:rFonts w:ascii="Calibri" w:hAnsi="Calibri" w:cs="Calibri"/>
              </w:rPr>
              <w:t>output_pattern</w:t>
            </w:r>
            <w:proofErr w:type="spellEnd"/>
            <w:r w:rsidRPr="009B2C01">
              <w:rPr>
                <w:rFonts w:ascii="Calibri" w:hAnsi="Calibri" w:cs="Calibri"/>
              </w:rPr>
              <w:t>, conditions</w:t>
            </w:r>
          </w:p>
        </w:tc>
      </w:tr>
      <w:tr w:rsidRPr="009B2C01" w:rsidR="009B2C01" w:rsidTr="009B2C01" w14:paraId="5C219376" w14:textId="77777777">
        <w:tc>
          <w:tcPr>
            <w:tcW w:w="0" w:type="auto"/>
            <w:hideMark/>
          </w:tcPr>
          <w:p w:rsidRPr="009B2C01" w:rsidR="009B2C01" w:rsidP="009B2C01" w:rsidRDefault="009B2C01" w14:paraId="42CF9152" w14:textId="77777777">
            <w:pPr>
              <w:spacing w:after="160" w:line="279" w:lineRule="auto"/>
              <w:rPr>
                <w:rFonts w:ascii="Calibri" w:hAnsi="Calibri" w:cs="Calibri"/>
              </w:rPr>
            </w:pPr>
            <w:proofErr w:type="spellStart"/>
            <w:r w:rsidRPr="009B2C01">
              <w:rPr>
                <w:rFonts w:ascii="Calibri" w:hAnsi="Calibri" w:cs="Calibri"/>
              </w:rPr>
              <w:t>compliance_policies</w:t>
            </w:r>
            <w:proofErr w:type="spellEnd"/>
          </w:p>
        </w:tc>
        <w:tc>
          <w:tcPr>
            <w:tcW w:w="0" w:type="auto"/>
            <w:hideMark/>
          </w:tcPr>
          <w:p w:rsidRPr="009B2C01" w:rsidR="009B2C01" w:rsidP="009B2C01" w:rsidRDefault="009B2C01" w14:paraId="3006C398" w14:textId="77777777">
            <w:pPr>
              <w:spacing w:after="160" w:line="279" w:lineRule="auto"/>
              <w:rPr>
                <w:rFonts w:ascii="Calibri" w:hAnsi="Calibri" w:cs="Calibri"/>
              </w:rPr>
            </w:pPr>
            <w:r w:rsidRPr="009B2C01">
              <w:rPr>
                <w:rFonts w:ascii="Calibri" w:hAnsi="Calibri" w:cs="Calibri"/>
              </w:rPr>
              <w:t>Business compliance rules</w:t>
            </w:r>
          </w:p>
        </w:tc>
        <w:tc>
          <w:tcPr>
            <w:tcW w:w="0" w:type="auto"/>
            <w:hideMark/>
          </w:tcPr>
          <w:p w:rsidRPr="009B2C01" w:rsidR="009B2C01" w:rsidP="009B2C01" w:rsidRDefault="009B2C01" w14:paraId="0E8A58AB"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policy_type</w:t>
            </w:r>
            <w:proofErr w:type="spellEnd"/>
            <w:r w:rsidRPr="009B2C01">
              <w:rPr>
                <w:rFonts w:ascii="Calibri" w:hAnsi="Calibri" w:cs="Calibri"/>
              </w:rPr>
              <w:t xml:space="preserve">, SK: </w:t>
            </w:r>
            <w:proofErr w:type="spellStart"/>
            <w:r w:rsidRPr="009B2C01">
              <w:rPr>
                <w:rFonts w:ascii="Calibri" w:hAnsi="Calibri" w:cs="Calibri"/>
              </w:rPr>
              <w:t>policy_id</w:t>
            </w:r>
            <w:proofErr w:type="spellEnd"/>
          </w:p>
        </w:tc>
        <w:tc>
          <w:tcPr>
            <w:tcW w:w="0" w:type="auto"/>
            <w:hideMark/>
          </w:tcPr>
          <w:p w:rsidRPr="009B2C01" w:rsidR="009B2C01" w:rsidP="009B2C01" w:rsidRDefault="009B2C01" w14:paraId="6C783F4E" w14:textId="77777777">
            <w:pPr>
              <w:spacing w:after="160" w:line="279" w:lineRule="auto"/>
              <w:rPr>
                <w:rFonts w:ascii="Calibri" w:hAnsi="Calibri" w:cs="Calibri"/>
              </w:rPr>
            </w:pPr>
            <w:proofErr w:type="spellStart"/>
            <w:r w:rsidRPr="009B2C01">
              <w:rPr>
                <w:rFonts w:ascii="Calibri" w:hAnsi="Calibri" w:cs="Calibri"/>
              </w:rPr>
              <w:t>policy_definition</w:t>
            </w:r>
            <w:proofErr w:type="spellEnd"/>
            <w:r w:rsidRPr="009B2C01">
              <w:rPr>
                <w:rFonts w:ascii="Calibri" w:hAnsi="Calibri" w:cs="Calibri"/>
              </w:rPr>
              <w:t xml:space="preserve">, severity, </w:t>
            </w:r>
            <w:proofErr w:type="spellStart"/>
            <w:r w:rsidRPr="009B2C01">
              <w:rPr>
                <w:rFonts w:ascii="Calibri" w:hAnsi="Calibri" w:cs="Calibri"/>
              </w:rPr>
              <w:t>effective_date</w:t>
            </w:r>
            <w:proofErr w:type="spellEnd"/>
          </w:p>
        </w:tc>
      </w:tr>
      <w:tr w:rsidRPr="009B2C01" w:rsidR="009B2C01" w:rsidTr="009B2C01" w14:paraId="67724F98" w14:textId="77777777">
        <w:tc>
          <w:tcPr>
            <w:tcW w:w="0" w:type="auto"/>
            <w:hideMark/>
          </w:tcPr>
          <w:p w:rsidRPr="009B2C01" w:rsidR="009B2C01" w:rsidP="009B2C01" w:rsidRDefault="009B2C01" w14:paraId="0F230716" w14:textId="77777777">
            <w:pPr>
              <w:spacing w:after="160" w:line="279" w:lineRule="auto"/>
              <w:rPr>
                <w:rFonts w:ascii="Calibri" w:hAnsi="Calibri" w:cs="Calibri"/>
              </w:rPr>
            </w:pPr>
            <w:proofErr w:type="spellStart"/>
            <w:r w:rsidRPr="009B2C01">
              <w:rPr>
                <w:rFonts w:ascii="Calibri" w:hAnsi="Calibri" w:cs="Calibri"/>
              </w:rPr>
              <w:t>exception_handlers</w:t>
            </w:r>
            <w:proofErr w:type="spellEnd"/>
          </w:p>
        </w:tc>
        <w:tc>
          <w:tcPr>
            <w:tcW w:w="0" w:type="auto"/>
            <w:hideMark/>
          </w:tcPr>
          <w:p w:rsidRPr="009B2C01" w:rsidR="009B2C01" w:rsidP="009B2C01" w:rsidRDefault="009B2C01" w14:paraId="4DD39C13" w14:textId="77777777">
            <w:pPr>
              <w:spacing w:after="160" w:line="279" w:lineRule="auto"/>
              <w:rPr>
                <w:rFonts w:ascii="Calibri" w:hAnsi="Calibri" w:cs="Calibri"/>
              </w:rPr>
            </w:pPr>
            <w:r w:rsidRPr="009B2C01">
              <w:rPr>
                <w:rFonts w:ascii="Calibri" w:hAnsi="Calibri" w:cs="Calibri"/>
              </w:rPr>
              <w:t>Exception handling rules</w:t>
            </w:r>
          </w:p>
        </w:tc>
        <w:tc>
          <w:tcPr>
            <w:tcW w:w="0" w:type="auto"/>
            <w:hideMark/>
          </w:tcPr>
          <w:p w:rsidRPr="009B2C01" w:rsidR="009B2C01" w:rsidP="009B2C01" w:rsidRDefault="009B2C01" w14:paraId="4A1770E0"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exception_type</w:t>
            </w:r>
            <w:proofErr w:type="spellEnd"/>
            <w:r w:rsidRPr="009B2C01">
              <w:rPr>
                <w:rFonts w:ascii="Calibri" w:hAnsi="Calibri" w:cs="Calibri"/>
              </w:rPr>
              <w:t xml:space="preserve">, SK: </w:t>
            </w:r>
            <w:proofErr w:type="spellStart"/>
            <w:r w:rsidRPr="009B2C01">
              <w:rPr>
                <w:rFonts w:ascii="Calibri" w:hAnsi="Calibri" w:cs="Calibri"/>
              </w:rPr>
              <w:t>handler_id</w:t>
            </w:r>
            <w:proofErr w:type="spellEnd"/>
          </w:p>
        </w:tc>
        <w:tc>
          <w:tcPr>
            <w:tcW w:w="0" w:type="auto"/>
            <w:hideMark/>
          </w:tcPr>
          <w:p w:rsidRPr="009B2C01" w:rsidR="009B2C01" w:rsidP="009B2C01" w:rsidRDefault="009B2C01" w14:paraId="00521167" w14:textId="77777777">
            <w:pPr>
              <w:spacing w:after="160" w:line="279" w:lineRule="auto"/>
              <w:rPr>
                <w:rFonts w:ascii="Calibri" w:hAnsi="Calibri" w:cs="Calibri"/>
              </w:rPr>
            </w:pPr>
            <w:proofErr w:type="spellStart"/>
            <w:r w:rsidRPr="009B2C01">
              <w:rPr>
                <w:rFonts w:ascii="Calibri" w:hAnsi="Calibri" w:cs="Calibri"/>
              </w:rPr>
              <w:t>handler_logic</w:t>
            </w:r>
            <w:proofErr w:type="spellEnd"/>
            <w:r w:rsidRPr="009B2C01">
              <w:rPr>
                <w:rFonts w:ascii="Calibri" w:hAnsi="Calibri" w:cs="Calibri"/>
              </w:rPr>
              <w:t xml:space="preserve">, </w:t>
            </w:r>
            <w:proofErr w:type="spellStart"/>
            <w:r w:rsidRPr="009B2C01">
              <w:rPr>
                <w:rFonts w:ascii="Calibri" w:hAnsi="Calibri" w:cs="Calibri"/>
              </w:rPr>
              <w:t>escalation_path</w:t>
            </w:r>
            <w:proofErr w:type="spellEnd"/>
            <w:r w:rsidRPr="009B2C01">
              <w:rPr>
                <w:rFonts w:ascii="Calibri" w:hAnsi="Calibri" w:cs="Calibri"/>
              </w:rPr>
              <w:t xml:space="preserve">, </w:t>
            </w:r>
            <w:proofErr w:type="spellStart"/>
            <w:r w:rsidRPr="009B2C01">
              <w:rPr>
                <w:rFonts w:ascii="Calibri" w:hAnsi="Calibri" w:cs="Calibri"/>
              </w:rPr>
              <w:t>retry_config</w:t>
            </w:r>
            <w:proofErr w:type="spellEnd"/>
          </w:p>
        </w:tc>
      </w:tr>
    </w:tbl>
    <w:p w:rsidRPr="00757B2F" w:rsidR="009B2C01" w:rsidP="009B2C01" w:rsidRDefault="009B2C01" w14:paraId="27645662" w14:textId="77777777">
      <w:pPr>
        <w:pStyle w:val="Heading3"/>
        <w:rPr>
          <w:rFonts w:ascii="Calibri" w:hAnsi="Calibri" w:cs="Calibri"/>
        </w:rPr>
      </w:pPr>
      <w:r w:rsidRPr="00757B2F">
        <w:rPr>
          <w:rFonts w:ascii="Calibri" w:hAnsi="Calibri" w:cs="Calibri"/>
        </w:rPr>
        <w:t>6.2.3 Schema Store Tables</w:t>
      </w:r>
    </w:p>
    <w:tbl>
      <w:tblPr>
        <w:tblStyle w:val="TableGrid"/>
        <w:tblW w:w="9350" w:type="dxa"/>
        <w:tblInd w:w="607" w:type="dxa"/>
        <w:tblLook w:val="04A0" w:firstRow="1" w:lastRow="0" w:firstColumn="1" w:lastColumn="0" w:noHBand="0" w:noVBand="1"/>
      </w:tblPr>
      <w:tblGrid>
        <w:gridCol w:w="2010"/>
        <w:gridCol w:w="1862"/>
        <w:gridCol w:w="2350"/>
        <w:gridCol w:w="3128"/>
      </w:tblGrid>
      <w:tr w:rsidRPr="009B2C01" w:rsidR="009B2C01" w:rsidTr="009B2C01" w14:paraId="312E6BD7" w14:textId="77777777">
        <w:tc>
          <w:tcPr>
            <w:tcW w:w="0" w:type="auto"/>
            <w:hideMark/>
          </w:tcPr>
          <w:p w:rsidRPr="009B2C01" w:rsidR="009B2C01" w:rsidP="009B2C01" w:rsidRDefault="009B2C01" w14:paraId="4F52BF7F" w14:textId="77777777">
            <w:pPr>
              <w:spacing w:after="160" w:line="279" w:lineRule="auto"/>
              <w:rPr>
                <w:rFonts w:ascii="Calibri" w:hAnsi="Calibri" w:cs="Calibri"/>
                <w:b/>
                <w:bCs/>
              </w:rPr>
            </w:pPr>
            <w:r w:rsidRPr="009B2C01">
              <w:rPr>
                <w:rFonts w:ascii="Calibri" w:hAnsi="Calibri" w:cs="Calibri"/>
                <w:b/>
                <w:bCs/>
              </w:rPr>
              <w:t>Table</w:t>
            </w:r>
          </w:p>
        </w:tc>
        <w:tc>
          <w:tcPr>
            <w:tcW w:w="0" w:type="auto"/>
            <w:hideMark/>
          </w:tcPr>
          <w:p w:rsidRPr="009B2C01" w:rsidR="009B2C01" w:rsidP="009B2C01" w:rsidRDefault="009B2C01" w14:paraId="3489596F" w14:textId="77777777">
            <w:pPr>
              <w:spacing w:after="160" w:line="279" w:lineRule="auto"/>
              <w:rPr>
                <w:rFonts w:ascii="Calibri" w:hAnsi="Calibri" w:cs="Calibri"/>
                <w:b/>
                <w:bCs/>
              </w:rPr>
            </w:pPr>
            <w:r w:rsidRPr="009B2C01">
              <w:rPr>
                <w:rFonts w:ascii="Calibri" w:hAnsi="Calibri" w:cs="Calibri"/>
                <w:b/>
                <w:bCs/>
              </w:rPr>
              <w:t>Purpose</w:t>
            </w:r>
          </w:p>
        </w:tc>
        <w:tc>
          <w:tcPr>
            <w:tcW w:w="0" w:type="auto"/>
            <w:hideMark/>
          </w:tcPr>
          <w:p w:rsidRPr="009B2C01" w:rsidR="009B2C01" w:rsidP="009B2C01" w:rsidRDefault="009B2C01" w14:paraId="1438B930" w14:textId="77777777">
            <w:pPr>
              <w:spacing w:after="160" w:line="279" w:lineRule="auto"/>
              <w:rPr>
                <w:rFonts w:ascii="Calibri" w:hAnsi="Calibri" w:cs="Calibri"/>
                <w:b/>
                <w:bCs/>
              </w:rPr>
            </w:pPr>
            <w:r w:rsidRPr="009B2C01">
              <w:rPr>
                <w:rFonts w:ascii="Calibri" w:hAnsi="Calibri" w:cs="Calibri"/>
                <w:b/>
                <w:bCs/>
              </w:rPr>
              <w:t>Key Schema</w:t>
            </w:r>
          </w:p>
        </w:tc>
        <w:tc>
          <w:tcPr>
            <w:tcW w:w="0" w:type="auto"/>
            <w:hideMark/>
          </w:tcPr>
          <w:p w:rsidRPr="009B2C01" w:rsidR="009B2C01" w:rsidP="009B2C01" w:rsidRDefault="009B2C01" w14:paraId="5F253350" w14:textId="77777777">
            <w:pPr>
              <w:spacing w:after="160" w:line="279" w:lineRule="auto"/>
              <w:rPr>
                <w:rFonts w:ascii="Calibri" w:hAnsi="Calibri" w:cs="Calibri"/>
                <w:b/>
                <w:bCs/>
              </w:rPr>
            </w:pPr>
            <w:r w:rsidRPr="009B2C01">
              <w:rPr>
                <w:rFonts w:ascii="Calibri" w:hAnsi="Calibri" w:cs="Calibri"/>
                <w:b/>
                <w:bCs/>
              </w:rPr>
              <w:t>Attributes</w:t>
            </w:r>
          </w:p>
        </w:tc>
      </w:tr>
      <w:tr w:rsidRPr="009B2C01" w:rsidR="009B2C01" w:rsidTr="009B2C01" w14:paraId="068D2476" w14:textId="77777777">
        <w:tc>
          <w:tcPr>
            <w:tcW w:w="0" w:type="auto"/>
            <w:hideMark/>
          </w:tcPr>
          <w:p w:rsidRPr="009B2C01" w:rsidR="009B2C01" w:rsidP="009B2C01" w:rsidRDefault="009B2C01" w14:paraId="5CEBE089" w14:textId="77777777">
            <w:pPr>
              <w:spacing w:after="160" w:line="279" w:lineRule="auto"/>
              <w:rPr>
                <w:rFonts w:ascii="Calibri" w:hAnsi="Calibri" w:cs="Calibri"/>
              </w:rPr>
            </w:pPr>
            <w:proofErr w:type="spellStart"/>
            <w:r w:rsidRPr="009B2C01">
              <w:rPr>
                <w:rFonts w:ascii="Calibri" w:hAnsi="Calibri" w:cs="Calibri"/>
              </w:rPr>
              <w:t>vendor_schemas</w:t>
            </w:r>
            <w:proofErr w:type="spellEnd"/>
          </w:p>
        </w:tc>
        <w:tc>
          <w:tcPr>
            <w:tcW w:w="0" w:type="auto"/>
            <w:hideMark/>
          </w:tcPr>
          <w:p w:rsidRPr="009B2C01" w:rsidR="009B2C01" w:rsidP="009B2C01" w:rsidRDefault="009B2C01" w14:paraId="6011C1E8" w14:textId="77777777">
            <w:pPr>
              <w:spacing w:after="160" w:line="279" w:lineRule="auto"/>
              <w:rPr>
                <w:rFonts w:ascii="Calibri" w:hAnsi="Calibri" w:cs="Calibri"/>
              </w:rPr>
            </w:pPr>
            <w:r w:rsidRPr="009B2C01">
              <w:rPr>
                <w:rFonts w:ascii="Calibri" w:hAnsi="Calibri" w:cs="Calibri"/>
              </w:rPr>
              <w:t>Learned vendor file schemas</w:t>
            </w:r>
          </w:p>
        </w:tc>
        <w:tc>
          <w:tcPr>
            <w:tcW w:w="0" w:type="auto"/>
            <w:hideMark/>
          </w:tcPr>
          <w:p w:rsidRPr="009B2C01" w:rsidR="009B2C01" w:rsidP="009B2C01" w:rsidRDefault="009B2C01" w14:paraId="2448CED4"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vendor_id</w:t>
            </w:r>
            <w:proofErr w:type="spellEnd"/>
            <w:r w:rsidRPr="009B2C01">
              <w:rPr>
                <w:rFonts w:ascii="Calibri" w:hAnsi="Calibri" w:cs="Calibri"/>
              </w:rPr>
              <w:t>, SK: version</w:t>
            </w:r>
          </w:p>
        </w:tc>
        <w:tc>
          <w:tcPr>
            <w:tcW w:w="0" w:type="auto"/>
            <w:hideMark/>
          </w:tcPr>
          <w:p w:rsidRPr="009B2C01" w:rsidR="009B2C01" w:rsidP="009B2C01" w:rsidRDefault="009B2C01" w14:paraId="183363EC" w14:textId="77777777">
            <w:pPr>
              <w:spacing w:after="160" w:line="279" w:lineRule="auto"/>
              <w:rPr>
                <w:rFonts w:ascii="Calibri" w:hAnsi="Calibri" w:cs="Calibri"/>
              </w:rPr>
            </w:pPr>
            <w:proofErr w:type="spellStart"/>
            <w:r w:rsidRPr="009B2C01">
              <w:rPr>
                <w:rFonts w:ascii="Calibri" w:hAnsi="Calibri" w:cs="Calibri"/>
              </w:rPr>
              <w:t>file_format</w:t>
            </w:r>
            <w:proofErr w:type="spellEnd"/>
            <w:r w:rsidRPr="009B2C01">
              <w:rPr>
                <w:rFonts w:ascii="Calibri" w:hAnsi="Calibri" w:cs="Calibri"/>
              </w:rPr>
              <w:t xml:space="preserve">, </w:t>
            </w:r>
            <w:proofErr w:type="spellStart"/>
            <w:r w:rsidRPr="009B2C01">
              <w:rPr>
                <w:rFonts w:ascii="Calibri" w:hAnsi="Calibri" w:cs="Calibri"/>
              </w:rPr>
              <w:t>header_config</w:t>
            </w:r>
            <w:proofErr w:type="spellEnd"/>
            <w:r w:rsidRPr="009B2C01">
              <w:rPr>
                <w:rFonts w:ascii="Calibri" w:hAnsi="Calibri" w:cs="Calibri"/>
              </w:rPr>
              <w:t xml:space="preserve">, </w:t>
            </w:r>
            <w:proofErr w:type="spellStart"/>
            <w:r w:rsidRPr="009B2C01">
              <w:rPr>
                <w:rFonts w:ascii="Calibri" w:hAnsi="Calibri" w:cs="Calibri"/>
              </w:rPr>
              <w:t>data_boundaries</w:t>
            </w:r>
            <w:proofErr w:type="spellEnd"/>
          </w:p>
        </w:tc>
      </w:tr>
      <w:tr w:rsidRPr="009B2C01" w:rsidR="009B2C01" w:rsidTr="009B2C01" w14:paraId="45CD9282" w14:textId="77777777">
        <w:tc>
          <w:tcPr>
            <w:tcW w:w="0" w:type="auto"/>
            <w:hideMark/>
          </w:tcPr>
          <w:p w:rsidRPr="009B2C01" w:rsidR="009B2C01" w:rsidP="009B2C01" w:rsidRDefault="009B2C01" w14:paraId="6FBC8088" w14:textId="77777777">
            <w:pPr>
              <w:spacing w:after="160" w:line="279" w:lineRule="auto"/>
              <w:rPr>
                <w:rFonts w:ascii="Calibri" w:hAnsi="Calibri" w:cs="Calibri"/>
              </w:rPr>
            </w:pPr>
            <w:proofErr w:type="spellStart"/>
            <w:r w:rsidRPr="009B2C01">
              <w:rPr>
                <w:rFonts w:ascii="Calibri" w:hAnsi="Calibri" w:cs="Calibri"/>
              </w:rPr>
              <w:t>column_mappings</w:t>
            </w:r>
            <w:proofErr w:type="spellEnd"/>
          </w:p>
        </w:tc>
        <w:tc>
          <w:tcPr>
            <w:tcW w:w="0" w:type="auto"/>
            <w:hideMark/>
          </w:tcPr>
          <w:p w:rsidRPr="009B2C01" w:rsidR="009B2C01" w:rsidP="009B2C01" w:rsidRDefault="009B2C01" w14:paraId="2D9BCE0E" w14:textId="77777777">
            <w:pPr>
              <w:spacing w:after="160" w:line="279" w:lineRule="auto"/>
              <w:rPr>
                <w:rFonts w:ascii="Calibri" w:hAnsi="Calibri" w:cs="Calibri"/>
              </w:rPr>
            </w:pPr>
            <w:r w:rsidRPr="009B2C01">
              <w:rPr>
                <w:rFonts w:ascii="Calibri" w:hAnsi="Calibri" w:cs="Calibri"/>
              </w:rPr>
              <w:t>Field mapping definitions</w:t>
            </w:r>
          </w:p>
        </w:tc>
        <w:tc>
          <w:tcPr>
            <w:tcW w:w="0" w:type="auto"/>
            <w:hideMark/>
          </w:tcPr>
          <w:p w:rsidRPr="009B2C01" w:rsidR="009B2C01" w:rsidP="009B2C01" w:rsidRDefault="009B2C01" w14:paraId="4D3CB13F"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vendor_id</w:t>
            </w:r>
            <w:proofErr w:type="spellEnd"/>
            <w:r w:rsidRPr="009B2C01">
              <w:rPr>
                <w:rFonts w:ascii="Calibri" w:hAnsi="Calibri" w:cs="Calibri"/>
              </w:rPr>
              <w:t xml:space="preserve">, SK: </w:t>
            </w:r>
            <w:proofErr w:type="spellStart"/>
            <w:r w:rsidRPr="009B2C01">
              <w:rPr>
                <w:rFonts w:ascii="Calibri" w:hAnsi="Calibri" w:cs="Calibri"/>
              </w:rPr>
              <w:t>source_column</w:t>
            </w:r>
            <w:proofErr w:type="spellEnd"/>
          </w:p>
        </w:tc>
        <w:tc>
          <w:tcPr>
            <w:tcW w:w="0" w:type="auto"/>
            <w:hideMark/>
          </w:tcPr>
          <w:p w:rsidRPr="009B2C01" w:rsidR="009B2C01" w:rsidP="009B2C01" w:rsidRDefault="009B2C01" w14:paraId="2C68A6A3" w14:textId="77777777">
            <w:pPr>
              <w:spacing w:after="160" w:line="279" w:lineRule="auto"/>
              <w:rPr>
                <w:rFonts w:ascii="Calibri" w:hAnsi="Calibri" w:cs="Calibri"/>
              </w:rPr>
            </w:pPr>
            <w:proofErr w:type="spellStart"/>
            <w:r w:rsidRPr="009B2C01">
              <w:rPr>
                <w:rFonts w:ascii="Calibri" w:hAnsi="Calibri" w:cs="Calibri"/>
              </w:rPr>
              <w:t>target_field</w:t>
            </w:r>
            <w:proofErr w:type="spellEnd"/>
            <w:r w:rsidRPr="009B2C01">
              <w:rPr>
                <w:rFonts w:ascii="Calibri" w:hAnsi="Calibri" w:cs="Calibri"/>
              </w:rPr>
              <w:t xml:space="preserve">, confidence, </w:t>
            </w:r>
            <w:proofErr w:type="spellStart"/>
            <w:r w:rsidRPr="009B2C01">
              <w:rPr>
                <w:rFonts w:ascii="Calibri" w:hAnsi="Calibri" w:cs="Calibri"/>
              </w:rPr>
              <w:t>transform_function</w:t>
            </w:r>
            <w:proofErr w:type="spellEnd"/>
          </w:p>
        </w:tc>
      </w:tr>
      <w:tr w:rsidRPr="009B2C01" w:rsidR="009B2C01" w:rsidTr="009B2C01" w14:paraId="245AC20A" w14:textId="77777777">
        <w:tc>
          <w:tcPr>
            <w:tcW w:w="0" w:type="auto"/>
            <w:hideMark/>
          </w:tcPr>
          <w:p w:rsidRPr="009B2C01" w:rsidR="009B2C01" w:rsidP="009B2C01" w:rsidRDefault="009B2C01" w14:paraId="7A7A5027" w14:textId="77777777">
            <w:pPr>
              <w:spacing w:after="160" w:line="279" w:lineRule="auto"/>
              <w:rPr>
                <w:rFonts w:ascii="Calibri" w:hAnsi="Calibri" w:cs="Calibri"/>
              </w:rPr>
            </w:pPr>
            <w:proofErr w:type="spellStart"/>
            <w:r w:rsidRPr="009B2C01">
              <w:rPr>
                <w:rFonts w:ascii="Calibri" w:hAnsi="Calibri" w:cs="Calibri"/>
              </w:rPr>
              <w:t>schema_audit</w:t>
            </w:r>
            <w:proofErr w:type="spellEnd"/>
          </w:p>
        </w:tc>
        <w:tc>
          <w:tcPr>
            <w:tcW w:w="0" w:type="auto"/>
            <w:hideMark/>
          </w:tcPr>
          <w:p w:rsidRPr="009B2C01" w:rsidR="009B2C01" w:rsidP="009B2C01" w:rsidRDefault="009B2C01" w14:paraId="4161DA95" w14:textId="77777777">
            <w:pPr>
              <w:spacing w:after="160" w:line="279" w:lineRule="auto"/>
              <w:rPr>
                <w:rFonts w:ascii="Calibri" w:hAnsi="Calibri" w:cs="Calibri"/>
              </w:rPr>
            </w:pPr>
            <w:r w:rsidRPr="009B2C01">
              <w:rPr>
                <w:rFonts w:ascii="Calibri" w:hAnsi="Calibri" w:cs="Calibri"/>
              </w:rPr>
              <w:t>Schema change history</w:t>
            </w:r>
          </w:p>
        </w:tc>
        <w:tc>
          <w:tcPr>
            <w:tcW w:w="0" w:type="auto"/>
            <w:hideMark/>
          </w:tcPr>
          <w:p w:rsidRPr="009B2C01" w:rsidR="009B2C01" w:rsidP="009B2C01" w:rsidRDefault="009B2C01" w14:paraId="620B6E0D"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vendor_id</w:t>
            </w:r>
            <w:proofErr w:type="spellEnd"/>
            <w:r w:rsidRPr="009B2C01">
              <w:rPr>
                <w:rFonts w:ascii="Calibri" w:hAnsi="Calibri" w:cs="Calibri"/>
              </w:rPr>
              <w:t>, SK: timestamp</w:t>
            </w:r>
          </w:p>
        </w:tc>
        <w:tc>
          <w:tcPr>
            <w:tcW w:w="0" w:type="auto"/>
            <w:hideMark/>
          </w:tcPr>
          <w:p w:rsidRPr="009B2C01" w:rsidR="009B2C01" w:rsidP="009B2C01" w:rsidRDefault="009B2C01" w14:paraId="6B89E673" w14:textId="77777777">
            <w:pPr>
              <w:spacing w:after="160" w:line="279" w:lineRule="auto"/>
              <w:rPr>
                <w:rFonts w:ascii="Calibri" w:hAnsi="Calibri" w:cs="Calibri"/>
              </w:rPr>
            </w:pPr>
            <w:proofErr w:type="spellStart"/>
            <w:r w:rsidRPr="009B2C01">
              <w:rPr>
                <w:rFonts w:ascii="Calibri" w:hAnsi="Calibri" w:cs="Calibri"/>
              </w:rPr>
              <w:t>change_type</w:t>
            </w:r>
            <w:proofErr w:type="spellEnd"/>
            <w:r w:rsidRPr="009B2C01">
              <w:rPr>
                <w:rFonts w:ascii="Calibri" w:hAnsi="Calibri" w:cs="Calibri"/>
              </w:rPr>
              <w:t xml:space="preserve">, </w:t>
            </w:r>
            <w:proofErr w:type="spellStart"/>
            <w:r w:rsidRPr="009B2C01">
              <w:rPr>
                <w:rFonts w:ascii="Calibri" w:hAnsi="Calibri" w:cs="Calibri"/>
              </w:rPr>
              <w:t>old_value</w:t>
            </w:r>
            <w:proofErr w:type="spellEnd"/>
            <w:r w:rsidRPr="009B2C01">
              <w:rPr>
                <w:rFonts w:ascii="Calibri" w:hAnsi="Calibri" w:cs="Calibri"/>
              </w:rPr>
              <w:t xml:space="preserve">, </w:t>
            </w:r>
            <w:proofErr w:type="spellStart"/>
            <w:r w:rsidRPr="009B2C01">
              <w:rPr>
                <w:rFonts w:ascii="Calibri" w:hAnsi="Calibri" w:cs="Calibri"/>
              </w:rPr>
              <w:t>new_value</w:t>
            </w:r>
            <w:proofErr w:type="spellEnd"/>
            <w:r w:rsidRPr="009B2C01">
              <w:rPr>
                <w:rFonts w:ascii="Calibri" w:hAnsi="Calibri" w:cs="Calibri"/>
              </w:rPr>
              <w:t xml:space="preserve">, </w:t>
            </w:r>
            <w:proofErr w:type="spellStart"/>
            <w:r w:rsidRPr="009B2C01">
              <w:rPr>
                <w:rFonts w:ascii="Calibri" w:hAnsi="Calibri" w:cs="Calibri"/>
              </w:rPr>
              <w:t>changed_by</w:t>
            </w:r>
            <w:proofErr w:type="spellEnd"/>
          </w:p>
        </w:tc>
      </w:tr>
    </w:tbl>
    <w:p w:rsidRPr="00757B2F" w:rsidR="009B2C01" w:rsidP="009B2C01" w:rsidRDefault="009B2C01" w14:paraId="48D2C1A4" w14:textId="77777777">
      <w:pPr>
        <w:pStyle w:val="Heading3"/>
        <w:rPr>
          <w:rFonts w:ascii="Calibri" w:hAnsi="Calibri" w:cs="Calibri"/>
        </w:rPr>
      </w:pPr>
      <w:r w:rsidRPr="00757B2F">
        <w:rPr>
          <w:rFonts w:ascii="Calibri" w:hAnsi="Calibri" w:cs="Calibri"/>
        </w:rPr>
        <w:t>6.2.4 Processing Metadata Tables</w:t>
      </w:r>
    </w:p>
    <w:tbl>
      <w:tblPr>
        <w:tblStyle w:val="TableGrid"/>
        <w:tblW w:w="9350" w:type="dxa"/>
        <w:tblInd w:w="607" w:type="dxa"/>
        <w:tblLook w:val="04A0" w:firstRow="1" w:lastRow="0" w:firstColumn="1" w:lastColumn="0" w:noHBand="0" w:noVBand="1"/>
      </w:tblPr>
      <w:tblGrid>
        <w:gridCol w:w="2101"/>
        <w:gridCol w:w="1803"/>
        <w:gridCol w:w="2406"/>
        <w:gridCol w:w="3040"/>
      </w:tblGrid>
      <w:tr w:rsidRPr="009B2C01" w:rsidR="009B2C01" w:rsidTr="009B2C01" w14:paraId="4202644B" w14:textId="77777777">
        <w:tc>
          <w:tcPr>
            <w:tcW w:w="0" w:type="auto"/>
            <w:hideMark/>
          </w:tcPr>
          <w:p w:rsidRPr="009B2C01" w:rsidR="009B2C01" w:rsidP="009B2C01" w:rsidRDefault="009B2C01" w14:paraId="585B7968" w14:textId="77777777">
            <w:pPr>
              <w:spacing w:after="160" w:line="279" w:lineRule="auto"/>
              <w:rPr>
                <w:rFonts w:ascii="Calibri" w:hAnsi="Calibri" w:cs="Calibri"/>
                <w:b/>
                <w:bCs/>
              </w:rPr>
            </w:pPr>
            <w:r w:rsidRPr="009B2C01">
              <w:rPr>
                <w:rFonts w:ascii="Calibri" w:hAnsi="Calibri" w:cs="Calibri"/>
                <w:b/>
                <w:bCs/>
              </w:rPr>
              <w:t>Table</w:t>
            </w:r>
          </w:p>
        </w:tc>
        <w:tc>
          <w:tcPr>
            <w:tcW w:w="0" w:type="auto"/>
            <w:hideMark/>
          </w:tcPr>
          <w:p w:rsidRPr="009B2C01" w:rsidR="009B2C01" w:rsidP="009B2C01" w:rsidRDefault="009B2C01" w14:paraId="484D79E6" w14:textId="77777777">
            <w:pPr>
              <w:spacing w:after="160" w:line="279" w:lineRule="auto"/>
              <w:rPr>
                <w:rFonts w:ascii="Calibri" w:hAnsi="Calibri" w:cs="Calibri"/>
                <w:b/>
                <w:bCs/>
              </w:rPr>
            </w:pPr>
            <w:r w:rsidRPr="009B2C01">
              <w:rPr>
                <w:rFonts w:ascii="Calibri" w:hAnsi="Calibri" w:cs="Calibri"/>
                <w:b/>
                <w:bCs/>
              </w:rPr>
              <w:t>Purpose</w:t>
            </w:r>
          </w:p>
        </w:tc>
        <w:tc>
          <w:tcPr>
            <w:tcW w:w="0" w:type="auto"/>
            <w:hideMark/>
          </w:tcPr>
          <w:p w:rsidRPr="009B2C01" w:rsidR="009B2C01" w:rsidP="009B2C01" w:rsidRDefault="009B2C01" w14:paraId="5F4A54B4" w14:textId="77777777">
            <w:pPr>
              <w:spacing w:after="160" w:line="279" w:lineRule="auto"/>
              <w:rPr>
                <w:rFonts w:ascii="Calibri" w:hAnsi="Calibri" w:cs="Calibri"/>
                <w:b/>
                <w:bCs/>
              </w:rPr>
            </w:pPr>
            <w:r w:rsidRPr="009B2C01">
              <w:rPr>
                <w:rFonts w:ascii="Calibri" w:hAnsi="Calibri" w:cs="Calibri"/>
                <w:b/>
                <w:bCs/>
              </w:rPr>
              <w:t>Key Schema</w:t>
            </w:r>
          </w:p>
        </w:tc>
        <w:tc>
          <w:tcPr>
            <w:tcW w:w="0" w:type="auto"/>
            <w:hideMark/>
          </w:tcPr>
          <w:p w:rsidRPr="009B2C01" w:rsidR="009B2C01" w:rsidP="009B2C01" w:rsidRDefault="009B2C01" w14:paraId="41A069AA" w14:textId="77777777">
            <w:pPr>
              <w:spacing w:after="160" w:line="279" w:lineRule="auto"/>
              <w:rPr>
                <w:rFonts w:ascii="Calibri" w:hAnsi="Calibri" w:cs="Calibri"/>
                <w:b/>
                <w:bCs/>
              </w:rPr>
            </w:pPr>
            <w:r w:rsidRPr="009B2C01">
              <w:rPr>
                <w:rFonts w:ascii="Calibri" w:hAnsi="Calibri" w:cs="Calibri"/>
                <w:b/>
                <w:bCs/>
              </w:rPr>
              <w:t>Attributes</w:t>
            </w:r>
          </w:p>
        </w:tc>
      </w:tr>
      <w:tr w:rsidRPr="009B2C01" w:rsidR="009B2C01" w:rsidTr="009B2C01" w14:paraId="537FF6C9" w14:textId="77777777">
        <w:tc>
          <w:tcPr>
            <w:tcW w:w="0" w:type="auto"/>
            <w:hideMark/>
          </w:tcPr>
          <w:p w:rsidRPr="009B2C01" w:rsidR="009B2C01" w:rsidP="009B2C01" w:rsidRDefault="009B2C01" w14:paraId="70CE5A4C" w14:textId="77777777">
            <w:pPr>
              <w:spacing w:after="160" w:line="279" w:lineRule="auto"/>
              <w:rPr>
                <w:rFonts w:ascii="Calibri" w:hAnsi="Calibri" w:cs="Calibri"/>
              </w:rPr>
            </w:pPr>
            <w:proofErr w:type="spellStart"/>
            <w:r w:rsidRPr="009B2C01">
              <w:rPr>
                <w:rFonts w:ascii="Calibri" w:hAnsi="Calibri" w:cs="Calibri"/>
              </w:rPr>
              <w:t>file_processing</w:t>
            </w:r>
            <w:proofErr w:type="spellEnd"/>
          </w:p>
        </w:tc>
        <w:tc>
          <w:tcPr>
            <w:tcW w:w="0" w:type="auto"/>
            <w:hideMark/>
          </w:tcPr>
          <w:p w:rsidRPr="009B2C01" w:rsidR="009B2C01" w:rsidP="009B2C01" w:rsidRDefault="009B2C01" w14:paraId="376B19A2" w14:textId="77777777">
            <w:pPr>
              <w:spacing w:after="160" w:line="279" w:lineRule="auto"/>
              <w:rPr>
                <w:rFonts w:ascii="Calibri" w:hAnsi="Calibri" w:cs="Calibri"/>
              </w:rPr>
            </w:pPr>
            <w:r w:rsidRPr="009B2C01">
              <w:rPr>
                <w:rFonts w:ascii="Calibri" w:hAnsi="Calibri" w:cs="Calibri"/>
              </w:rPr>
              <w:t>File state tracking</w:t>
            </w:r>
          </w:p>
        </w:tc>
        <w:tc>
          <w:tcPr>
            <w:tcW w:w="0" w:type="auto"/>
            <w:hideMark/>
          </w:tcPr>
          <w:p w:rsidRPr="009B2C01" w:rsidR="009B2C01" w:rsidP="009B2C01" w:rsidRDefault="009B2C01" w14:paraId="22C337CA"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file_id</w:t>
            </w:r>
            <w:proofErr w:type="spellEnd"/>
          </w:p>
        </w:tc>
        <w:tc>
          <w:tcPr>
            <w:tcW w:w="0" w:type="auto"/>
            <w:hideMark/>
          </w:tcPr>
          <w:p w:rsidRPr="009B2C01" w:rsidR="009B2C01" w:rsidP="009B2C01" w:rsidRDefault="009B2C01" w14:paraId="3640155A" w14:textId="77777777">
            <w:pPr>
              <w:spacing w:after="160" w:line="279" w:lineRule="auto"/>
              <w:rPr>
                <w:rFonts w:ascii="Calibri" w:hAnsi="Calibri" w:cs="Calibri"/>
              </w:rPr>
            </w:pPr>
            <w:r w:rsidRPr="009B2C01">
              <w:rPr>
                <w:rFonts w:ascii="Calibri" w:hAnsi="Calibri" w:cs="Calibri"/>
              </w:rPr>
              <w:t xml:space="preserve">status, </w:t>
            </w:r>
            <w:proofErr w:type="spellStart"/>
            <w:r w:rsidRPr="009B2C01">
              <w:rPr>
                <w:rFonts w:ascii="Calibri" w:hAnsi="Calibri" w:cs="Calibri"/>
              </w:rPr>
              <w:t>current_stage</w:t>
            </w:r>
            <w:proofErr w:type="spellEnd"/>
            <w:r w:rsidRPr="009B2C01">
              <w:rPr>
                <w:rFonts w:ascii="Calibri" w:hAnsi="Calibri" w:cs="Calibri"/>
              </w:rPr>
              <w:t xml:space="preserve">, timestamps, </w:t>
            </w:r>
            <w:proofErr w:type="spellStart"/>
            <w:r w:rsidRPr="009B2C01">
              <w:rPr>
                <w:rFonts w:ascii="Calibri" w:hAnsi="Calibri" w:cs="Calibri"/>
              </w:rPr>
              <w:t>correlation_id</w:t>
            </w:r>
            <w:proofErr w:type="spellEnd"/>
          </w:p>
        </w:tc>
      </w:tr>
      <w:tr w:rsidRPr="009B2C01" w:rsidR="009B2C01" w:rsidTr="009B2C01" w14:paraId="47056789" w14:textId="77777777">
        <w:tc>
          <w:tcPr>
            <w:tcW w:w="0" w:type="auto"/>
            <w:hideMark/>
          </w:tcPr>
          <w:p w:rsidRPr="009B2C01" w:rsidR="009B2C01" w:rsidP="009B2C01" w:rsidRDefault="009B2C01" w14:paraId="6F2B55BB" w14:textId="77777777">
            <w:pPr>
              <w:spacing w:after="160" w:line="279" w:lineRule="auto"/>
              <w:rPr>
                <w:rFonts w:ascii="Calibri" w:hAnsi="Calibri" w:cs="Calibri"/>
              </w:rPr>
            </w:pPr>
            <w:proofErr w:type="spellStart"/>
            <w:r w:rsidRPr="009B2C01">
              <w:rPr>
                <w:rFonts w:ascii="Calibri" w:hAnsi="Calibri" w:cs="Calibri"/>
              </w:rPr>
              <w:t>processing_metrics</w:t>
            </w:r>
            <w:proofErr w:type="spellEnd"/>
          </w:p>
        </w:tc>
        <w:tc>
          <w:tcPr>
            <w:tcW w:w="0" w:type="auto"/>
            <w:hideMark/>
          </w:tcPr>
          <w:p w:rsidRPr="009B2C01" w:rsidR="009B2C01" w:rsidP="009B2C01" w:rsidRDefault="009B2C01" w14:paraId="6C84E988" w14:textId="77777777">
            <w:pPr>
              <w:spacing w:after="160" w:line="279" w:lineRule="auto"/>
              <w:rPr>
                <w:rFonts w:ascii="Calibri" w:hAnsi="Calibri" w:cs="Calibri"/>
              </w:rPr>
            </w:pPr>
            <w:r w:rsidRPr="009B2C01">
              <w:rPr>
                <w:rFonts w:ascii="Calibri" w:hAnsi="Calibri" w:cs="Calibri"/>
              </w:rPr>
              <w:t>Performance metrics</w:t>
            </w:r>
          </w:p>
        </w:tc>
        <w:tc>
          <w:tcPr>
            <w:tcW w:w="0" w:type="auto"/>
            <w:hideMark/>
          </w:tcPr>
          <w:p w:rsidRPr="009B2C01" w:rsidR="009B2C01" w:rsidP="009B2C01" w:rsidRDefault="009B2C01" w14:paraId="41FFF753" w14:textId="77777777">
            <w:pPr>
              <w:spacing w:after="160" w:line="279" w:lineRule="auto"/>
              <w:rPr>
                <w:rFonts w:ascii="Calibri" w:hAnsi="Calibri" w:cs="Calibri"/>
              </w:rPr>
            </w:pPr>
            <w:r w:rsidRPr="009B2C01">
              <w:rPr>
                <w:rFonts w:ascii="Calibri" w:hAnsi="Calibri" w:cs="Calibri"/>
              </w:rPr>
              <w:t xml:space="preserve">PK: date, SK: </w:t>
            </w:r>
            <w:proofErr w:type="spellStart"/>
            <w:r w:rsidRPr="009B2C01">
              <w:rPr>
                <w:rFonts w:ascii="Calibri" w:hAnsi="Calibri" w:cs="Calibri"/>
              </w:rPr>
              <w:t>metric_type</w:t>
            </w:r>
            <w:proofErr w:type="spellEnd"/>
          </w:p>
        </w:tc>
        <w:tc>
          <w:tcPr>
            <w:tcW w:w="0" w:type="auto"/>
            <w:hideMark/>
          </w:tcPr>
          <w:p w:rsidRPr="009B2C01" w:rsidR="009B2C01" w:rsidP="009B2C01" w:rsidRDefault="009B2C01" w14:paraId="13BFFACE" w14:textId="77777777">
            <w:pPr>
              <w:spacing w:after="160" w:line="279" w:lineRule="auto"/>
              <w:rPr>
                <w:rFonts w:ascii="Calibri" w:hAnsi="Calibri" w:cs="Calibri"/>
              </w:rPr>
            </w:pPr>
            <w:r w:rsidRPr="009B2C01">
              <w:rPr>
                <w:rFonts w:ascii="Calibri" w:hAnsi="Calibri" w:cs="Calibri"/>
              </w:rPr>
              <w:t xml:space="preserve">count, </w:t>
            </w:r>
            <w:proofErr w:type="spellStart"/>
            <w:r w:rsidRPr="009B2C01">
              <w:rPr>
                <w:rFonts w:ascii="Calibri" w:hAnsi="Calibri" w:cs="Calibri"/>
              </w:rPr>
              <w:t>duration_ms</w:t>
            </w:r>
            <w:proofErr w:type="spellEnd"/>
            <w:r w:rsidRPr="009B2C01">
              <w:rPr>
                <w:rFonts w:ascii="Calibri" w:hAnsi="Calibri" w:cs="Calibri"/>
              </w:rPr>
              <w:t xml:space="preserve">, </w:t>
            </w:r>
            <w:proofErr w:type="spellStart"/>
            <w:r w:rsidRPr="009B2C01">
              <w:rPr>
                <w:rFonts w:ascii="Calibri" w:hAnsi="Calibri" w:cs="Calibri"/>
              </w:rPr>
              <w:t>error_rate</w:t>
            </w:r>
            <w:proofErr w:type="spellEnd"/>
          </w:p>
        </w:tc>
      </w:tr>
      <w:tr w:rsidRPr="009B2C01" w:rsidR="009B2C01" w:rsidTr="009B2C01" w14:paraId="3A91DB95" w14:textId="77777777">
        <w:tc>
          <w:tcPr>
            <w:tcW w:w="0" w:type="auto"/>
            <w:hideMark/>
          </w:tcPr>
          <w:p w:rsidRPr="009B2C01" w:rsidR="009B2C01" w:rsidP="009B2C01" w:rsidRDefault="009B2C01" w14:paraId="3561BD2D" w14:textId="77777777">
            <w:pPr>
              <w:spacing w:after="160" w:line="279" w:lineRule="auto"/>
              <w:rPr>
                <w:rFonts w:ascii="Calibri" w:hAnsi="Calibri" w:cs="Calibri"/>
              </w:rPr>
            </w:pPr>
            <w:proofErr w:type="spellStart"/>
            <w:r w:rsidRPr="009B2C01">
              <w:rPr>
                <w:rFonts w:ascii="Calibri" w:hAnsi="Calibri" w:cs="Calibri"/>
              </w:rPr>
              <w:t>audit_log</w:t>
            </w:r>
            <w:proofErr w:type="spellEnd"/>
          </w:p>
        </w:tc>
        <w:tc>
          <w:tcPr>
            <w:tcW w:w="0" w:type="auto"/>
            <w:hideMark/>
          </w:tcPr>
          <w:p w:rsidRPr="009B2C01" w:rsidR="009B2C01" w:rsidP="009B2C01" w:rsidRDefault="009B2C01" w14:paraId="01A328FD" w14:textId="77777777">
            <w:pPr>
              <w:spacing w:after="160" w:line="279" w:lineRule="auto"/>
              <w:rPr>
                <w:rFonts w:ascii="Calibri" w:hAnsi="Calibri" w:cs="Calibri"/>
              </w:rPr>
            </w:pPr>
            <w:r w:rsidRPr="009B2C01">
              <w:rPr>
                <w:rFonts w:ascii="Calibri" w:hAnsi="Calibri" w:cs="Calibri"/>
              </w:rPr>
              <w:t>Detailed audit trail</w:t>
            </w:r>
          </w:p>
        </w:tc>
        <w:tc>
          <w:tcPr>
            <w:tcW w:w="0" w:type="auto"/>
            <w:hideMark/>
          </w:tcPr>
          <w:p w:rsidRPr="009B2C01" w:rsidR="009B2C01" w:rsidP="009B2C01" w:rsidRDefault="009B2C01" w14:paraId="6B6829E1" w14:textId="77777777">
            <w:pPr>
              <w:spacing w:after="160" w:line="279" w:lineRule="auto"/>
              <w:rPr>
                <w:rFonts w:ascii="Calibri" w:hAnsi="Calibri" w:cs="Calibri"/>
              </w:rPr>
            </w:pPr>
            <w:r w:rsidRPr="009B2C01">
              <w:rPr>
                <w:rFonts w:ascii="Calibri" w:hAnsi="Calibri" w:cs="Calibri"/>
              </w:rPr>
              <w:t xml:space="preserve">PK: </w:t>
            </w:r>
            <w:proofErr w:type="spellStart"/>
            <w:r w:rsidRPr="009B2C01">
              <w:rPr>
                <w:rFonts w:ascii="Calibri" w:hAnsi="Calibri" w:cs="Calibri"/>
              </w:rPr>
              <w:t>correlation_id</w:t>
            </w:r>
            <w:proofErr w:type="spellEnd"/>
            <w:r w:rsidRPr="009B2C01">
              <w:rPr>
                <w:rFonts w:ascii="Calibri" w:hAnsi="Calibri" w:cs="Calibri"/>
              </w:rPr>
              <w:t>, SK: timestamp</w:t>
            </w:r>
          </w:p>
        </w:tc>
        <w:tc>
          <w:tcPr>
            <w:tcW w:w="0" w:type="auto"/>
            <w:hideMark/>
          </w:tcPr>
          <w:p w:rsidRPr="009B2C01" w:rsidR="009B2C01" w:rsidP="009B2C01" w:rsidRDefault="009B2C01" w14:paraId="161B90E2" w14:textId="77777777">
            <w:pPr>
              <w:spacing w:after="160" w:line="279" w:lineRule="auto"/>
              <w:rPr>
                <w:rFonts w:ascii="Calibri" w:hAnsi="Calibri" w:cs="Calibri"/>
              </w:rPr>
            </w:pPr>
            <w:proofErr w:type="spellStart"/>
            <w:r w:rsidRPr="009B2C01">
              <w:rPr>
                <w:rFonts w:ascii="Calibri" w:hAnsi="Calibri" w:cs="Calibri"/>
              </w:rPr>
              <w:t>event_type</w:t>
            </w:r>
            <w:proofErr w:type="spellEnd"/>
            <w:r w:rsidRPr="009B2C01">
              <w:rPr>
                <w:rFonts w:ascii="Calibri" w:hAnsi="Calibri" w:cs="Calibri"/>
              </w:rPr>
              <w:t>, agent, action, result</w:t>
            </w:r>
          </w:p>
        </w:tc>
      </w:tr>
    </w:tbl>
    <w:p w:rsidRPr="00757B2F" w:rsidR="009B2C01" w:rsidP="009B2C01" w:rsidRDefault="009B2C01" w14:paraId="3AFDC3D6" w14:textId="77777777">
      <w:pPr>
        <w:rPr>
          <w:rFonts w:ascii="Calibri" w:hAnsi="Calibri" w:cs="Calibri"/>
        </w:rPr>
      </w:pPr>
    </w:p>
    <w:p w:rsidRPr="00B67A11" w:rsidR="00B67A11" w:rsidP="00B67A11" w:rsidRDefault="00B67A11" w14:paraId="0A45E526" w14:textId="6006396D">
      <w:pPr>
        <w:pStyle w:val="Heading2"/>
      </w:pPr>
      <w:r w:rsidRPr="00B67A11">
        <w:t>6.</w:t>
      </w:r>
      <w:r w:rsidR="009B2C01">
        <w:t>3</w:t>
      </w:r>
      <w:r w:rsidRPr="00B67A11">
        <w:t xml:space="preserve"> Database Architecture (STP Design)</w:t>
      </w:r>
      <w:bookmarkEnd w:id="139"/>
    </w:p>
    <w:p w:rsidRPr="00B67A11" w:rsidR="00B67A11" w:rsidP="00B67A11" w:rsidRDefault="00B67A11" w14:paraId="3674989B" w14:textId="77777777">
      <w:pPr>
        <w:ind w:left="720"/>
        <w:rPr>
          <w:rFonts w:ascii="Calibri" w:hAnsi="Calibri" w:eastAsia="MS Mincho" w:cs="Calibri"/>
        </w:rPr>
      </w:pPr>
      <w:r w:rsidRPr="00B67A11">
        <w:rPr>
          <w:rFonts w:ascii="Calibri" w:hAnsi="Calibri" w:eastAsia="MS Mincho" w:cs="Calibri"/>
        </w:rPr>
        <w:t>The STP (Straight-Through Processing) design utilizes SQL Server database tables to replace file-level processing with database operations. This provides improved reliability, auditability, and performance.</w:t>
      </w:r>
    </w:p>
    <w:p w:rsidRPr="00B67A11" w:rsidR="00B67A11" w:rsidP="00B67A11" w:rsidRDefault="00B67A11" w14:paraId="320F35D2" w14:textId="77777777">
      <w:pPr>
        <w:ind w:left="720"/>
        <w:rPr>
          <w:rFonts w:ascii="Calibri" w:hAnsi="Calibri" w:eastAsia="MS Mincho" w:cs="Calibri"/>
        </w:rPr>
      </w:pPr>
      <w:r w:rsidRPr="00B67A11">
        <w:rPr>
          <w:rFonts w:ascii="Calibri" w:hAnsi="Calibri" w:eastAsia="MS Mincho" w:cs="Calibri"/>
          <w:b/>
          <w:bCs/>
        </w:rPr>
        <w:t>Database Tables:</w:t>
      </w:r>
    </w:p>
    <w:tbl>
      <w:tblPr>
        <w:tblW w:w="9360" w:type="dxa"/>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4"/>
        <w:gridCol w:w="5003"/>
        <w:gridCol w:w="2203"/>
      </w:tblGrid>
      <w:tr w:rsidRPr="00B67A11" w:rsidR="00B67A11" w:rsidTr="00294D84" w14:paraId="16FA0FC3" w14:textId="77777777">
        <w:tc>
          <w:tcPr>
            <w:tcW w:w="0" w:type="auto"/>
            <w:hideMark/>
          </w:tcPr>
          <w:p w:rsidRPr="00B67A11" w:rsidR="00B67A11" w:rsidP="00B67A11" w:rsidRDefault="00B67A11" w14:paraId="0C908605" w14:textId="77777777">
            <w:pPr>
              <w:rPr>
                <w:rFonts w:ascii="Calibri" w:hAnsi="Calibri" w:eastAsia="MS Mincho" w:cs="Calibri"/>
                <w:b/>
                <w:bCs/>
                <w:sz w:val="20"/>
                <w:szCs w:val="20"/>
              </w:rPr>
            </w:pPr>
            <w:r w:rsidRPr="00B67A11">
              <w:rPr>
                <w:rFonts w:ascii="Calibri" w:hAnsi="Calibri" w:eastAsia="MS Mincho" w:cs="Calibri"/>
                <w:b/>
                <w:bCs/>
                <w:sz w:val="20"/>
                <w:szCs w:val="20"/>
              </w:rPr>
              <w:t>Table</w:t>
            </w:r>
          </w:p>
        </w:tc>
        <w:tc>
          <w:tcPr>
            <w:tcW w:w="0" w:type="auto"/>
            <w:hideMark/>
          </w:tcPr>
          <w:p w:rsidRPr="00B67A11" w:rsidR="00B67A11" w:rsidP="00B67A11" w:rsidRDefault="00B67A11" w14:paraId="1F72214B" w14:textId="77777777">
            <w:pPr>
              <w:rPr>
                <w:rFonts w:ascii="Calibri" w:hAnsi="Calibri" w:eastAsia="MS Mincho" w:cs="Calibri"/>
                <w:b/>
                <w:bCs/>
                <w:sz w:val="20"/>
                <w:szCs w:val="20"/>
              </w:rPr>
            </w:pPr>
            <w:r w:rsidRPr="00B67A11">
              <w:rPr>
                <w:rFonts w:ascii="Calibri" w:hAnsi="Calibri" w:eastAsia="MS Mincho" w:cs="Calibri"/>
                <w:b/>
                <w:bCs/>
                <w:sz w:val="20"/>
                <w:szCs w:val="20"/>
              </w:rPr>
              <w:t>Purpose</w:t>
            </w:r>
          </w:p>
        </w:tc>
        <w:tc>
          <w:tcPr>
            <w:tcW w:w="0" w:type="auto"/>
            <w:hideMark/>
          </w:tcPr>
          <w:p w:rsidRPr="00B67A11" w:rsidR="00B67A11" w:rsidP="00B67A11" w:rsidRDefault="00B67A11" w14:paraId="78740BEA" w14:textId="77777777">
            <w:pPr>
              <w:rPr>
                <w:rFonts w:ascii="Calibri" w:hAnsi="Calibri" w:eastAsia="MS Mincho" w:cs="Calibri"/>
                <w:b/>
                <w:bCs/>
                <w:sz w:val="20"/>
                <w:szCs w:val="20"/>
              </w:rPr>
            </w:pPr>
            <w:r w:rsidRPr="00B67A11">
              <w:rPr>
                <w:rFonts w:ascii="Calibri" w:hAnsi="Calibri" w:eastAsia="MS Mincho" w:cs="Calibri"/>
                <w:b/>
                <w:bCs/>
                <w:sz w:val="20"/>
                <w:szCs w:val="20"/>
              </w:rPr>
              <w:t>Location</w:t>
            </w:r>
          </w:p>
        </w:tc>
      </w:tr>
      <w:tr w:rsidRPr="00B67A11" w:rsidR="00B67A11" w:rsidTr="00294D84" w14:paraId="0C4888C7" w14:textId="77777777">
        <w:tc>
          <w:tcPr>
            <w:tcW w:w="0" w:type="auto"/>
            <w:hideMark/>
          </w:tcPr>
          <w:p w:rsidRPr="00B67A11" w:rsidR="00B67A11" w:rsidP="00B67A11" w:rsidRDefault="00B67A11" w14:paraId="123B7A25" w14:textId="77777777">
            <w:pPr>
              <w:rPr>
                <w:rFonts w:ascii="Calibri" w:hAnsi="Calibri" w:eastAsia="MS Mincho" w:cs="Calibri"/>
                <w:sz w:val="20"/>
                <w:szCs w:val="20"/>
              </w:rPr>
            </w:pPr>
            <w:r w:rsidRPr="00B67A11">
              <w:rPr>
                <w:rFonts w:ascii="Calibri" w:hAnsi="Calibri" w:eastAsia="MS Mincho" w:cs="Calibri"/>
                <w:sz w:val="20"/>
                <w:szCs w:val="20"/>
              </w:rPr>
              <w:t>Master Client Info</w:t>
            </w:r>
          </w:p>
        </w:tc>
        <w:tc>
          <w:tcPr>
            <w:tcW w:w="0" w:type="auto"/>
            <w:hideMark/>
          </w:tcPr>
          <w:p w:rsidRPr="00B67A11" w:rsidR="00B67A11" w:rsidP="00B67A11" w:rsidRDefault="00B67A11" w14:paraId="0EC989CD" w14:textId="77777777">
            <w:pPr>
              <w:rPr>
                <w:rFonts w:ascii="Calibri" w:hAnsi="Calibri" w:eastAsia="MS Mincho" w:cs="Calibri"/>
                <w:sz w:val="20"/>
                <w:szCs w:val="20"/>
              </w:rPr>
            </w:pPr>
            <w:r w:rsidRPr="00B67A11">
              <w:rPr>
                <w:rFonts w:ascii="Calibri" w:hAnsi="Calibri" w:eastAsia="MS Mincho" w:cs="Calibri"/>
                <w:sz w:val="20"/>
                <w:szCs w:val="20"/>
              </w:rPr>
              <w:t>Client/plan configuration (migrated from spreadsheet)</w:t>
            </w:r>
          </w:p>
        </w:tc>
        <w:tc>
          <w:tcPr>
            <w:tcW w:w="0" w:type="auto"/>
            <w:hideMark/>
          </w:tcPr>
          <w:p w:rsidRPr="00B67A11" w:rsidR="00B67A11" w:rsidP="00B67A11" w:rsidRDefault="00B67A11" w14:paraId="64B84554" w14:textId="77777777">
            <w:pPr>
              <w:rPr>
                <w:rFonts w:ascii="Calibri" w:hAnsi="Calibri" w:eastAsia="MS Mincho" w:cs="Calibri"/>
                <w:sz w:val="20"/>
                <w:szCs w:val="20"/>
              </w:rPr>
            </w:pPr>
            <w:r w:rsidRPr="00B67A11">
              <w:rPr>
                <w:rFonts w:ascii="Calibri" w:hAnsi="Calibri" w:eastAsia="MS Mincho" w:cs="Calibri"/>
                <w:sz w:val="20"/>
                <w:szCs w:val="20"/>
              </w:rPr>
              <w:t>On-Prem SQL Server</w:t>
            </w:r>
          </w:p>
        </w:tc>
      </w:tr>
      <w:tr w:rsidRPr="00B67A11" w:rsidR="00B67A11" w:rsidTr="00294D84" w14:paraId="44A4D099" w14:textId="77777777">
        <w:tc>
          <w:tcPr>
            <w:tcW w:w="0" w:type="auto"/>
            <w:hideMark/>
          </w:tcPr>
          <w:p w:rsidRPr="00B67A11" w:rsidR="00B67A11" w:rsidP="00B67A11" w:rsidRDefault="00B67A11" w14:paraId="55B3E4ED" w14:textId="77777777">
            <w:pPr>
              <w:rPr>
                <w:rFonts w:ascii="Calibri" w:hAnsi="Calibri" w:eastAsia="MS Mincho" w:cs="Calibri"/>
                <w:sz w:val="20"/>
                <w:szCs w:val="20"/>
              </w:rPr>
            </w:pPr>
            <w:r w:rsidRPr="00B67A11">
              <w:rPr>
                <w:rFonts w:ascii="Calibri" w:hAnsi="Calibri" w:eastAsia="MS Mincho" w:cs="Calibri"/>
                <w:sz w:val="20"/>
                <w:szCs w:val="20"/>
              </w:rPr>
              <w:t>Pending Payroll Detail</w:t>
            </w:r>
          </w:p>
        </w:tc>
        <w:tc>
          <w:tcPr>
            <w:tcW w:w="0" w:type="auto"/>
            <w:hideMark/>
          </w:tcPr>
          <w:p w:rsidRPr="00B67A11" w:rsidR="00B67A11" w:rsidP="00B67A11" w:rsidRDefault="00B67A11" w14:paraId="71623F7F" w14:textId="77777777">
            <w:pPr>
              <w:rPr>
                <w:rFonts w:ascii="Calibri" w:hAnsi="Calibri" w:eastAsia="MS Mincho" w:cs="Calibri"/>
                <w:sz w:val="20"/>
                <w:szCs w:val="20"/>
              </w:rPr>
            </w:pPr>
            <w:r w:rsidRPr="00B67A11">
              <w:rPr>
                <w:rFonts w:ascii="Calibri" w:hAnsi="Calibri" w:eastAsia="MS Mincho" w:cs="Calibri"/>
                <w:sz w:val="20"/>
                <w:szCs w:val="20"/>
              </w:rPr>
              <w:t>Staging table for validated payroll awaiting processing</w:t>
            </w:r>
          </w:p>
        </w:tc>
        <w:tc>
          <w:tcPr>
            <w:tcW w:w="0" w:type="auto"/>
            <w:hideMark/>
          </w:tcPr>
          <w:p w:rsidRPr="00B67A11" w:rsidR="00B67A11" w:rsidP="00B67A11" w:rsidRDefault="00B67A11" w14:paraId="612ADE73" w14:textId="77777777">
            <w:pPr>
              <w:rPr>
                <w:rFonts w:ascii="Calibri" w:hAnsi="Calibri" w:eastAsia="MS Mincho" w:cs="Calibri"/>
                <w:sz w:val="20"/>
                <w:szCs w:val="20"/>
              </w:rPr>
            </w:pPr>
            <w:r w:rsidRPr="00B67A11">
              <w:rPr>
                <w:rFonts w:ascii="Calibri" w:hAnsi="Calibri" w:eastAsia="MS Mincho" w:cs="Calibri"/>
                <w:sz w:val="20"/>
                <w:szCs w:val="20"/>
              </w:rPr>
              <w:t>On-Prem SQL Server</w:t>
            </w:r>
          </w:p>
        </w:tc>
      </w:tr>
      <w:tr w:rsidRPr="00B67A11" w:rsidR="00B67A11" w:rsidTr="00294D84" w14:paraId="44F9B301" w14:textId="77777777">
        <w:tc>
          <w:tcPr>
            <w:tcW w:w="0" w:type="auto"/>
            <w:hideMark/>
          </w:tcPr>
          <w:p w:rsidRPr="00B67A11" w:rsidR="00B67A11" w:rsidP="00B67A11" w:rsidRDefault="00B67A11" w14:paraId="01E349DD" w14:textId="77777777">
            <w:pPr>
              <w:rPr>
                <w:rFonts w:ascii="Calibri" w:hAnsi="Calibri" w:eastAsia="MS Mincho" w:cs="Calibri"/>
                <w:sz w:val="20"/>
                <w:szCs w:val="20"/>
              </w:rPr>
            </w:pPr>
            <w:r w:rsidRPr="00B67A11">
              <w:rPr>
                <w:rFonts w:ascii="Calibri" w:hAnsi="Calibri" w:eastAsia="MS Mincho" w:cs="Calibri"/>
                <w:sz w:val="20"/>
                <w:szCs w:val="20"/>
              </w:rPr>
              <w:t>Payroll Detail Records</w:t>
            </w:r>
          </w:p>
        </w:tc>
        <w:tc>
          <w:tcPr>
            <w:tcW w:w="0" w:type="auto"/>
            <w:hideMark/>
          </w:tcPr>
          <w:p w:rsidRPr="00B67A11" w:rsidR="00B67A11" w:rsidP="00B67A11" w:rsidRDefault="00B67A11" w14:paraId="07955351" w14:textId="77777777">
            <w:pPr>
              <w:rPr>
                <w:rFonts w:ascii="Calibri" w:hAnsi="Calibri" w:eastAsia="MS Mincho" w:cs="Calibri"/>
                <w:sz w:val="20"/>
                <w:szCs w:val="20"/>
              </w:rPr>
            </w:pPr>
            <w:r w:rsidRPr="00B67A11">
              <w:rPr>
                <w:rFonts w:ascii="Calibri" w:hAnsi="Calibri" w:eastAsia="MS Mincho" w:cs="Calibri"/>
                <w:sz w:val="20"/>
                <w:szCs w:val="20"/>
              </w:rPr>
              <w:t>Individual employee records from validated files</w:t>
            </w:r>
          </w:p>
        </w:tc>
        <w:tc>
          <w:tcPr>
            <w:tcW w:w="0" w:type="auto"/>
            <w:hideMark/>
          </w:tcPr>
          <w:p w:rsidRPr="00B67A11" w:rsidR="00B67A11" w:rsidP="00B67A11" w:rsidRDefault="00B67A11" w14:paraId="06AA0E78" w14:textId="77777777">
            <w:pPr>
              <w:rPr>
                <w:rFonts w:ascii="Calibri" w:hAnsi="Calibri" w:eastAsia="MS Mincho" w:cs="Calibri"/>
                <w:sz w:val="20"/>
                <w:szCs w:val="20"/>
              </w:rPr>
            </w:pPr>
            <w:r w:rsidRPr="00B67A11">
              <w:rPr>
                <w:rFonts w:ascii="Calibri" w:hAnsi="Calibri" w:eastAsia="MS Mincho" w:cs="Calibri"/>
                <w:sz w:val="20"/>
                <w:szCs w:val="20"/>
              </w:rPr>
              <w:t>On-Prem SQL Server</w:t>
            </w:r>
          </w:p>
        </w:tc>
      </w:tr>
      <w:tr w:rsidRPr="00B67A11" w:rsidR="00B67A11" w:rsidTr="00294D84" w14:paraId="395262C8" w14:textId="77777777">
        <w:tc>
          <w:tcPr>
            <w:tcW w:w="0" w:type="auto"/>
            <w:hideMark/>
          </w:tcPr>
          <w:p w:rsidRPr="00B67A11" w:rsidR="00B67A11" w:rsidP="00B67A11" w:rsidRDefault="00B67A11" w14:paraId="3A54F865" w14:textId="77777777">
            <w:pPr>
              <w:rPr>
                <w:rFonts w:ascii="Calibri" w:hAnsi="Calibri" w:eastAsia="MS Mincho" w:cs="Calibri"/>
                <w:sz w:val="20"/>
                <w:szCs w:val="20"/>
              </w:rPr>
            </w:pPr>
            <w:r w:rsidRPr="00B67A11">
              <w:rPr>
                <w:rFonts w:ascii="Calibri" w:hAnsi="Calibri" w:eastAsia="MS Mincho" w:cs="Calibri"/>
                <w:sz w:val="20"/>
                <w:szCs w:val="20"/>
              </w:rPr>
              <w:t>Operational Stats</w:t>
            </w:r>
          </w:p>
        </w:tc>
        <w:tc>
          <w:tcPr>
            <w:tcW w:w="0" w:type="auto"/>
            <w:hideMark/>
          </w:tcPr>
          <w:p w:rsidRPr="00B67A11" w:rsidR="00B67A11" w:rsidP="00B67A11" w:rsidRDefault="00B67A11" w14:paraId="68CA1521" w14:textId="77777777">
            <w:pPr>
              <w:rPr>
                <w:rFonts w:ascii="Calibri" w:hAnsi="Calibri" w:eastAsia="MS Mincho" w:cs="Calibri"/>
                <w:sz w:val="20"/>
                <w:szCs w:val="20"/>
              </w:rPr>
            </w:pPr>
            <w:r w:rsidRPr="00B67A11">
              <w:rPr>
                <w:rFonts w:ascii="Calibri" w:hAnsi="Calibri" w:eastAsia="MS Mincho" w:cs="Calibri"/>
                <w:sz w:val="20"/>
                <w:szCs w:val="20"/>
              </w:rPr>
              <w:t>Processing metrics, SLA tracking, audit trail</w:t>
            </w:r>
          </w:p>
        </w:tc>
        <w:tc>
          <w:tcPr>
            <w:tcW w:w="0" w:type="auto"/>
            <w:hideMark/>
          </w:tcPr>
          <w:p w:rsidRPr="00B67A11" w:rsidR="00B67A11" w:rsidP="00B67A11" w:rsidRDefault="00B67A11" w14:paraId="2B99760C" w14:textId="77777777">
            <w:pPr>
              <w:rPr>
                <w:rFonts w:ascii="Calibri" w:hAnsi="Calibri" w:eastAsia="MS Mincho" w:cs="Calibri"/>
                <w:sz w:val="20"/>
                <w:szCs w:val="20"/>
              </w:rPr>
            </w:pPr>
            <w:r w:rsidRPr="00B67A11">
              <w:rPr>
                <w:rFonts w:ascii="Calibri" w:hAnsi="Calibri" w:eastAsia="MS Mincho" w:cs="Calibri"/>
                <w:sz w:val="20"/>
                <w:szCs w:val="20"/>
              </w:rPr>
              <w:t>On-Prem SQL Server</w:t>
            </w:r>
          </w:p>
        </w:tc>
      </w:tr>
      <w:tr w:rsidRPr="00B67A11" w:rsidR="00B67A11" w:rsidTr="00294D84" w14:paraId="7B8B8AC2" w14:textId="77777777">
        <w:tc>
          <w:tcPr>
            <w:tcW w:w="0" w:type="auto"/>
            <w:hideMark/>
          </w:tcPr>
          <w:p w:rsidRPr="00B67A11" w:rsidR="00B67A11" w:rsidP="00B67A11" w:rsidRDefault="00B67A11" w14:paraId="28A463E1" w14:textId="77777777">
            <w:pPr>
              <w:rPr>
                <w:rFonts w:ascii="Calibri" w:hAnsi="Calibri" w:eastAsia="MS Mincho" w:cs="Calibri"/>
                <w:sz w:val="20"/>
                <w:szCs w:val="20"/>
              </w:rPr>
            </w:pPr>
            <w:r w:rsidRPr="00B67A11">
              <w:rPr>
                <w:rFonts w:ascii="Calibri" w:hAnsi="Calibri" w:eastAsia="MS Mincho" w:cs="Calibri"/>
                <w:sz w:val="20"/>
                <w:szCs w:val="20"/>
              </w:rPr>
              <w:t>Business Calendar</w:t>
            </w:r>
          </w:p>
        </w:tc>
        <w:tc>
          <w:tcPr>
            <w:tcW w:w="0" w:type="auto"/>
            <w:hideMark/>
          </w:tcPr>
          <w:p w:rsidRPr="00B67A11" w:rsidR="00B67A11" w:rsidP="00B67A11" w:rsidRDefault="00B67A11" w14:paraId="459884AE" w14:textId="77777777">
            <w:pPr>
              <w:rPr>
                <w:rFonts w:ascii="Calibri" w:hAnsi="Calibri" w:eastAsia="MS Mincho" w:cs="Calibri"/>
                <w:sz w:val="20"/>
                <w:szCs w:val="20"/>
              </w:rPr>
            </w:pPr>
            <w:r w:rsidRPr="00B67A11">
              <w:rPr>
                <w:rFonts w:ascii="Calibri" w:hAnsi="Calibri" w:eastAsia="MS Mincho" w:cs="Calibri"/>
                <w:sz w:val="20"/>
                <w:szCs w:val="20"/>
              </w:rPr>
              <w:t>Processing window and cutoff time control</w:t>
            </w:r>
          </w:p>
        </w:tc>
        <w:tc>
          <w:tcPr>
            <w:tcW w:w="0" w:type="auto"/>
            <w:hideMark/>
          </w:tcPr>
          <w:p w:rsidRPr="00B67A11" w:rsidR="00B67A11" w:rsidP="00B67A11" w:rsidRDefault="00B67A11" w14:paraId="0726EE2B" w14:textId="77777777">
            <w:pPr>
              <w:rPr>
                <w:rFonts w:ascii="Calibri" w:hAnsi="Calibri" w:eastAsia="MS Mincho" w:cs="Calibri"/>
                <w:sz w:val="20"/>
                <w:szCs w:val="20"/>
              </w:rPr>
            </w:pPr>
            <w:r w:rsidRPr="00B67A11">
              <w:rPr>
                <w:rFonts w:ascii="Calibri" w:hAnsi="Calibri" w:eastAsia="MS Mincho" w:cs="Calibri"/>
                <w:sz w:val="20"/>
                <w:szCs w:val="20"/>
              </w:rPr>
              <w:t>On-Prem SQL Server</w:t>
            </w:r>
          </w:p>
        </w:tc>
      </w:tr>
      <w:tr w:rsidRPr="00B67A11" w:rsidR="00B67A11" w:rsidTr="00294D84" w14:paraId="4B5D96AB" w14:textId="77777777">
        <w:tc>
          <w:tcPr>
            <w:tcW w:w="0" w:type="auto"/>
            <w:hideMark/>
          </w:tcPr>
          <w:p w:rsidRPr="00B67A11" w:rsidR="00B67A11" w:rsidP="00B67A11" w:rsidRDefault="00B67A11" w14:paraId="33573BF3" w14:textId="77777777">
            <w:pPr>
              <w:rPr>
                <w:rFonts w:ascii="Calibri" w:hAnsi="Calibri" w:eastAsia="MS Mincho" w:cs="Calibri"/>
                <w:sz w:val="20"/>
                <w:szCs w:val="20"/>
              </w:rPr>
            </w:pPr>
            <w:proofErr w:type="spellStart"/>
            <w:r w:rsidRPr="00B67A11">
              <w:rPr>
                <w:rFonts w:ascii="Calibri" w:hAnsi="Calibri" w:eastAsia="MS Mincho" w:cs="Calibri"/>
                <w:sz w:val="20"/>
                <w:szCs w:val="20"/>
              </w:rPr>
              <w:t>DepWDDetail</w:t>
            </w:r>
            <w:proofErr w:type="spellEnd"/>
          </w:p>
        </w:tc>
        <w:tc>
          <w:tcPr>
            <w:tcW w:w="0" w:type="auto"/>
            <w:hideMark/>
          </w:tcPr>
          <w:p w:rsidRPr="00B67A11" w:rsidR="00B67A11" w:rsidP="00B67A11" w:rsidRDefault="00B67A11" w14:paraId="34A39C57" w14:textId="77777777">
            <w:pPr>
              <w:rPr>
                <w:rFonts w:ascii="Calibri" w:hAnsi="Calibri" w:eastAsia="MS Mincho" w:cs="Calibri"/>
                <w:sz w:val="20"/>
                <w:szCs w:val="20"/>
              </w:rPr>
            </w:pPr>
            <w:proofErr w:type="spellStart"/>
            <w:r w:rsidRPr="00B67A11">
              <w:rPr>
                <w:rFonts w:ascii="Calibri" w:hAnsi="Calibri" w:eastAsia="MS Mincho" w:cs="Calibri"/>
                <w:sz w:val="20"/>
                <w:szCs w:val="20"/>
              </w:rPr>
              <w:t>PlanConnect</w:t>
            </w:r>
            <w:proofErr w:type="spellEnd"/>
            <w:r w:rsidRPr="00B67A11">
              <w:rPr>
                <w:rFonts w:ascii="Calibri" w:hAnsi="Calibri" w:eastAsia="MS Mincho" w:cs="Calibri"/>
                <w:sz w:val="20"/>
                <w:szCs w:val="20"/>
              </w:rPr>
              <w:t xml:space="preserve"> deposit/withdrawal details</w:t>
            </w:r>
          </w:p>
        </w:tc>
        <w:tc>
          <w:tcPr>
            <w:tcW w:w="0" w:type="auto"/>
            <w:hideMark/>
          </w:tcPr>
          <w:p w:rsidRPr="00B67A11" w:rsidR="00B67A11" w:rsidP="00B67A11" w:rsidRDefault="00B67A11" w14:paraId="03B17EE4" w14:textId="77777777">
            <w:pPr>
              <w:rPr>
                <w:rFonts w:ascii="Calibri" w:hAnsi="Calibri" w:eastAsia="MS Mincho" w:cs="Calibri"/>
                <w:sz w:val="20"/>
                <w:szCs w:val="20"/>
              </w:rPr>
            </w:pPr>
            <w:proofErr w:type="spellStart"/>
            <w:r w:rsidRPr="00B67A11">
              <w:rPr>
                <w:rFonts w:ascii="Calibri" w:hAnsi="Calibri" w:eastAsia="MS Mincho" w:cs="Calibri"/>
                <w:sz w:val="20"/>
                <w:szCs w:val="20"/>
              </w:rPr>
              <w:t>PlanConnect</w:t>
            </w:r>
            <w:proofErr w:type="spellEnd"/>
            <w:r w:rsidRPr="00B67A11">
              <w:rPr>
                <w:rFonts w:ascii="Calibri" w:hAnsi="Calibri" w:eastAsia="MS Mincho" w:cs="Calibri"/>
                <w:sz w:val="20"/>
                <w:szCs w:val="20"/>
              </w:rPr>
              <w:t xml:space="preserve"> Database</w:t>
            </w:r>
          </w:p>
        </w:tc>
      </w:tr>
    </w:tbl>
    <w:p w:rsidR="00121374" w:rsidP="00B67A11" w:rsidRDefault="00121374" w14:paraId="25DD8946" w14:textId="77777777">
      <w:pPr>
        <w:ind w:left="720"/>
        <w:rPr>
          <w:rFonts w:ascii="Calibri" w:hAnsi="Calibri" w:eastAsia="MS Mincho" w:cs="Calibri"/>
          <w:b/>
          <w:bCs/>
        </w:rPr>
      </w:pPr>
    </w:p>
    <w:p w:rsidR="002D1B9A" w:rsidP="00B67A11" w:rsidRDefault="002D1B9A" w14:paraId="4937DAB9" w14:textId="77777777">
      <w:pPr>
        <w:ind w:left="720"/>
        <w:rPr>
          <w:rFonts w:ascii="Calibri" w:hAnsi="Calibri" w:eastAsia="MS Mincho" w:cs="Calibri"/>
          <w:b/>
          <w:bCs/>
        </w:rPr>
      </w:pPr>
    </w:p>
    <w:p w:rsidR="002D1B9A" w:rsidP="00B67A11" w:rsidRDefault="002D1B9A" w14:paraId="5D7E4E20" w14:textId="77777777">
      <w:pPr>
        <w:ind w:left="720"/>
        <w:rPr>
          <w:rFonts w:ascii="Calibri" w:hAnsi="Calibri" w:eastAsia="MS Mincho" w:cs="Calibri"/>
          <w:b/>
          <w:bCs/>
        </w:rPr>
      </w:pPr>
    </w:p>
    <w:p w:rsidR="002D1B9A" w:rsidP="00B67A11" w:rsidRDefault="002D1B9A" w14:paraId="6A25861F" w14:textId="77777777">
      <w:pPr>
        <w:ind w:left="720"/>
        <w:rPr>
          <w:rFonts w:ascii="Calibri" w:hAnsi="Calibri" w:eastAsia="MS Mincho" w:cs="Calibri"/>
          <w:b/>
          <w:bCs/>
        </w:rPr>
      </w:pPr>
    </w:p>
    <w:p w:rsidR="002D1B9A" w:rsidP="00B67A11" w:rsidRDefault="002D1B9A" w14:paraId="13BD55AA" w14:textId="77777777">
      <w:pPr>
        <w:ind w:left="720"/>
        <w:rPr>
          <w:rFonts w:ascii="Calibri" w:hAnsi="Calibri" w:eastAsia="MS Mincho" w:cs="Calibri"/>
          <w:b/>
          <w:bCs/>
        </w:rPr>
      </w:pPr>
    </w:p>
    <w:p w:rsidR="00B67A11" w:rsidP="00B67A11" w:rsidRDefault="00B67A11" w14:paraId="6069ED8B" w14:textId="2211F480">
      <w:pPr>
        <w:ind w:left="720"/>
        <w:rPr>
          <w:rFonts w:ascii="Calibri" w:hAnsi="Calibri" w:eastAsia="MS Mincho" w:cs="Calibri"/>
          <w:b/>
          <w:bCs/>
        </w:rPr>
      </w:pPr>
      <w:r w:rsidRPr="00B67A11">
        <w:rPr>
          <w:rFonts w:ascii="Calibri" w:hAnsi="Calibri" w:eastAsia="MS Mincho" w:cs="Calibri"/>
          <w:b/>
          <w:bCs/>
        </w:rPr>
        <w:t>Database Flow:</w:t>
      </w:r>
    </w:p>
    <w:tbl>
      <w:tblPr>
        <w:tblStyle w:val="TableGrid"/>
        <w:tblW w:w="0" w:type="auto"/>
        <w:tblInd w:w="720" w:type="dxa"/>
        <w:tblLook w:val="04A0" w:firstRow="1" w:lastRow="0" w:firstColumn="1" w:lastColumn="0" w:noHBand="0" w:noVBand="1"/>
      </w:tblPr>
      <w:tblGrid>
        <w:gridCol w:w="8630"/>
      </w:tblGrid>
      <w:tr w:rsidRPr="00121374" w:rsidR="00121374" w:rsidTr="00121374" w14:paraId="758EAE0F" w14:textId="77777777">
        <w:tc>
          <w:tcPr>
            <w:tcW w:w="9350" w:type="dxa"/>
          </w:tcPr>
          <w:p w:rsidRPr="00B67A11" w:rsidR="00121374" w:rsidP="00121374" w:rsidRDefault="00121374" w14:paraId="3F5595DC"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File Received → Validated → Pending Payroll Detail (INSERT)</w:t>
            </w:r>
          </w:p>
          <w:p w:rsidRPr="00B67A11" w:rsidR="00121374" w:rsidP="00121374" w:rsidRDefault="00121374" w14:paraId="5162FBE7"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
          <w:p w:rsidRPr="00B67A11" w:rsidR="00121374" w:rsidP="00121374" w:rsidRDefault="00121374" w14:paraId="5D66A4BC"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Payroll Detail Records (INSERT)</w:t>
            </w:r>
          </w:p>
          <w:p w:rsidRPr="00B67A11" w:rsidR="00121374" w:rsidP="00121374" w:rsidRDefault="00121374" w14:paraId="45CA95A4"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
          <w:p w:rsidRPr="00B67A11" w:rsidR="00121374" w:rsidP="00121374" w:rsidRDefault="00121374" w14:paraId="07DB8A26"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roofErr w:type="spellStart"/>
            <w:r w:rsidRPr="00B67A11">
              <w:rPr>
                <w:rFonts w:ascii="Aptos Mono" w:hAnsi="Aptos Mono" w:eastAsia="MS Mincho" w:cs="Calibri"/>
                <w:sz w:val="18"/>
                <w:szCs w:val="18"/>
              </w:rPr>
              <w:t>DepWDDetail</w:t>
            </w:r>
            <w:proofErr w:type="spellEnd"/>
            <w:r w:rsidRPr="00B67A11">
              <w:rPr>
                <w:rFonts w:ascii="Aptos Mono" w:hAnsi="Aptos Mono" w:eastAsia="MS Mincho" w:cs="Calibri"/>
                <w:sz w:val="18"/>
                <w:szCs w:val="18"/>
              </w:rPr>
              <w:t xml:space="preserve"> (Stored Proc)</w:t>
            </w:r>
          </w:p>
          <w:p w:rsidRPr="00B67A11" w:rsidR="00121374" w:rsidP="00121374" w:rsidRDefault="00121374" w14:paraId="0C4F97EB"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
          <w:p w:rsidRPr="00B67A11" w:rsidR="00121374" w:rsidP="00121374" w:rsidRDefault="00121374" w14:paraId="6483CA1E"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ACH File Generated</w:t>
            </w:r>
          </w:p>
          <w:p w:rsidRPr="00B67A11" w:rsidR="00121374" w:rsidP="00121374" w:rsidRDefault="00121374" w14:paraId="2EEDC022"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
          <w:p w:rsidRPr="00B67A11" w:rsidR="00121374" w:rsidP="00121374" w:rsidRDefault="00121374" w14:paraId="71F0AD05"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Relius XML Generated</w:t>
            </w:r>
          </w:p>
          <w:p w:rsidRPr="00B67A11" w:rsidR="00121374" w:rsidP="00121374" w:rsidRDefault="00121374" w14:paraId="392A7C66"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w:t>
            </w:r>
          </w:p>
          <w:p w:rsidRPr="00B67A11" w:rsidR="00121374" w:rsidP="00121374" w:rsidRDefault="00121374" w14:paraId="2DF317F8" w14:textId="77777777">
            <w:pPr>
              <w:spacing w:after="160" w:line="279" w:lineRule="auto"/>
              <w:ind w:left="720"/>
              <w:rPr>
                <w:rFonts w:ascii="Aptos Mono" w:hAnsi="Aptos Mono" w:eastAsia="MS Mincho" w:cs="Calibri"/>
                <w:sz w:val="18"/>
                <w:szCs w:val="18"/>
              </w:rPr>
            </w:pPr>
            <w:r w:rsidRPr="00B67A11">
              <w:rPr>
                <w:rFonts w:ascii="Aptos Mono" w:hAnsi="Aptos Mono" w:eastAsia="MS Mincho" w:cs="Calibri"/>
                <w:sz w:val="18"/>
                <w:szCs w:val="18"/>
              </w:rPr>
              <w:t xml:space="preserve">                    Operational Stats (UPDATE)</w:t>
            </w:r>
          </w:p>
          <w:p w:rsidRPr="00121374" w:rsidR="00121374" w:rsidP="00B67A11" w:rsidRDefault="00121374" w14:paraId="15FF1328" w14:textId="77777777">
            <w:pPr>
              <w:rPr>
                <w:rFonts w:ascii="Calibri" w:hAnsi="Calibri" w:eastAsia="MS Mincho" w:cs="Calibri"/>
                <w:sz w:val="18"/>
                <w:szCs w:val="18"/>
              </w:rPr>
            </w:pPr>
          </w:p>
        </w:tc>
      </w:tr>
    </w:tbl>
    <w:p w:rsidR="00C92210" w:rsidP="00C92210" w:rsidRDefault="00C92210" w14:paraId="56BDB64B" w14:textId="77777777">
      <w:pPr>
        <w:rPr>
          <w:rFonts w:ascii="Calibri" w:hAnsi="Calibri" w:eastAsia="MS Mincho" w:cs="Calibri"/>
          <w:b/>
          <w:bCs/>
        </w:rPr>
      </w:pPr>
      <w:r>
        <w:rPr>
          <w:rFonts w:ascii="Calibri" w:hAnsi="Calibri" w:eastAsia="MS Mincho" w:cs="Calibri"/>
          <w:b/>
          <w:bCs/>
        </w:rPr>
        <w:t xml:space="preserve">           </w:t>
      </w:r>
    </w:p>
    <w:p w:rsidRPr="00B67A11" w:rsidR="00B67A11" w:rsidP="00C92210" w:rsidRDefault="00B67A11" w14:paraId="7BCC5058" w14:textId="1CF59962">
      <w:pPr>
        <w:rPr>
          <w:rFonts w:ascii="Calibri" w:hAnsi="Calibri" w:eastAsia="MS Mincho" w:cs="Calibri"/>
        </w:rPr>
      </w:pPr>
      <w:r w:rsidRPr="00B67A11">
        <w:rPr>
          <w:rFonts w:ascii="Calibri" w:hAnsi="Calibri" w:eastAsia="MS Mincho" w:cs="Calibri"/>
          <w:b/>
          <w:bCs/>
        </w:rPr>
        <w:t>Key Stored Procedures:</w:t>
      </w:r>
    </w:p>
    <w:tbl>
      <w:tblPr>
        <w:tblW w:w="8722" w:type="dxa"/>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39"/>
        <w:gridCol w:w="5483"/>
      </w:tblGrid>
      <w:tr w:rsidRPr="00B67A11" w:rsidR="00B67A11" w:rsidTr="00C92210" w14:paraId="4D471CC9" w14:textId="77777777">
        <w:tc>
          <w:tcPr>
            <w:tcW w:w="0" w:type="auto"/>
            <w:hideMark/>
          </w:tcPr>
          <w:p w:rsidRPr="00B67A11" w:rsidR="00B67A11" w:rsidP="00B67A11" w:rsidRDefault="00B67A11" w14:paraId="6833342E" w14:textId="77777777">
            <w:pPr>
              <w:rPr>
                <w:rFonts w:ascii="Calibri" w:hAnsi="Calibri" w:eastAsia="MS Mincho" w:cs="Calibri"/>
                <w:b/>
                <w:bCs/>
                <w:sz w:val="20"/>
                <w:szCs w:val="20"/>
              </w:rPr>
            </w:pPr>
            <w:r w:rsidRPr="00B67A11">
              <w:rPr>
                <w:rFonts w:ascii="Calibri" w:hAnsi="Calibri" w:eastAsia="MS Mincho" w:cs="Calibri"/>
                <w:b/>
                <w:bCs/>
                <w:sz w:val="20"/>
                <w:szCs w:val="20"/>
              </w:rPr>
              <w:t>Procedure</w:t>
            </w:r>
          </w:p>
        </w:tc>
        <w:tc>
          <w:tcPr>
            <w:tcW w:w="0" w:type="auto"/>
            <w:hideMark/>
          </w:tcPr>
          <w:p w:rsidRPr="00B67A11" w:rsidR="00B67A11" w:rsidP="00B67A11" w:rsidRDefault="00B67A11" w14:paraId="0F65BE6D" w14:textId="77777777">
            <w:pPr>
              <w:rPr>
                <w:rFonts w:ascii="Calibri" w:hAnsi="Calibri" w:eastAsia="MS Mincho" w:cs="Calibri"/>
                <w:b/>
                <w:bCs/>
                <w:sz w:val="20"/>
                <w:szCs w:val="20"/>
              </w:rPr>
            </w:pPr>
            <w:r w:rsidRPr="00B67A11">
              <w:rPr>
                <w:rFonts w:ascii="Calibri" w:hAnsi="Calibri" w:eastAsia="MS Mincho" w:cs="Calibri"/>
                <w:b/>
                <w:bCs/>
                <w:sz w:val="20"/>
                <w:szCs w:val="20"/>
              </w:rPr>
              <w:t>Purpose</w:t>
            </w:r>
          </w:p>
        </w:tc>
      </w:tr>
      <w:tr w:rsidRPr="00B67A11" w:rsidR="00B67A11" w:rsidTr="00C92210" w14:paraId="088DB415" w14:textId="77777777">
        <w:tc>
          <w:tcPr>
            <w:tcW w:w="0" w:type="auto"/>
            <w:hideMark/>
          </w:tcPr>
          <w:p w:rsidRPr="00B67A11" w:rsidR="00B67A11" w:rsidP="00B67A11" w:rsidRDefault="00B67A11" w14:paraId="3C2825E8" w14:textId="77777777">
            <w:pPr>
              <w:rPr>
                <w:rFonts w:ascii="Calibri" w:hAnsi="Calibri" w:eastAsia="MS Mincho" w:cs="Calibri"/>
                <w:sz w:val="20"/>
                <w:szCs w:val="20"/>
              </w:rPr>
            </w:pPr>
            <w:proofErr w:type="spellStart"/>
            <w:r w:rsidRPr="00B67A11">
              <w:rPr>
                <w:rFonts w:ascii="Calibri" w:hAnsi="Calibri" w:eastAsia="MS Mincho" w:cs="Calibri"/>
                <w:sz w:val="20"/>
                <w:szCs w:val="20"/>
              </w:rPr>
              <w:t>Stata_Save_DepWDDetail</w:t>
            </w:r>
            <w:proofErr w:type="spellEnd"/>
          </w:p>
        </w:tc>
        <w:tc>
          <w:tcPr>
            <w:tcW w:w="0" w:type="auto"/>
            <w:hideMark/>
          </w:tcPr>
          <w:p w:rsidRPr="00B67A11" w:rsidR="00B67A11" w:rsidP="00B67A11" w:rsidRDefault="00B67A11" w14:paraId="6B431BC8" w14:textId="77777777">
            <w:pPr>
              <w:rPr>
                <w:rFonts w:ascii="Calibri" w:hAnsi="Calibri" w:eastAsia="MS Mincho" w:cs="Calibri"/>
                <w:sz w:val="20"/>
                <w:szCs w:val="20"/>
              </w:rPr>
            </w:pPr>
            <w:r w:rsidRPr="00B67A11">
              <w:rPr>
                <w:rFonts w:ascii="Calibri" w:hAnsi="Calibri" w:eastAsia="MS Mincho" w:cs="Calibri"/>
                <w:sz w:val="20"/>
                <w:szCs w:val="20"/>
              </w:rPr>
              <w:t xml:space="preserve">Create/update </w:t>
            </w:r>
            <w:proofErr w:type="spellStart"/>
            <w:r w:rsidRPr="00B67A11">
              <w:rPr>
                <w:rFonts w:ascii="Calibri" w:hAnsi="Calibri" w:eastAsia="MS Mincho" w:cs="Calibri"/>
                <w:sz w:val="20"/>
                <w:szCs w:val="20"/>
              </w:rPr>
              <w:t>DepWDDetail</w:t>
            </w:r>
            <w:proofErr w:type="spellEnd"/>
            <w:r w:rsidRPr="00B67A11">
              <w:rPr>
                <w:rFonts w:ascii="Calibri" w:hAnsi="Calibri" w:eastAsia="MS Mincho" w:cs="Calibri"/>
                <w:sz w:val="20"/>
                <w:szCs w:val="20"/>
              </w:rPr>
              <w:t xml:space="preserve"> in </w:t>
            </w:r>
            <w:proofErr w:type="spellStart"/>
            <w:r w:rsidRPr="00B67A11">
              <w:rPr>
                <w:rFonts w:ascii="Calibri" w:hAnsi="Calibri" w:eastAsia="MS Mincho" w:cs="Calibri"/>
                <w:sz w:val="20"/>
                <w:szCs w:val="20"/>
              </w:rPr>
              <w:t>PlanConnect</w:t>
            </w:r>
            <w:proofErr w:type="spellEnd"/>
            <w:r w:rsidRPr="00B67A11">
              <w:rPr>
                <w:rFonts w:ascii="Calibri" w:hAnsi="Calibri" w:eastAsia="MS Mincho" w:cs="Calibri"/>
                <w:sz w:val="20"/>
                <w:szCs w:val="20"/>
              </w:rPr>
              <w:t xml:space="preserve"> (existing)</w:t>
            </w:r>
          </w:p>
        </w:tc>
      </w:tr>
      <w:tr w:rsidRPr="00B67A11" w:rsidR="00B67A11" w:rsidTr="00C92210" w14:paraId="56FDB742" w14:textId="77777777">
        <w:tc>
          <w:tcPr>
            <w:tcW w:w="0" w:type="auto"/>
            <w:hideMark/>
          </w:tcPr>
          <w:p w:rsidRPr="00B67A11" w:rsidR="00B67A11" w:rsidP="00B67A11" w:rsidRDefault="00B67A11" w14:paraId="3F4236D0"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usp_InsertPendingPayroll</w:t>
            </w:r>
            <w:proofErr w:type="spellEnd"/>
          </w:p>
        </w:tc>
        <w:tc>
          <w:tcPr>
            <w:tcW w:w="0" w:type="auto"/>
            <w:hideMark/>
          </w:tcPr>
          <w:p w:rsidRPr="00B67A11" w:rsidR="00B67A11" w:rsidP="00B67A11" w:rsidRDefault="00B67A11" w14:paraId="6A3D9157" w14:textId="77777777">
            <w:pPr>
              <w:rPr>
                <w:rFonts w:ascii="Calibri" w:hAnsi="Calibri" w:eastAsia="MS Mincho" w:cs="Calibri"/>
                <w:sz w:val="20"/>
                <w:szCs w:val="20"/>
              </w:rPr>
            </w:pPr>
            <w:r w:rsidRPr="00B67A11">
              <w:rPr>
                <w:rFonts w:ascii="Calibri" w:hAnsi="Calibri" w:eastAsia="MS Mincho" w:cs="Calibri"/>
                <w:sz w:val="20"/>
                <w:szCs w:val="20"/>
              </w:rPr>
              <w:t>Insert validated payroll into staging</w:t>
            </w:r>
          </w:p>
        </w:tc>
      </w:tr>
      <w:tr w:rsidRPr="00B67A11" w:rsidR="00B67A11" w:rsidTr="00C92210" w14:paraId="345A66DC" w14:textId="77777777">
        <w:tc>
          <w:tcPr>
            <w:tcW w:w="0" w:type="auto"/>
            <w:hideMark/>
          </w:tcPr>
          <w:p w:rsidRPr="00B67A11" w:rsidR="00B67A11" w:rsidP="00B67A11" w:rsidRDefault="00B67A11" w14:paraId="5E6C3418"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usp_GetPendingPayrollForACH</w:t>
            </w:r>
            <w:proofErr w:type="spellEnd"/>
          </w:p>
        </w:tc>
        <w:tc>
          <w:tcPr>
            <w:tcW w:w="0" w:type="auto"/>
            <w:hideMark/>
          </w:tcPr>
          <w:p w:rsidRPr="00B67A11" w:rsidR="00B67A11" w:rsidP="00B67A11" w:rsidRDefault="00B67A11" w14:paraId="781763BE" w14:textId="77777777">
            <w:pPr>
              <w:rPr>
                <w:rFonts w:ascii="Calibri" w:hAnsi="Calibri" w:eastAsia="MS Mincho" w:cs="Calibri"/>
                <w:sz w:val="20"/>
                <w:szCs w:val="20"/>
              </w:rPr>
            </w:pPr>
            <w:r w:rsidRPr="00B67A11">
              <w:rPr>
                <w:rFonts w:ascii="Calibri" w:hAnsi="Calibri" w:eastAsia="MS Mincho" w:cs="Calibri"/>
                <w:sz w:val="20"/>
                <w:szCs w:val="20"/>
              </w:rPr>
              <w:t>Retrieve payroll ready for ACH generation</w:t>
            </w:r>
          </w:p>
        </w:tc>
      </w:tr>
      <w:tr w:rsidRPr="00B67A11" w:rsidR="00B67A11" w:rsidTr="00C92210" w14:paraId="7BB6672A" w14:textId="77777777">
        <w:tc>
          <w:tcPr>
            <w:tcW w:w="0" w:type="auto"/>
            <w:hideMark/>
          </w:tcPr>
          <w:p w:rsidRPr="00B67A11" w:rsidR="00B67A11" w:rsidP="00B67A11" w:rsidRDefault="00B67A11" w14:paraId="0B28E310"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usp_UpdatePayrollStatus</w:t>
            </w:r>
            <w:proofErr w:type="spellEnd"/>
          </w:p>
        </w:tc>
        <w:tc>
          <w:tcPr>
            <w:tcW w:w="0" w:type="auto"/>
            <w:hideMark/>
          </w:tcPr>
          <w:p w:rsidRPr="00B67A11" w:rsidR="00B67A11" w:rsidP="00B67A11" w:rsidRDefault="00B67A11" w14:paraId="3A9B87D2" w14:textId="77777777">
            <w:pPr>
              <w:rPr>
                <w:rFonts w:ascii="Calibri" w:hAnsi="Calibri" w:eastAsia="MS Mincho" w:cs="Calibri"/>
                <w:sz w:val="20"/>
                <w:szCs w:val="20"/>
              </w:rPr>
            </w:pPr>
            <w:r w:rsidRPr="00B67A11">
              <w:rPr>
                <w:rFonts w:ascii="Calibri" w:hAnsi="Calibri" w:eastAsia="MS Mincho" w:cs="Calibri"/>
                <w:sz w:val="20"/>
                <w:szCs w:val="20"/>
              </w:rPr>
              <w:t>Update processing status</w:t>
            </w:r>
          </w:p>
        </w:tc>
      </w:tr>
      <w:tr w:rsidRPr="00B67A11" w:rsidR="00B67A11" w:rsidTr="00C92210" w14:paraId="41A3D06A" w14:textId="77777777">
        <w:tc>
          <w:tcPr>
            <w:tcW w:w="0" w:type="auto"/>
            <w:hideMark/>
          </w:tcPr>
          <w:p w:rsidRPr="00B67A11" w:rsidR="00B67A11" w:rsidP="00B67A11" w:rsidRDefault="00B67A11" w14:paraId="1FA0BB55"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usp_InsertOperationalStat</w:t>
            </w:r>
            <w:proofErr w:type="spellEnd"/>
          </w:p>
        </w:tc>
        <w:tc>
          <w:tcPr>
            <w:tcW w:w="0" w:type="auto"/>
            <w:hideMark/>
          </w:tcPr>
          <w:p w:rsidRPr="00B67A11" w:rsidR="00B67A11" w:rsidP="00B67A11" w:rsidRDefault="00B67A11" w14:paraId="743F7621" w14:textId="77777777">
            <w:pPr>
              <w:rPr>
                <w:rFonts w:ascii="Calibri" w:hAnsi="Calibri" w:eastAsia="MS Mincho" w:cs="Calibri"/>
                <w:sz w:val="20"/>
                <w:szCs w:val="20"/>
              </w:rPr>
            </w:pPr>
            <w:r w:rsidRPr="00B67A11">
              <w:rPr>
                <w:rFonts w:ascii="Calibri" w:hAnsi="Calibri" w:eastAsia="MS Mincho" w:cs="Calibri"/>
                <w:sz w:val="20"/>
                <w:szCs w:val="20"/>
              </w:rPr>
              <w:t>Record processing metrics</w:t>
            </w:r>
          </w:p>
        </w:tc>
      </w:tr>
      <w:tr w:rsidRPr="00B67A11" w:rsidR="00B67A11" w:rsidTr="00C92210" w14:paraId="63DB58F2" w14:textId="77777777">
        <w:tc>
          <w:tcPr>
            <w:tcW w:w="0" w:type="auto"/>
            <w:hideMark/>
          </w:tcPr>
          <w:p w:rsidRPr="00B67A11" w:rsidR="00B67A11" w:rsidP="00B67A11" w:rsidRDefault="00B67A11" w14:paraId="447F593C"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usp_ValidateClientInfo</w:t>
            </w:r>
            <w:proofErr w:type="spellEnd"/>
          </w:p>
        </w:tc>
        <w:tc>
          <w:tcPr>
            <w:tcW w:w="0" w:type="auto"/>
            <w:hideMark/>
          </w:tcPr>
          <w:p w:rsidRPr="00B67A11" w:rsidR="00B67A11" w:rsidP="00B67A11" w:rsidRDefault="00B67A11" w14:paraId="648F2DC2" w14:textId="77777777">
            <w:pPr>
              <w:rPr>
                <w:rFonts w:ascii="Calibri" w:hAnsi="Calibri" w:eastAsia="MS Mincho" w:cs="Calibri"/>
                <w:sz w:val="20"/>
                <w:szCs w:val="20"/>
              </w:rPr>
            </w:pPr>
            <w:r w:rsidRPr="00B67A11">
              <w:rPr>
                <w:rFonts w:ascii="Calibri" w:hAnsi="Calibri" w:eastAsia="MS Mincho" w:cs="Calibri"/>
                <w:sz w:val="20"/>
                <w:szCs w:val="20"/>
              </w:rPr>
              <w:t>Validate client/plan against master</w:t>
            </w:r>
          </w:p>
        </w:tc>
      </w:tr>
      <w:tr w:rsidRPr="00B67A11" w:rsidR="00B67A11" w:rsidTr="00C92210" w14:paraId="6579F361" w14:textId="77777777">
        <w:tc>
          <w:tcPr>
            <w:tcW w:w="0" w:type="auto"/>
            <w:hideMark/>
          </w:tcPr>
          <w:p w:rsidRPr="00B67A11" w:rsidR="00B67A11" w:rsidP="00B67A11" w:rsidRDefault="00B67A11" w14:paraId="70F02436" w14:textId="77777777">
            <w:pPr>
              <w:rPr>
                <w:rFonts w:ascii="Calibri" w:hAnsi="Calibri" w:eastAsia="MS Mincho" w:cs="Calibri"/>
                <w:sz w:val="20"/>
                <w:szCs w:val="20"/>
              </w:rPr>
            </w:pPr>
            <w:proofErr w:type="spellStart"/>
            <w:r w:rsidRPr="00B67A11">
              <w:rPr>
                <w:rFonts w:ascii="Calibri" w:hAnsi="Calibri" w:eastAsia="MS Mincho" w:cs="Calibri"/>
                <w:sz w:val="20"/>
                <w:szCs w:val="20"/>
              </w:rPr>
              <w:t>usp_GetBusinessCalendar</w:t>
            </w:r>
            <w:proofErr w:type="spellEnd"/>
          </w:p>
        </w:tc>
        <w:tc>
          <w:tcPr>
            <w:tcW w:w="0" w:type="auto"/>
            <w:hideMark/>
          </w:tcPr>
          <w:p w:rsidRPr="00B67A11" w:rsidR="00B67A11" w:rsidP="00B67A11" w:rsidRDefault="00B67A11" w14:paraId="47AA25D3" w14:textId="77777777">
            <w:pPr>
              <w:rPr>
                <w:rFonts w:ascii="Calibri" w:hAnsi="Calibri" w:eastAsia="MS Mincho" w:cs="Calibri"/>
                <w:sz w:val="20"/>
                <w:szCs w:val="20"/>
              </w:rPr>
            </w:pPr>
            <w:r w:rsidRPr="00B67A11">
              <w:rPr>
                <w:rFonts w:ascii="Calibri" w:hAnsi="Calibri" w:eastAsia="MS Mincho" w:cs="Calibri"/>
                <w:sz w:val="20"/>
                <w:szCs w:val="20"/>
              </w:rPr>
              <w:t>Get processing window for date</w:t>
            </w:r>
          </w:p>
        </w:tc>
      </w:tr>
    </w:tbl>
    <w:p w:rsidR="002D1B9A" w:rsidP="002D1B9A" w:rsidRDefault="002D1B9A" w14:paraId="6469D141" w14:textId="77777777">
      <w:bookmarkStart w:name="_Toc220765349" w:id="140"/>
    </w:p>
    <w:p w:rsidR="002D1B9A" w:rsidP="002D1B9A" w:rsidRDefault="002D1B9A" w14:paraId="51C962EC" w14:textId="77777777"/>
    <w:p w:rsidR="002D1B9A" w:rsidP="002D1B9A" w:rsidRDefault="002D1B9A" w14:paraId="299B9FCC" w14:textId="77777777"/>
    <w:p w:rsidR="002D1B9A" w:rsidP="002D1B9A" w:rsidRDefault="002D1B9A" w14:paraId="3BFD5E2D" w14:textId="77777777"/>
    <w:p w:rsidR="002D1B9A" w:rsidP="002D1B9A" w:rsidRDefault="002D1B9A" w14:paraId="241FA8B9" w14:textId="77777777"/>
    <w:p w:rsidR="002D1B9A" w:rsidP="002D1B9A" w:rsidRDefault="002D1B9A" w14:paraId="10957A27" w14:textId="77777777"/>
    <w:p w:rsidRPr="00B67A11" w:rsidR="00B67A11" w:rsidP="00B67A11" w:rsidRDefault="00B67A11" w14:paraId="127AC761" w14:textId="6F3BCE64">
      <w:pPr>
        <w:pStyle w:val="Heading2"/>
      </w:pPr>
      <w:r w:rsidRPr="00B67A11">
        <w:t>6.</w:t>
      </w:r>
      <w:r w:rsidR="009B2C01">
        <w:t>4</w:t>
      </w:r>
      <w:r w:rsidRPr="00B67A11">
        <w:t xml:space="preserve"> S3 Bucket Structure</w:t>
      </w:r>
      <w:bookmarkEnd w:id="140"/>
    </w:p>
    <w:tbl>
      <w:tblPr>
        <w:tblStyle w:val="TableGrid"/>
        <w:tblW w:w="9350" w:type="dxa"/>
        <w:tblInd w:w="607" w:type="dxa"/>
        <w:tblLook w:val="0420" w:firstRow="1" w:lastRow="0" w:firstColumn="0" w:lastColumn="0" w:noHBand="0" w:noVBand="1"/>
      </w:tblPr>
      <w:tblGrid>
        <w:gridCol w:w="3414"/>
        <w:gridCol w:w="2949"/>
        <w:gridCol w:w="2987"/>
      </w:tblGrid>
      <w:tr w:rsidRPr="001546A0" w:rsidR="001546A0" w:rsidTr="00523C5A" w14:paraId="46EF087A" w14:textId="77777777">
        <w:tc>
          <w:tcPr>
            <w:tcW w:w="3414" w:type="dxa"/>
          </w:tcPr>
          <w:p w:rsidRPr="00C92210" w:rsidR="001546A0" w:rsidP="001546A0" w:rsidRDefault="001546A0" w14:paraId="7D9B76C1" w14:textId="5B251519">
            <w:pPr>
              <w:rPr>
                <w:rFonts w:ascii="Calibri" w:hAnsi="Calibri" w:cs="Calibri"/>
                <w:b/>
                <w:bCs/>
              </w:rPr>
            </w:pPr>
            <w:r w:rsidRPr="00C92210">
              <w:rPr>
                <w:rFonts w:ascii="Calibri" w:hAnsi="Calibri" w:cs="Calibri"/>
                <w:b/>
                <w:bCs/>
              </w:rPr>
              <w:t>S3 Path</w:t>
            </w:r>
          </w:p>
        </w:tc>
        <w:tc>
          <w:tcPr>
            <w:tcW w:w="2949" w:type="dxa"/>
          </w:tcPr>
          <w:p w:rsidRPr="00C92210" w:rsidR="001546A0" w:rsidP="001546A0" w:rsidRDefault="001546A0" w14:paraId="5027B7CF" w14:textId="38A745B0">
            <w:pPr>
              <w:rPr>
                <w:rFonts w:ascii="Calibri" w:hAnsi="Calibri" w:cs="Calibri"/>
                <w:b/>
                <w:bCs/>
              </w:rPr>
            </w:pPr>
            <w:r w:rsidRPr="00C92210">
              <w:rPr>
                <w:rFonts w:ascii="Calibri" w:hAnsi="Calibri" w:cs="Calibri"/>
                <w:b/>
                <w:bCs/>
              </w:rPr>
              <w:t>Description</w:t>
            </w:r>
          </w:p>
        </w:tc>
        <w:tc>
          <w:tcPr>
            <w:tcW w:w="2987" w:type="dxa"/>
          </w:tcPr>
          <w:p w:rsidRPr="00C92210" w:rsidR="001546A0" w:rsidP="001546A0" w:rsidRDefault="001546A0" w14:paraId="1EC3570B" w14:textId="0429301B">
            <w:pPr>
              <w:rPr>
                <w:rFonts w:ascii="Calibri" w:hAnsi="Calibri" w:cs="Calibri"/>
                <w:b/>
                <w:bCs/>
              </w:rPr>
            </w:pPr>
            <w:r w:rsidRPr="00C92210">
              <w:rPr>
                <w:rFonts w:ascii="Calibri" w:hAnsi="Calibri" w:cs="Calibri"/>
                <w:b/>
                <w:bCs/>
              </w:rPr>
              <w:t>Example Files</w:t>
            </w:r>
          </w:p>
        </w:tc>
      </w:tr>
      <w:tr w:rsidRPr="001546A0" w:rsidR="001546A0" w:rsidTr="00523C5A" w14:paraId="2949867E" w14:textId="77777777">
        <w:tc>
          <w:tcPr>
            <w:tcW w:w="3414" w:type="dxa"/>
          </w:tcPr>
          <w:p w:rsidRPr="00C92210" w:rsidR="001546A0" w:rsidP="001546A0" w:rsidRDefault="001546A0" w14:paraId="6C0E88B3" w14:textId="1F02D163">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alic-aio-rp-</w:t>
            </w:r>
            <w:r w:rsidRPr="00C92210">
              <w:rPr>
                <w:rFonts w:ascii="Calibri" w:hAnsi="Calibri" w:cs="Calibri"/>
                <w:sz w:val="20"/>
                <w:szCs w:val="20"/>
              </w:rPr>
              <w:t>payroll</w:t>
            </w:r>
            <w:r w:rsidRPr="00C92210" w:rsidR="00523C5A">
              <w:rPr>
                <w:rFonts w:ascii="Calibri" w:hAnsi="Calibri" w:cs="Calibri"/>
                <w:sz w:val="20"/>
                <w:szCs w:val="20"/>
              </w:rPr>
              <w:t>/</w:t>
            </w:r>
            <w:r w:rsidRPr="00C92210">
              <w:rPr>
                <w:rFonts w:ascii="Calibri" w:hAnsi="Calibri" w:cs="Calibri"/>
                <w:sz w:val="20"/>
                <w:szCs w:val="20"/>
              </w:rPr>
              <w:t>dropzone/</w:t>
            </w:r>
          </w:p>
        </w:tc>
        <w:tc>
          <w:tcPr>
            <w:tcW w:w="2949" w:type="dxa"/>
          </w:tcPr>
          <w:p w:rsidRPr="00C92210" w:rsidR="001546A0" w:rsidP="001546A0" w:rsidRDefault="001546A0" w14:paraId="049F195E" w14:textId="53587448">
            <w:pPr>
              <w:rPr>
                <w:rFonts w:ascii="Calibri" w:hAnsi="Calibri" w:cs="Calibri"/>
                <w:sz w:val="20"/>
                <w:szCs w:val="20"/>
              </w:rPr>
            </w:pPr>
            <w:r w:rsidRPr="00C92210">
              <w:rPr>
                <w:rFonts w:ascii="Calibri" w:hAnsi="Calibri" w:cs="Calibri"/>
                <w:sz w:val="20"/>
                <w:szCs w:val="20"/>
              </w:rPr>
              <w:t>Central drop zone for new files</w:t>
            </w:r>
          </w:p>
        </w:tc>
        <w:tc>
          <w:tcPr>
            <w:tcW w:w="2987" w:type="dxa"/>
          </w:tcPr>
          <w:p w:rsidRPr="00C92210" w:rsidR="001546A0" w:rsidP="001546A0" w:rsidRDefault="001546A0" w14:paraId="669CD2A2" w14:textId="77777777">
            <w:pPr>
              <w:rPr>
                <w:rFonts w:ascii="Calibri" w:hAnsi="Calibri" w:cs="Calibri"/>
                <w:sz w:val="20"/>
                <w:szCs w:val="20"/>
              </w:rPr>
            </w:pPr>
          </w:p>
        </w:tc>
      </w:tr>
      <w:tr w:rsidRPr="001546A0" w:rsidR="001546A0" w:rsidTr="00523C5A" w14:paraId="6D6AAF00" w14:textId="77777777">
        <w:tc>
          <w:tcPr>
            <w:tcW w:w="3414" w:type="dxa"/>
          </w:tcPr>
          <w:p w:rsidRPr="00C92210" w:rsidR="001546A0" w:rsidP="001546A0" w:rsidRDefault="001546A0" w14:paraId="443AA5A4" w14:textId="701EB3C9">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aio</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rp</w:t>
            </w:r>
            <w:proofErr w:type="spellEnd"/>
            <w:r w:rsidRPr="00C92210" w:rsidR="00523C5A">
              <w:rPr>
                <w:rFonts w:ascii="Calibri" w:hAnsi="Calibri" w:cs="Calibri"/>
                <w:sz w:val="20"/>
                <w:szCs w:val="20"/>
              </w:rPr>
              <w:t>-</w:t>
            </w:r>
            <w:r w:rsidRPr="00C92210">
              <w:rPr>
                <w:rFonts w:ascii="Calibri" w:hAnsi="Calibri" w:cs="Calibri"/>
                <w:sz w:val="20"/>
                <w:szCs w:val="20"/>
              </w:rPr>
              <w:t>payroll</w:t>
            </w:r>
            <w:r w:rsidRPr="00C92210" w:rsidR="00523C5A">
              <w:rPr>
                <w:rFonts w:ascii="Calibri" w:hAnsi="Calibri" w:cs="Calibri"/>
                <w:sz w:val="20"/>
                <w:szCs w:val="20"/>
              </w:rPr>
              <w:t>/</w:t>
            </w:r>
            <w:proofErr w:type="spellStart"/>
            <w:r w:rsidRPr="00C92210">
              <w:rPr>
                <w:rFonts w:ascii="Calibri" w:hAnsi="Calibri" w:cs="Calibri"/>
                <w:sz w:val="20"/>
                <w:szCs w:val="20"/>
              </w:rPr>
              <w:t>inprogress</w:t>
            </w:r>
            <w:proofErr w:type="spellEnd"/>
            <w:r w:rsidRPr="00C92210">
              <w:rPr>
                <w:rFonts w:ascii="Calibri" w:hAnsi="Calibri" w:cs="Calibri"/>
                <w:sz w:val="20"/>
                <w:szCs w:val="20"/>
              </w:rPr>
              <w:t>/{file-id}/</w:t>
            </w:r>
          </w:p>
        </w:tc>
        <w:tc>
          <w:tcPr>
            <w:tcW w:w="2949" w:type="dxa"/>
          </w:tcPr>
          <w:p w:rsidRPr="00C92210" w:rsidR="001546A0" w:rsidP="001546A0" w:rsidRDefault="001546A0" w14:paraId="18F16CBB" w14:textId="17402C26">
            <w:pPr>
              <w:rPr>
                <w:rFonts w:ascii="Calibri" w:hAnsi="Calibri" w:cs="Calibri"/>
                <w:sz w:val="20"/>
                <w:szCs w:val="20"/>
              </w:rPr>
            </w:pPr>
            <w:r w:rsidRPr="00C92210">
              <w:rPr>
                <w:rFonts w:ascii="Calibri" w:hAnsi="Calibri" w:cs="Calibri"/>
                <w:sz w:val="20"/>
                <w:szCs w:val="20"/>
              </w:rPr>
              <w:t>Files currently being processed</w:t>
            </w:r>
          </w:p>
        </w:tc>
        <w:tc>
          <w:tcPr>
            <w:tcW w:w="2987" w:type="dxa"/>
          </w:tcPr>
          <w:p w:rsidRPr="00C92210" w:rsidR="001546A0" w:rsidP="001546A0" w:rsidRDefault="001546A0" w14:paraId="00E507D9" w14:textId="77777777">
            <w:pPr>
              <w:rPr>
                <w:rFonts w:ascii="Calibri" w:hAnsi="Calibri" w:cs="Calibri"/>
                <w:sz w:val="20"/>
                <w:szCs w:val="20"/>
              </w:rPr>
            </w:pPr>
          </w:p>
        </w:tc>
      </w:tr>
      <w:tr w:rsidRPr="001546A0" w:rsidR="001546A0" w:rsidTr="00523C5A" w14:paraId="2F561CF9" w14:textId="77777777">
        <w:tc>
          <w:tcPr>
            <w:tcW w:w="3414" w:type="dxa"/>
          </w:tcPr>
          <w:p w:rsidRPr="00C92210" w:rsidR="001546A0" w:rsidP="001546A0" w:rsidRDefault="001546A0" w14:paraId="75F56D69" w14:textId="31DD9A78">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alic-aio-rp</w:t>
            </w:r>
            <w:proofErr w:type="spellEnd"/>
            <w:r w:rsidRPr="00C92210" w:rsidR="00523C5A">
              <w:rPr>
                <w:rFonts w:ascii="Calibri" w:hAnsi="Calibri" w:cs="Calibri"/>
                <w:sz w:val="20"/>
                <w:szCs w:val="20"/>
              </w:rPr>
              <w:t xml:space="preserve"> -</w:t>
            </w:r>
            <w:r w:rsidRPr="00C92210">
              <w:rPr>
                <w:rFonts w:ascii="Calibri" w:hAnsi="Calibri" w:cs="Calibri"/>
                <w:sz w:val="20"/>
                <w:szCs w:val="20"/>
              </w:rPr>
              <w:t>payroll</w:t>
            </w:r>
            <w:r w:rsidRPr="00C92210" w:rsidR="00523C5A">
              <w:rPr>
                <w:rFonts w:ascii="Calibri" w:hAnsi="Calibri" w:cs="Calibri"/>
                <w:sz w:val="20"/>
                <w:szCs w:val="20"/>
              </w:rPr>
              <w:t>/validated/</w:t>
            </w:r>
            <w:r w:rsidRPr="00C92210">
              <w:rPr>
                <w:rFonts w:ascii="Calibri" w:hAnsi="Calibri" w:cs="Calibri"/>
                <w:sz w:val="20"/>
                <w:szCs w:val="20"/>
              </w:rPr>
              <w:t>file-id}/</w:t>
            </w:r>
          </w:p>
        </w:tc>
        <w:tc>
          <w:tcPr>
            <w:tcW w:w="2949" w:type="dxa"/>
          </w:tcPr>
          <w:p w:rsidRPr="00C92210" w:rsidR="001546A0" w:rsidP="001546A0" w:rsidRDefault="001546A0" w14:paraId="637348AF" w14:textId="0EDE3E68">
            <w:pPr>
              <w:rPr>
                <w:rFonts w:ascii="Calibri" w:hAnsi="Calibri" w:cs="Calibri"/>
                <w:sz w:val="20"/>
                <w:szCs w:val="20"/>
              </w:rPr>
            </w:pPr>
            <w:r w:rsidRPr="00C92210">
              <w:rPr>
                <w:rFonts w:ascii="Calibri" w:hAnsi="Calibri" w:cs="Calibri"/>
                <w:sz w:val="20"/>
                <w:szCs w:val="20"/>
              </w:rPr>
              <w:t>Files that passed validation</w:t>
            </w:r>
          </w:p>
        </w:tc>
        <w:tc>
          <w:tcPr>
            <w:tcW w:w="2987" w:type="dxa"/>
          </w:tcPr>
          <w:p w:rsidRPr="00C92210" w:rsidR="001546A0" w:rsidP="001546A0" w:rsidRDefault="001546A0" w14:paraId="58B83F02" w14:textId="77777777">
            <w:pPr>
              <w:rPr>
                <w:rFonts w:ascii="Calibri" w:hAnsi="Calibri" w:cs="Calibri"/>
                <w:sz w:val="20"/>
                <w:szCs w:val="20"/>
              </w:rPr>
            </w:pPr>
          </w:p>
        </w:tc>
      </w:tr>
      <w:tr w:rsidRPr="001546A0" w:rsidR="001546A0" w:rsidTr="00523C5A" w14:paraId="10824DAF" w14:textId="77777777">
        <w:tc>
          <w:tcPr>
            <w:tcW w:w="3414" w:type="dxa"/>
          </w:tcPr>
          <w:p w:rsidRPr="00C92210" w:rsidR="001546A0" w:rsidP="001546A0" w:rsidRDefault="001546A0" w14:paraId="4D208696" w14:textId="54790878">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alic-aio-rp</w:t>
            </w:r>
            <w:proofErr w:type="spellEnd"/>
            <w:r w:rsidRPr="00C92210" w:rsidR="00523C5A">
              <w:rPr>
                <w:rFonts w:ascii="Calibri" w:hAnsi="Calibri" w:cs="Calibri"/>
                <w:sz w:val="20"/>
                <w:szCs w:val="20"/>
              </w:rPr>
              <w:t xml:space="preserve"> -</w:t>
            </w:r>
            <w:r w:rsidRPr="00C92210">
              <w:rPr>
                <w:rFonts w:ascii="Calibri" w:hAnsi="Calibri" w:cs="Calibri"/>
                <w:sz w:val="20"/>
                <w:szCs w:val="20"/>
              </w:rPr>
              <w:t>payroll</w:t>
            </w:r>
            <w:r w:rsidRPr="00C92210" w:rsidR="00523C5A">
              <w:rPr>
                <w:rFonts w:ascii="Calibri" w:hAnsi="Calibri" w:cs="Calibri"/>
                <w:sz w:val="20"/>
                <w:szCs w:val="20"/>
              </w:rPr>
              <w:t>/</w:t>
            </w:r>
            <w:r w:rsidRPr="00C92210">
              <w:rPr>
                <w:rFonts w:ascii="Calibri" w:hAnsi="Calibri" w:cs="Calibri"/>
                <w:sz w:val="20"/>
                <w:szCs w:val="20"/>
              </w:rPr>
              <w:t>failed/{file-id}/</w:t>
            </w:r>
          </w:p>
        </w:tc>
        <w:tc>
          <w:tcPr>
            <w:tcW w:w="2949" w:type="dxa"/>
          </w:tcPr>
          <w:p w:rsidRPr="00C92210" w:rsidR="001546A0" w:rsidP="001546A0" w:rsidRDefault="001546A0" w14:paraId="73D814D6" w14:textId="5D349F20">
            <w:pPr>
              <w:rPr>
                <w:rFonts w:ascii="Calibri" w:hAnsi="Calibri" w:cs="Calibri"/>
                <w:sz w:val="20"/>
                <w:szCs w:val="20"/>
              </w:rPr>
            </w:pPr>
            <w:r w:rsidRPr="00C92210">
              <w:rPr>
                <w:rFonts w:ascii="Calibri" w:hAnsi="Calibri" w:cs="Calibri"/>
                <w:sz w:val="20"/>
                <w:szCs w:val="20"/>
              </w:rPr>
              <w:t>Files that failed (for review)</w:t>
            </w:r>
          </w:p>
        </w:tc>
        <w:tc>
          <w:tcPr>
            <w:tcW w:w="2987" w:type="dxa"/>
          </w:tcPr>
          <w:p w:rsidRPr="00C92210" w:rsidR="001546A0" w:rsidP="001546A0" w:rsidRDefault="001546A0" w14:paraId="43A4489B" w14:textId="77777777">
            <w:pPr>
              <w:rPr>
                <w:rFonts w:ascii="Calibri" w:hAnsi="Calibri" w:cs="Calibri"/>
                <w:sz w:val="20"/>
                <w:szCs w:val="20"/>
              </w:rPr>
            </w:pPr>
          </w:p>
        </w:tc>
      </w:tr>
      <w:tr w:rsidRPr="001546A0" w:rsidR="001546A0" w:rsidTr="00523C5A" w14:paraId="3087B219" w14:textId="77777777">
        <w:tc>
          <w:tcPr>
            <w:tcW w:w="3414" w:type="dxa"/>
          </w:tcPr>
          <w:p w:rsidRPr="00C92210" w:rsidR="001546A0" w:rsidP="001546A0" w:rsidRDefault="001546A0" w14:paraId="72C45C20" w14:textId="2CA24CE9">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aio</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rp</w:t>
            </w:r>
            <w:proofErr w:type="spellEnd"/>
            <w:r w:rsidRPr="00C92210" w:rsidR="00523C5A">
              <w:rPr>
                <w:rFonts w:ascii="Calibri" w:hAnsi="Calibri" w:cs="Calibri"/>
                <w:sz w:val="20"/>
                <w:szCs w:val="20"/>
              </w:rPr>
              <w:t>-</w:t>
            </w:r>
            <w:r w:rsidRPr="00C92210">
              <w:rPr>
                <w:rFonts w:ascii="Calibri" w:hAnsi="Calibri" w:cs="Calibri"/>
                <w:sz w:val="20"/>
                <w:szCs w:val="20"/>
              </w:rPr>
              <w:t>payroll</w:t>
            </w:r>
            <w:r w:rsidRPr="00C92210" w:rsidR="00523C5A">
              <w:rPr>
                <w:rFonts w:ascii="Calibri" w:hAnsi="Calibri" w:cs="Calibri"/>
                <w:sz w:val="20"/>
                <w:szCs w:val="20"/>
              </w:rPr>
              <w:t>/</w:t>
            </w:r>
            <w:r w:rsidRPr="00C92210">
              <w:rPr>
                <w:rFonts w:ascii="Calibri" w:hAnsi="Calibri" w:cs="Calibri"/>
                <w:sz w:val="20"/>
                <w:szCs w:val="20"/>
              </w:rPr>
              <w:t>structured/{file-id}.</w:t>
            </w:r>
            <w:proofErr w:type="spellStart"/>
            <w:r w:rsidRPr="00C92210">
              <w:rPr>
                <w:rFonts w:ascii="Calibri" w:hAnsi="Calibri" w:cs="Calibri"/>
                <w:sz w:val="20"/>
                <w:szCs w:val="20"/>
              </w:rPr>
              <w:t>json</w:t>
            </w:r>
            <w:proofErr w:type="spellEnd"/>
          </w:p>
        </w:tc>
        <w:tc>
          <w:tcPr>
            <w:tcW w:w="2949" w:type="dxa"/>
          </w:tcPr>
          <w:p w:rsidRPr="00C92210" w:rsidR="001546A0" w:rsidP="001546A0" w:rsidRDefault="001546A0" w14:paraId="720F2637" w14:textId="7B57E4F3">
            <w:pPr>
              <w:rPr>
                <w:rFonts w:ascii="Calibri" w:hAnsi="Calibri" w:cs="Calibri"/>
                <w:sz w:val="20"/>
                <w:szCs w:val="20"/>
              </w:rPr>
            </w:pPr>
            <w:r w:rsidRPr="00C92210">
              <w:rPr>
                <w:rFonts w:ascii="Calibri" w:hAnsi="Calibri" w:cs="Calibri"/>
                <w:sz w:val="20"/>
                <w:szCs w:val="20"/>
              </w:rPr>
              <w:t>Parsed JSON payloads</w:t>
            </w:r>
          </w:p>
        </w:tc>
        <w:tc>
          <w:tcPr>
            <w:tcW w:w="2987" w:type="dxa"/>
          </w:tcPr>
          <w:p w:rsidRPr="00C92210" w:rsidR="001546A0" w:rsidP="001546A0" w:rsidRDefault="001546A0" w14:paraId="4A3A1014" w14:textId="77777777">
            <w:pPr>
              <w:rPr>
                <w:rFonts w:ascii="Calibri" w:hAnsi="Calibri" w:cs="Calibri"/>
                <w:sz w:val="20"/>
                <w:szCs w:val="20"/>
              </w:rPr>
            </w:pPr>
          </w:p>
        </w:tc>
      </w:tr>
      <w:tr w:rsidRPr="001546A0" w:rsidR="001546A0" w:rsidTr="00523C5A" w14:paraId="719DAA4C" w14:textId="77777777">
        <w:tc>
          <w:tcPr>
            <w:tcW w:w="3414" w:type="dxa"/>
          </w:tcPr>
          <w:p w:rsidRPr="00C92210" w:rsidR="001546A0" w:rsidP="001546A0" w:rsidRDefault="001546A0" w14:paraId="64663BF3" w14:textId="5F65FECF">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aio</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rp</w:t>
            </w:r>
            <w:proofErr w:type="spellEnd"/>
            <w:r w:rsidRPr="00C92210" w:rsidR="00523C5A">
              <w:rPr>
                <w:rFonts w:ascii="Calibri" w:hAnsi="Calibri" w:cs="Calibri"/>
                <w:sz w:val="20"/>
                <w:szCs w:val="20"/>
              </w:rPr>
              <w:t>-</w:t>
            </w:r>
            <w:r w:rsidRPr="00C92210">
              <w:rPr>
                <w:rFonts w:ascii="Calibri" w:hAnsi="Calibri" w:cs="Calibri"/>
                <w:sz w:val="20"/>
                <w:szCs w:val="20"/>
              </w:rPr>
              <w:t>payroll</w:t>
            </w:r>
            <w:r w:rsidRPr="00C92210" w:rsidR="00523C5A">
              <w:rPr>
                <w:rFonts w:ascii="Calibri" w:hAnsi="Calibri" w:cs="Calibri"/>
                <w:sz w:val="20"/>
                <w:szCs w:val="20"/>
              </w:rPr>
              <w:t>/</w:t>
            </w:r>
            <w:r w:rsidRPr="00C92210">
              <w:rPr>
                <w:rFonts w:ascii="Calibri" w:hAnsi="Calibri" w:cs="Calibri"/>
                <w:sz w:val="20"/>
                <w:szCs w:val="20"/>
              </w:rPr>
              <w:t>output/{</w:t>
            </w:r>
            <w:proofErr w:type="spellStart"/>
            <w:r w:rsidRPr="00C92210">
              <w:rPr>
                <w:rFonts w:ascii="Calibri" w:hAnsi="Calibri" w:cs="Calibri"/>
                <w:sz w:val="20"/>
                <w:szCs w:val="20"/>
              </w:rPr>
              <w:t>planid</w:t>
            </w:r>
            <w:proofErr w:type="spellEnd"/>
            <w:r w:rsidRPr="00C92210">
              <w:rPr>
                <w:rFonts w:ascii="Calibri" w:hAnsi="Calibri" w:cs="Calibri"/>
                <w:sz w:val="20"/>
                <w:szCs w:val="20"/>
              </w:rPr>
              <w:t>}/{date}/</w:t>
            </w:r>
          </w:p>
        </w:tc>
        <w:tc>
          <w:tcPr>
            <w:tcW w:w="2949" w:type="dxa"/>
          </w:tcPr>
          <w:p w:rsidRPr="00C92210" w:rsidR="001546A0" w:rsidP="001546A0" w:rsidRDefault="001546A0" w14:paraId="4116C9D2" w14:textId="010C8513">
            <w:pPr>
              <w:rPr>
                <w:rFonts w:ascii="Calibri" w:hAnsi="Calibri" w:cs="Calibri"/>
                <w:sz w:val="20"/>
                <w:szCs w:val="20"/>
              </w:rPr>
            </w:pPr>
            <w:r w:rsidRPr="00C92210">
              <w:rPr>
                <w:rFonts w:ascii="Calibri" w:hAnsi="Calibri" w:cs="Calibri"/>
                <w:sz w:val="20"/>
                <w:szCs w:val="20"/>
              </w:rPr>
              <w:t>Generated output files</w:t>
            </w:r>
          </w:p>
        </w:tc>
        <w:tc>
          <w:tcPr>
            <w:tcW w:w="2987" w:type="dxa"/>
          </w:tcPr>
          <w:p w:rsidRPr="00C92210" w:rsidR="001546A0" w:rsidP="001546A0" w:rsidRDefault="001546A0" w14:paraId="22495063" w14:textId="5859E04D">
            <w:pPr>
              <w:rPr>
                <w:rFonts w:ascii="Calibri" w:hAnsi="Calibri" w:cs="Calibri"/>
                <w:sz w:val="20"/>
                <w:szCs w:val="20"/>
              </w:rPr>
            </w:pPr>
            <w:r w:rsidRPr="00C92210">
              <w:rPr>
                <w:rFonts w:ascii="Calibri" w:hAnsi="Calibri" w:cs="Calibri"/>
                <w:sz w:val="20"/>
                <w:szCs w:val="20"/>
              </w:rPr>
              <w:t xml:space="preserve">PayrollALL.csv, </w:t>
            </w:r>
            <w:commentRangeStart w:id="141"/>
            <w:commentRangeStart w:id="142"/>
            <w:r w:rsidRPr="00C92210">
              <w:rPr>
                <w:rFonts w:ascii="Calibri" w:hAnsi="Calibri" w:cs="Calibri"/>
                <w:sz w:val="20"/>
                <w:szCs w:val="20"/>
              </w:rPr>
              <w:t>Issues.csv, BadSSN.csv, Warnings.csv</w:t>
            </w:r>
            <w:commentRangeEnd w:id="141"/>
            <w:r w:rsidRPr="00C92210">
              <w:rPr>
                <w:rStyle w:val="CommentReference"/>
                <w:rFonts w:ascii="Calibri" w:hAnsi="Calibri" w:cs="Calibri"/>
                <w:sz w:val="20"/>
                <w:szCs w:val="20"/>
              </w:rPr>
              <w:commentReference w:id="141"/>
            </w:r>
            <w:commentRangeEnd w:id="142"/>
            <w:r>
              <w:rPr>
                <w:rStyle w:val="CommentReference"/>
              </w:rPr>
              <w:commentReference w:id="142"/>
            </w:r>
          </w:p>
        </w:tc>
      </w:tr>
      <w:tr w:rsidRPr="001546A0" w:rsidR="001546A0" w:rsidTr="00523C5A" w14:paraId="1843828A" w14:textId="77777777">
        <w:tc>
          <w:tcPr>
            <w:tcW w:w="3414" w:type="dxa"/>
          </w:tcPr>
          <w:p w:rsidRPr="00C92210" w:rsidR="001546A0" w:rsidP="001546A0" w:rsidRDefault="001546A0" w14:paraId="079F2502" w14:textId="12136C33">
            <w:pPr>
              <w:rPr>
                <w:rFonts w:ascii="Calibri" w:hAnsi="Calibri" w:cs="Calibri"/>
                <w:sz w:val="20"/>
                <w:szCs w:val="20"/>
              </w:rPr>
            </w:pPr>
            <w:r w:rsidRPr="00C92210">
              <w:rPr>
                <w:rFonts w:ascii="Calibri" w:hAnsi="Calibri" w:cs="Calibri"/>
                <w:sz w:val="20"/>
                <w:szCs w:val="20"/>
              </w:rPr>
              <w:t>s3://</w:t>
            </w:r>
            <w:r w:rsidRPr="00C92210" w:rsidR="00523C5A">
              <w:rPr>
                <w:rFonts w:ascii="Calibri" w:hAnsi="Calibri" w:cs="Calibri"/>
                <w:sz w:val="20"/>
                <w:szCs w:val="20"/>
              </w:rPr>
              <w:t xml:space="preserve"> </w:t>
            </w:r>
            <w:proofErr w:type="spellStart"/>
            <w:r w:rsidRPr="00C92210" w:rsidR="00523C5A">
              <w:rPr>
                <w:rFonts w:ascii="Calibri" w:hAnsi="Calibri" w:cs="Calibri"/>
                <w:sz w:val="20"/>
                <w:szCs w:val="20"/>
              </w:rPr>
              <w:t>alic</w:t>
            </w:r>
            <w:proofErr w:type="spellEnd"/>
            <w:r w:rsidRPr="00C92210" w:rsidR="00523C5A">
              <w:rPr>
                <w:rFonts w:ascii="Calibri" w:hAnsi="Calibri" w:cs="Calibri"/>
                <w:sz w:val="20"/>
                <w:szCs w:val="20"/>
              </w:rPr>
              <w:t>-</w:t>
            </w:r>
            <w:proofErr w:type="spellStart"/>
            <w:r w:rsidRPr="00C92210" w:rsidR="00523C5A">
              <w:rPr>
                <w:rFonts w:ascii="Calibri" w:hAnsi="Calibri" w:cs="Calibri"/>
                <w:sz w:val="20"/>
                <w:szCs w:val="20"/>
              </w:rPr>
              <w:t>aio</w:t>
            </w:r>
            <w:proofErr w:type="spellEnd"/>
            <w:r w:rsidRPr="00C92210" w:rsidR="00523C5A">
              <w:rPr>
                <w:rFonts w:ascii="Calibri" w:hAnsi="Calibri" w:cs="Calibri"/>
                <w:sz w:val="20"/>
                <w:szCs w:val="20"/>
              </w:rPr>
              <w:t>-</w:t>
            </w:r>
            <w:r w:rsidRPr="00C92210">
              <w:rPr>
                <w:rFonts w:ascii="Calibri" w:hAnsi="Calibri" w:cs="Calibri"/>
                <w:sz w:val="20"/>
                <w:szCs w:val="20"/>
              </w:rPr>
              <w:t>payroll</w:t>
            </w:r>
            <w:r w:rsidRPr="00C92210" w:rsidR="00523C5A">
              <w:rPr>
                <w:rFonts w:ascii="Calibri" w:hAnsi="Calibri" w:cs="Calibri"/>
                <w:sz w:val="20"/>
                <w:szCs w:val="20"/>
              </w:rPr>
              <w:t>/</w:t>
            </w:r>
            <w:proofErr w:type="gramStart"/>
            <w:r w:rsidRPr="00C92210">
              <w:rPr>
                <w:rFonts w:ascii="Calibri" w:hAnsi="Calibri" w:cs="Calibri"/>
                <w:sz w:val="20"/>
                <w:szCs w:val="20"/>
              </w:rPr>
              <w:t>archive/{year}/{</w:t>
            </w:r>
            <w:proofErr w:type="gramEnd"/>
            <w:r w:rsidRPr="00C92210">
              <w:rPr>
                <w:rFonts w:ascii="Calibri" w:hAnsi="Calibri" w:cs="Calibri"/>
                <w:sz w:val="20"/>
                <w:szCs w:val="20"/>
              </w:rPr>
              <w:t>month}/</w:t>
            </w:r>
          </w:p>
        </w:tc>
        <w:tc>
          <w:tcPr>
            <w:tcW w:w="2949" w:type="dxa"/>
          </w:tcPr>
          <w:p w:rsidRPr="00C92210" w:rsidR="001546A0" w:rsidP="001546A0" w:rsidRDefault="001546A0" w14:paraId="7F5B624A" w14:textId="4C49857B">
            <w:pPr>
              <w:rPr>
                <w:rFonts w:ascii="Calibri" w:hAnsi="Calibri" w:cs="Calibri"/>
                <w:sz w:val="20"/>
                <w:szCs w:val="20"/>
              </w:rPr>
            </w:pPr>
            <w:r w:rsidRPr="00C92210">
              <w:rPr>
                <w:rFonts w:ascii="Calibri" w:hAnsi="Calibri" w:cs="Calibri"/>
                <w:sz w:val="20"/>
                <w:szCs w:val="20"/>
              </w:rPr>
              <w:t>Long-term archive</w:t>
            </w:r>
          </w:p>
        </w:tc>
        <w:tc>
          <w:tcPr>
            <w:tcW w:w="2987" w:type="dxa"/>
          </w:tcPr>
          <w:p w:rsidRPr="00C92210" w:rsidR="001546A0" w:rsidP="001546A0" w:rsidRDefault="001546A0" w14:paraId="6FD6A34C" w14:textId="77777777">
            <w:pPr>
              <w:rPr>
                <w:rFonts w:ascii="Calibri" w:hAnsi="Calibri" w:cs="Calibri"/>
                <w:sz w:val="20"/>
                <w:szCs w:val="20"/>
              </w:rPr>
            </w:pPr>
          </w:p>
        </w:tc>
      </w:tr>
    </w:tbl>
    <w:p w:rsidR="00C92210" w:rsidP="00B67A11" w:rsidRDefault="00C92210" w14:paraId="36992780" w14:textId="77777777">
      <w:pPr>
        <w:rPr>
          <w:rFonts w:ascii="Calibri" w:hAnsi="Calibri" w:eastAsia="MS Mincho" w:cs="Calibri"/>
          <w:b/>
          <w:bCs/>
        </w:rPr>
      </w:pPr>
    </w:p>
    <w:p w:rsidRPr="00B67A11" w:rsidR="00B67A11" w:rsidP="00B67A11" w:rsidRDefault="00B67A11" w14:paraId="069AE60C" w14:textId="77C408F9">
      <w:pPr>
        <w:rPr>
          <w:rFonts w:ascii="Calibri" w:hAnsi="Calibri" w:eastAsia="MS Mincho" w:cs="Calibri"/>
        </w:rPr>
      </w:pPr>
      <w:r w:rsidRPr="00B67A11">
        <w:rPr>
          <w:rFonts w:ascii="Calibri" w:hAnsi="Calibri" w:eastAsia="MS Mincho" w:cs="Calibri"/>
          <w:b/>
          <w:bCs/>
        </w:rPr>
        <w:t>File State Transitions:</w:t>
      </w:r>
    </w:p>
    <w:p w:rsidRPr="00B67A11" w:rsidR="00B67A11" w:rsidP="00542763" w:rsidRDefault="00B67A11" w14:paraId="7F781879" w14:textId="77777777">
      <w:pPr>
        <w:numPr>
          <w:ilvl w:val="0"/>
          <w:numId w:val="34"/>
        </w:numPr>
        <w:rPr>
          <w:rFonts w:ascii="Calibri" w:hAnsi="Calibri" w:eastAsia="MS Mincho" w:cs="Calibri"/>
          <w:sz w:val="22"/>
          <w:szCs w:val="22"/>
        </w:rPr>
      </w:pPr>
      <w:r w:rsidRPr="00B67A11">
        <w:rPr>
          <w:rFonts w:ascii="Calibri" w:hAnsi="Calibri" w:eastAsia="MS Mincho" w:cs="Calibri"/>
          <w:sz w:val="22"/>
          <w:szCs w:val="22"/>
        </w:rPr>
        <w:t>Drop Zone → In Progress (on discovery)</w:t>
      </w:r>
    </w:p>
    <w:p w:rsidRPr="00B67A11" w:rsidR="00B67A11" w:rsidP="00542763" w:rsidRDefault="00B67A11" w14:paraId="3D4FCA0D" w14:textId="77777777">
      <w:pPr>
        <w:numPr>
          <w:ilvl w:val="0"/>
          <w:numId w:val="34"/>
        </w:numPr>
        <w:rPr>
          <w:rFonts w:ascii="Calibri" w:hAnsi="Calibri" w:eastAsia="MS Mincho" w:cs="Calibri"/>
          <w:sz w:val="22"/>
          <w:szCs w:val="22"/>
        </w:rPr>
      </w:pPr>
      <w:r w:rsidRPr="00B67A11">
        <w:rPr>
          <w:rFonts w:ascii="Calibri" w:hAnsi="Calibri" w:eastAsia="MS Mincho" w:cs="Calibri"/>
          <w:sz w:val="22"/>
          <w:szCs w:val="22"/>
        </w:rPr>
        <w:t>In Progress → Validated (on successful validation)</w:t>
      </w:r>
    </w:p>
    <w:p w:rsidRPr="00B67A11" w:rsidR="00B67A11" w:rsidP="00542763" w:rsidRDefault="00B67A11" w14:paraId="3907245F" w14:textId="77777777">
      <w:pPr>
        <w:numPr>
          <w:ilvl w:val="0"/>
          <w:numId w:val="34"/>
        </w:numPr>
        <w:rPr>
          <w:rFonts w:ascii="Calibri" w:hAnsi="Calibri" w:eastAsia="MS Mincho" w:cs="Calibri"/>
          <w:sz w:val="22"/>
          <w:szCs w:val="22"/>
        </w:rPr>
      </w:pPr>
      <w:r w:rsidRPr="00B67A11">
        <w:rPr>
          <w:rFonts w:ascii="Calibri" w:hAnsi="Calibri" w:eastAsia="MS Mincho" w:cs="Calibri"/>
          <w:sz w:val="22"/>
          <w:szCs w:val="22"/>
        </w:rPr>
        <w:t>In Progress → Failed (on validation failure)</w:t>
      </w:r>
    </w:p>
    <w:p w:rsidRPr="00B67A11" w:rsidR="00B67A11" w:rsidP="00542763" w:rsidRDefault="00B67A11" w14:paraId="620B2D92" w14:textId="77777777">
      <w:pPr>
        <w:numPr>
          <w:ilvl w:val="0"/>
          <w:numId w:val="34"/>
        </w:numPr>
        <w:rPr>
          <w:rFonts w:ascii="Calibri" w:hAnsi="Calibri" w:eastAsia="MS Mincho" w:cs="Calibri"/>
          <w:sz w:val="22"/>
          <w:szCs w:val="22"/>
        </w:rPr>
      </w:pPr>
      <w:r w:rsidRPr="00B67A11">
        <w:rPr>
          <w:rFonts w:ascii="Calibri" w:hAnsi="Calibri" w:eastAsia="MS Mincho" w:cs="Calibri"/>
          <w:sz w:val="22"/>
          <w:szCs w:val="22"/>
        </w:rPr>
        <w:t>Validated → Output (after ACH/XML generation)</w:t>
      </w:r>
    </w:p>
    <w:p w:rsidR="00B67A11" w:rsidP="00542763" w:rsidRDefault="00B67A11" w14:paraId="61E02ACE" w14:textId="77777777">
      <w:pPr>
        <w:numPr>
          <w:ilvl w:val="0"/>
          <w:numId w:val="34"/>
        </w:numPr>
        <w:rPr>
          <w:rFonts w:ascii="Calibri" w:hAnsi="Calibri" w:eastAsia="MS Mincho" w:cs="Calibri"/>
          <w:sz w:val="22"/>
          <w:szCs w:val="22"/>
        </w:rPr>
      </w:pPr>
      <w:r w:rsidRPr="00B67A11">
        <w:rPr>
          <w:rFonts w:ascii="Calibri" w:hAnsi="Calibri" w:eastAsia="MS Mincho" w:cs="Calibri"/>
          <w:sz w:val="22"/>
          <w:szCs w:val="22"/>
        </w:rPr>
        <w:t>Output → Archive (after processing complete)</w:t>
      </w:r>
    </w:p>
    <w:p w:rsidR="00C92210" w:rsidP="00C92210" w:rsidRDefault="00C92210" w14:paraId="64B60A12" w14:textId="77777777">
      <w:pPr>
        <w:rPr>
          <w:rFonts w:ascii="Calibri" w:hAnsi="Calibri" w:eastAsia="MS Mincho" w:cs="Calibri"/>
          <w:sz w:val="22"/>
          <w:szCs w:val="22"/>
        </w:rPr>
      </w:pPr>
    </w:p>
    <w:p w:rsidR="00C92210" w:rsidP="00C92210" w:rsidRDefault="00C92210" w14:paraId="2F45F4FA" w14:textId="77777777">
      <w:pPr>
        <w:rPr>
          <w:rFonts w:ascii="Calibri" w:hAnsi="Calibri" w:eastAsia="MS Mincho" w:cs="Calibri"/>
          <w:sz w:val="22"/>
          <w:szCs w:val="22"/>
        </w:rPr>
      </w:pPr>
    </w:p>
    <w:p w:rsidR="00C92210" w:rsidP="00C92210" w:rsidRDefault="00C92210" w14:paraId="3B5A48F5" w14:textId="77777777">
      <w:pPr>
        <w:rPr>
          <w:rFonts w:ascii="Calibri" w:hAnsi="Calibri" w:eastAsia="MS Mincho" w:cs="Calibri"/>
          <w:sz w:val="22"/>
          <w:szCs w:val="22"/>
        </w:rPr>
      </w:pPr>
    </w:p>
    <w:p w:rsidR="008B7865" w:rsidP="00C92210" w:rsidRDefault="008B7865" w14:paraId="01143CBD" w14:textId="77777777">
      <w:pPr>
        <w:rPr>
          <w:rFonts w:ascii="Calibri" w:hAnsi="Calibri" w:eastAsia="MS Mincho" w:cs="Calibri"/>
          <w:sz w:val="22"/>
          <w:szCs w:val="22"/>
        </w:rPr>
      </w:pPr>
    </w:p>
    <w:p w:rsidR="008B7865" w:rsidP="00C92210" w:rsidRDefault="008B7865" w14:paraId="1DBBB280" w14:textId="77777777">
      <w:pPr>
        <w:rPr>
          <w:rFonts w:ascii="Calibri" w:hAnsi="Calibri" w:eastAsia="MS Mincho" w:cs="Calibri"/>
          <w:sz w:val="22"/>
          <w:szCs w:val="22"/>
        </w:rPr>
      </w:pPr>
    </w:p>
    <w:p w:rsidR="008B7865" w:rsidP="00C92210" w:rsidRDefault="008B7865" w14:paraId="583EBE54" w14:textId="77777777">
      <w:pPr>
        <w:rPr>
          <w:rFonts w:ascii="Calibri" w:hAnsi="Calibri" w:eastAsia="MS Mincho" w:cs="Calibri"/>
          <w:sz w:val="22"/>
          <w:szCs w:val="22"/>
        </w:rPr>
      </w:pPr>
    </w:p>
    <w:p w:rsidR="008B7865" w:rsidP="00C92210" w:rsidRDefault="008B7865" w14:paraId="3B3EFA2A" w14:textId="77777777">
      <w:pPr>
        <w:rPr>
          <w:rFonts w:ascii="Calibri" w:hAnsi="Calibri" w:eastAsia="MS Mincho" w:cs="Calibri"/>
          <w:sz w:val="22"/>
          <w:szCs w:val="22"/>
        </w:rPr>
      </w:pPr>
    </w:p>
    <w:p w:rsidR="008B7865" w:rsidP="00C92210" w:rsidRDefault="008B7865" w14:paraId="2FFB6A58" w14:textId="77777777">
      <w:pPr>
        <w:rPr>
          <w:rFonts w:ascii="Calibri" w:hAnsi="Calibri" w:eastAsia="MS Mincho" w:cs="Calibri"/>
          <w:sz w:val="22"/>
          <w:szCs w:val="22"/>
        </w:rPr>
      </w:pPr>
    </w:p>
    <w:p w:rsidR="008B7865" w:rsidP="00C92210" w:rsidRDefault="008B7865" w14:paraId="57F833EB" w14:textId="77777777">
      <w:pPr>
        <w:rPr>
          <w:rFonts w:ascii="Calibri" w:hAnsi="Calibri" w:eastAsia="MS Mincho" w:cs="Calibri"/>
          <w:sz w:val="22"/>
          <w:szCs w:val="22"/>
        </w:rPr>
      </w:pPr>
    </w:p>
    <w:p w:rsidR="008B7865" w:rsidP="00C92210" w:rsidRDefault="008B7865" w14:paraId="2F4F0C90" w14:textId="77777777">
      <w:pPr>
        <w:rPr>
          <w:rFonts w:ascii="Calibri" w:hAnsi="Calibri" w:eastAsia="MS Mincho" w:cs="Calibri"/>
          <w:sz w:val="22"/>
          <w:szCs w:val="22"/>
        </w:rPr>
      </w:pPr>
    </w:p>
    <w:p w:rsidR="008B7865" w:rsidP="00C92210" w:rsidRDefault="008B7865" w14:paraId="41807C88" w14:textId="77777777">
      <w:pPr>
        <w:rPr>
          <w:rFonts w:ascii="Calibri" w:hAnsi="Calibri" w:eastAsia="MS Mincho" w:cs="Calibri"/>
          <w:sz w:val="22"/>
          <w:szCs w:val="22"/>
        </w:rPr>
      </w:pPr>
    </w:p>
    <w:p w:rsidR="008B7865" w:rsidP="00C92210" w:rsidRDefault="008B7865" w14:paraId="4E3E8AF3" w14:textId="77777777">
      <w:pPr>
        <w:rPr>
          <w:rFonts w:ascii="Calibri" w:hAnsi="Calibri" w:eastAsia="MS Mincho" w:cs="Calibri"/>
          <w:sz w:val="22"/>
          <w:szCs w:val="22"/>
        </w:rPr>
      </w:pPr>
    </w:p>
    <w:p w:rsidR="00B67A11" w:rsidP="00711595" w:rsidRDefault="00B67A11" w14:paraId="6FD708D5" w14:textId="3EE73508">
      <w:pPr>
        <w:pStyle w:val="Heading2"/>
      </w:pPr>
      <w:bookmarkStart w:name="_Toc220765350" w:id="143"/>
      <w:r w:rsidRPr="00B67A11">
        <w:t>6.</w:t>
      </w:r>
      <w:r w:rsidR="009B2C01">
        <w:t>5</w:t>
      </w:r>
      <w:r w:rsidRPr="00B67A11">
        <w:t xml:space="preserve"> Schema Cache Structure (Redis)</w:t>
      </w:r>
      <w:bookmarkEnd w:id="143"/>
    </w:p>
    <w:tbl>
      <w:tblPr>
        <w:tblStyle w:val="TableGrid"/>
        <w:tblW w:w="0" w:type="auto"/>
        <w:tblLook w:val="04A0" w:firstRow="1" w:lastRow="0" w:firstColumn="1" w:lastColumn="0" w:noHBand="0" w:noVBand="1"/>
      </w:tblPr>
      <w:tblGrid>
        <w:gridCol w:w="9350"/>
      </w:tblGrid>
      <w:tr w:rsidR="00711595" w:rsidTr="00711595" w14:paraId="79318850" w14:textId="77777777">
        <w:tc>
          <w:tcPr>
            <w:tcW w:w="9350" w:type="dxa"/>
            <w:shd w:val="clear" w:color="auto" w:fill="E8E8E8" w:themeFill="background2"/>
          </w:tcPr>
          <w:p w:rsidRPr="00B67A11" w:rsidR="00711595" w:rsidP="00711595" w:rsidRDefault="00711595" w14:paraId="07857F54"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w:t>
            </w:r>
          </w:p>
          <w:p w:rsidRPr="00B67A11" w:rsidR="00711595" w:rsidP="00711595" w:rsidRDefault="00711595" w14:paraId="2772608E"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proofErr w:type="gramStart"/>
            <w:r w:rsidRPr="00B67A11">
              <w:rPr>
                <w:rFonts w:ascii="Calibri" w:hAnsi="Calibri" w:eastAsia="MS Mincho" w:cs="Calibri"/>
                <w:sz w:val="16"/>
                <w:szCs w:val="16"/>
              </w:rPr>
              <w:t>schema</w:t>
            </w:r>
            <w:proofErr w:type="gramEnd"/>
            <w:r w:rsidRPr="00B67A11">
              <w:rPr>
                <w:rFonts w:ascii="Calibri" w:hAnsi="Calibri" w:eastAsia="MS Mincho" w:cs="Calibri"/>
                <w:sz w:val="16"/>
                <w:szCs w:val="16"/>
              </w:rPr>
              <w:t>_key</w:t>
            </w:r>
            <w:proofErr w:type="spellEnd"/>
            <w:r w:rsidRPr="00B67A11">
              <w:rPr>
                <w:rFonts w:ascii="Calibri" w:hAnsi="Calibri" w:eastAsia="MS Mincho" w:cs="Calibri"/>
                <w:sz w:val="16"/>
                <w:szCs w:val="16"/>
              </w:rPr>
              <w:t>": "vendor:Am4bAEspr:schema:v3",</w:t>
            </w:r>
          </w:p>
          <w:p w:rsidRPr="00B67A11" w:rsidR="00711595" w:rsidP="00711595" w:rsidRDefault="00711595" w14:paraId="69EEF369"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proofErr w:type="gramStart"/>
            <w:r w:rsidRPr="00B67A11">
              <w:rPr>
                <w:rFonts w:ascii="Calibri" w:hAnsi="Calibri" w:eastAsia="MS Mincho" w:cs="Calibri"/>
                <w:sz w:val="16"/>
                <w:szCs w:val="16"/>
              </w:rPr>
              <w:t>schema</w:t>
            </w:r>
            <w:proofErr w:type="gramEnd"/>
            <w:r w:rsidRPr="00B67A11">
              <w:rPr>
                <w:rFonts w:ascii="Calibri" w:hAnsi="Calibri" w:eastAsia="MS Mincho" w:cs="Calibri"/>
                <w:sz w:val="16"/>
                <w:szCs w:val="16"/>
              </w:rPr>
              <w:t>_value</w:t>
            </w:r>
            <w:proofErr w:type="spellEnd"/>
            <w:proofErr w:type="gramStart"/>
            <w:r w:rsidRPr="00B67A11">
              <w:rPr>
                <w:rFonts w:ascii="Calibri" w:hAnsi="Calibri" w:eastAsia="MS Mincho" w:cs="Calibri"/>
                <w:sz w:val="16"/>
                <w:szCs w:val="16"/>
              </w:rPr>
              <w:t>": {</w:t>
            </w:r>
            <w:proofErr w:type="gramEnd"/>
          </w:p>
          <w:p w:rsidRPr="00B67A11" w:rsidR="00711595" w:rsidP="00711595" w:rsidRDefault="00711595" w14:paraId="0EFCFC75"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vendorId</w:t>
            </w:r>
            <w:proofErr w:type="spellEnd"/>
            <w:r w:rsidRPr="00B67A11">
              <w:rPr>
                <w:rFonts w:ascii="Calibri" w:hAnsi="Calibri" w:eastAsia="MS Mincho" w:cs="Calibri"/>
                <w:sz w:val="16"/>
                <w:szCs w:val="16"/>
              </w:rPr>
              <w:t>": "Am4bAEspr",</w:t>
            </w:r>
          </w:p>
          <w:p w:rsidRPr="00B67A11" w:rsidR="00711595" w:rsidP="00711595" w:rsidRDefault="00711595" w14:paraId="1A6DCAE8"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vendorName</w:t>
            </w:r>
            <w:proofErr w:type="spellEnd"/>
            <w:r w:rsidRPr="00B67A11">
              <w:rPr>
                <w:rFonts w:ascii="Calibri" w:hAnsi="Calibri" w:eastAsia="MS Mincho" w:cs="Calibri"/>
                <w:sz w:val="16"/>
                <w:szCs w:val="16"/>
              </w:rPr>
              <w:t>": "Centro Social La Esperanza Inc",</w:t>
            </w:r>
          </w:p>
          <w:p w:rsidRPr="00B67A11" w:rsidR="00711595" w:rsidP="00711595" w:rsidRDefault="00711595" w14:paraId="010DD4D1"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"version": 3,</w:t>
            </w:r>
          </w:p>
          <w:p w:rsidRPr="00B67A11" w:rsidR="00711595" w:rsidP="00711595" w:rsidRDefault="00711595" w14:paraId="0AAA01B0"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fileFormat</w:t>
            </w:r>
            <w:proofErr w:type="spellEnd"/>
            <w:proofErr w:type="gramStart"/>
            <w:r w:rsidRPr="00B67A11">
              <w:rPr>
                <w:rFonts w:ascii="Calibri" w:hAnsi="Calibri" w:eastAsia="MS Mincho" w:cs="Calibri"/>
                <w:sz w:val="16"/>
                <w:szCs w:val="16"/>
              </w:rPr>
              <w:t>": {</w:t>
            </w:r>
            <w:proofErr w:type="gramEnd"/>
          </w:p>
          <w:p w:rsidRPr="00B67A11" w:rsidR="00711595" w:rsidP="00711595" w:rsidRDefault="00711595" w14:paraId="370F736A"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"type": "CSV",</w:t>
            </w:r>
          </w:p>
          <w:p w:rsidRPr="00B67A11" w:rsidR="00711595" w:rsidP="00711595" w:rsidRDefault="00711595" w14:paraId="66CB6A82"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"encoding": "UTF-8",</w:t>
            </w:r>
          </w:p>
          <w:p w:rsidRPr="00B67A11" w:rsidR="00711595" w:rsidP="00711595" w:rsidRDefault="00711595" w14:paraId="24C1D9D7"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headerRow</w:t>
            </w:r>
            <w:proofErr w:type="spellEnd"/>
            <w:r w:rsidRPr="00B67A11">
              <w:rPr>
                <w:rFonts w:ascii="Calibri" w:hAnsi="Calibri" w:eastAsia="MS Mincho" w:cs="Calibri"/>
                <w:sz w:val="16"/>
                <w:szCs w:val="16"/>
              </w:rPr>
              <w:t>": 0,</w:t>
            </w:r>
          </w:p>
          <w:p w:rsidRPr="00B67A11" w:rsidR="00711595" w:rsidP="00711595" w:rsidRDefault="00711595" w14:paraId="3BCED410"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dataStartRow</w:t>
            </w:r>
            <w:proofErr w:type="spellEnd"/>
            <w:r w:rsidRPr="00B67A11">
              <w:rPr>
                <w:rFonts w:ascii="Calibri" w:hAnsi="Calibri" w:eastAsia="MS Mincho" w:cs="Calibri"/>
                <w:sz w:val="16"/>
                <w:szCs w:val="16"/>
              </w:rPr>
              <w:t>": 1</w:t>
            </w:r>
          </w:p>
          <w:p w:rsidRPr="00B67A11" w:rsidR="00711595" w:rsidP="00711595" w:rsidRDefault="00711595" w14:paraId="08AA442E"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
          <w:p w:rsidRPr="00B67A11" w:rsidR="00711595" w:rsidP="00711595" w:rsidRDefault="00711595" w14:paraId="07064E70"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planConfig</w:t>
            </w:r>
            <w:proofErr w:type="spellEnd"/>
            <w:proofErr w:type="gramStart"/>
            <w:r w:rsidRPr="00B67A11">
              <w:rPr>
                <w:rFonts w:ascii="Calibri" w:hAnsi="Calibri" w:eastAsia="MS Mincho" w:cs="Calibri"/>
                <w:sz w:val="16"/>
                <w:szCs w:val="16"/>
              </w:rPr>
              <w:t>": {</w:t>
            </w:r>
            <w:proofErr w:type="gramEnd"/>
          </w:p>
          <w:p w:rsidRPr="00B67A11" w:rsidR="00711595" w:rsidP="00711595" w:rsidRDefault="00711595" w14:paraId="17FBDB3B"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planid</w:t>
            </w:r>
            <w:proofErr w:type="spellEnd"/>
            <w:r w:rsidRPr="00B67A11">
              <w:rPr>
                <w:rFonts w:ascii="Calibri" w:hAnsi="Calibri" w:eastAsia="MS Mincho" w:cs="Calibri"/>
                <w:sz w:val="16"/>
                <w:szCs w:val="16"/>
              </w:rPr>
              <w:t>": "Am4bAEspr",</w:t>
            </w:r>
          </w:p>
          <w:p w:rsidRPr="00B67A11" w:rsidR="00711595" w:rsidP="00711595" w:rsidRDefault="00711595" w14:paraId="34163748"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planidfreq</w:t>
            </w:r>
            <w:proofErr w:type="spellEnd"/>
            <w:r w:rsidRPr="00B67A11">
              <w:rPr>
                <w:rFonts w:ascii="Calibri" w:hAnsi="Calibri" w:eastAsia="MS Mincho" w:cs="Calibri"/>
                <w:sz w:val="16"/>
                <w:szCs w:val="16"/>
              </w:rPr>
              <w:t>": "Am4bAEspr_BiWeeklyFri",</w:t>
            </w:r>
          </w:p>
          <w:p w:rsidRPr="00B67A11" w:rsidR="00711595" w:rsidP="00711595" w:rsidRDefault="00711595" w14:paraId="53539E9F"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payFrequency</w:t>
            </w:r>
            <w:proofErr w:type="spellEnd"/>
            <w:r w:rsidRPr="00B67A11">
              <w:rPr>
                <w:rFonts w:ascii="Calibri" w:hAnsi="Calibri" w:eastAsia="MS Mincho" w:cs="Calibri"/>
                <w:sz w:val="16"/>
                <w:szCs w:val="16"/>
              </w:rPr>
              <w:t>": "B",</w:t>
            </w:r>
          </w:p>
          <w:p w:rsidRPr="00B67A11" w:rsidR="00711595" w:rsidP="00711595" w:rsidRDefault="00711595" w14:paraId="49F90EF4"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"sefaid1": "Am4bAEspr",</w:t>
            </w:r>
          </w:p>
          <w:p w:rsidRPr="00B67A11" w:rsidR="00711595" w:rsidP="00711595" w:rsidRDefault="00711595" w14:paraId="72BF94A2"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identifyingField</w:t>
            </w:r>
            <w:proofErr w:type="spellEnd"/>
            <w:r w:rsidRPr="00B67A11">
              <w:rPr>
                <w:rFonts w:ascii="Calibri" w:hAnsi="Calibri" w:eastAsia="MS Mincho" w:cs="Calibri"/>
                <w:sz w:val="16"/>
                <w:szCs w:val="16"/>
              </w:rPr>
              <w:t>": "company",</w:t>
            </w:r>
          </w:p>
          <w:p w:rsidRPr="00B67A11" w:rsidR="00711595" w:rsidP="00711595" w:rsidRDefault="00711595" w14:paraId="3AB5FD91"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identifyingValue</w:t>
            </w:r>
            <w:proofErr w:type="spellEnd"/>
            <w:r w:rsidRPr="00B67A11">
              <w:rPr>
                <w:rFonts w:ascii="Calibri" w:hAnsi="Calibri" w:eastAsia="MS Mincho" w:cs="Calibri"/>
                <w:sz w:val="16"/>
                <w:szCs w:val="16"/>
              </w:rPr>
              <w:t>": "Centro Social La Esperanza Inc"</w:t>
            </w:r>
          </w:p>
          <w:p w:rsidRPr="00B67A11" w:rsidR="00711595" w:rsidP="00711595" w:rsidRDefault="00711595" w14:paraId="72CD811C"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
          <w:p w:rsidRPr="00B67A11" w:rsidR="00711595" w:rsidP="00711595" w:rsidRDefault="00711595" w14:paraId="50DEFC6B"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columnMappings</w:t>
            </w:r>
            <w:proofErr w:type="spellEnd"/>
            <w:r w:rsidRPr="00B67A11">
              <w:rPr>
                <w:rFonts w:ascii="Calibri" w:hAnsi="Calibri" w:eastAsia="MS Mincho" w:cs="Calibri"/>
                <w:sz w:val="16"/>
                <w:szCs w:val="16"/>
              </w:rPr>
              <w:t>": [</w:t>
            </w:r>
          </w:p>
          <w:p w:rsidRPr="00B67A11" w:rsidR="00711595" w:rsidP="00711595" w:rsidRDefault="00711595" w14:paraId="1586686B"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sourceColumn</w:t>
            </w:r>
            <w:proofErr w:type="spellEnd"/>
            <w:r w:rsidRPr="00B67A11">
              <w:rPr>
                <w:rFonts w:ascii="Calibri" w:hAnsi="Calibri" w:eastAsia="MS Mincho" w:cs="Calibri"/>
                <w:sz w:val="16"/>
                <w:szCs w:val="16"/>
              </w:rPr>
              <w:t>": 0, "</w:t>
            </w:r>
            <w:proofErr w:type="spellStart"/>
            <w:r w:rsidRPr="00B67A11">
              <w:rPr>
                <w:rFonts w:ascii="Calibri" w:hAnsi="Calibri" w:eastAsia="MS Mincho" w:cs="Calibri"/>
                <w:sz w:val="16"/>
                <w:szCs w:val="16"/>
              </w:rPr>
              <w:t>sourceName</w:t>
            </w:r>
            <w:proofErr w:type="spellEnd"/>
            <w:r w:rsidRPr="00B67A11">
              <w:rPr>
                <w:rFonts w:ascii="Calibri" w:hAnsi="Calibri" w:eastAsia="MS Mincho" w:cs="Calibri"/>
                <w:sz w:val="16"/>
                <w:szCs w:val="16"/>
              </w:rPr>
              <w:t>": "SSN", "</w:t>
            </w:r>
            <w:proofErr w:type="spellStart"/>
            <w:r w:rsidRPr="00B67A11">
              <w:rPr>
                <w:rFonts w:ascii="Calibri" w:hAnsi="Calibri" w:eastAsia="MS Mincho" w:cs="Calibri"/>
                <w:sz w:val="16"/>
                <w:szCs w:val="16"/>
              </w:rPr>
              <w:t>targetField</w:t>
            </w:r>
            <w:proofErr w:type="spellEnd"/>
            <w:r w:rsidRPr="00B67A11">
              <w:rPr>
                <w:rFonts w:ascii="Calibri" w:hAnsi="Calibri" w:eastAsia="MS Mincho" w:cs="Calibri"/>
                <w:sz w:val="16"/>
                <w:szCs w:val="16"/>
              </w:rPr>
              <w:t>": "</w:t>
            </w:r>
            <w:proofErr w:type="spellStart"/>
            <w:r w:rsidRPr="00B67A11">
              <w:rPr>
                <w:rFonts w:ascii="Calibri" w:hAnsi="Calibri" w:eastAsia="MS Mincho" w:cs="Calibri"/>
                <w:sz w:val="16"/>
                <w:szCs w:val="16"/>
              </w:rPr>
              <w:t>ssn</w:t>
            </w:r>
            <w:proofErr w:type="spellEnd"/>
            <w:r w:rsidRPr="00B67A11">
              <w:rPr>
                <w:rFonts w:ascii="Calibri" w:hAnsi="Calibri" w:eastAsia="MS Mincho" w:cs="Calibri"/>
                <w:sz w:val="16"/>
                <w:szCs w:val="16"/>
              </w:rPr>
              <w:t xml:space="preserve">", "confidence": </w:t>
            </w:r>
            <w:proofErr w:type="gramStart"/>
            <w:r w:rsidRPr="00B67A11">
              <w:rPr>
                <w:rFonts w:ascii="Calibri" w:hAnsi="Calibri" w:eastAsia="MS Mincho" w:cs="Calibri"/>
                <w:sz w:val="16"/>
                <w:szCs w:val="16"/>
              </w:rPr>
              <w:t>1.0},</w:t>
            </w:r>
            <w:proofErr w:type="gramEnd"/>
          </w:p>
          <w:p w:rsidRPr="00B67A11" w:rsidR="00711595" w:rsidP="00711595" w:rsidRDefault="00711595" w14:paraId="606098A7"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sourceColumn</w:t>
            </w:r>
            <w:proofErr w:type="spellEnd"/>
            <w:r w:rsidRPr="00B67A11">
              <w:rPr>
                <w:rFonts w:ascii="Calibri" w:hAnsi="Calibri" w:eastAsia="MS Mincho" w:cs="Calibri"/>
                <w:sz w:val="16"/>
                <w:szCs w:val="16"/>
              </w:rPr>
              <w:t>": 1, "</w:t>
            </w:r>
            <w:proofErr w:type="spellStart"/>
            <w:r w:rsidRPr="00B67A11">
              <w:rPr>
                <w:rFonts w:ascii="Calibri" w:hAnsi="Calibri" w:eastAsia="MS Mincho" w:cs="Calibri"/>
                <w:sz w:val="16"/>
                <w:szCs w:val="16"/>
              </w:rPr>
              <w:t>sourceName</w:t>
            </w:r>
            <w:proofErr w:type="spellEnd"/>
            <w:r w:rsidRPr="00B67A11">
              <w:rPr>
                <w:rFonts w:ascii="Calibri" w:hAnsi="Calibri" w:eastAsia="MS Mincho" w:cs="Calibri"/>
                <w:sz w:val="16"/>
                <w:szCs w:val="16"/>
              </w:rPr>
              <w:t>": "First Name", "</w:t>
            </w:r>
            <w:proofErr w:type="spellStart"/>
            <w:r w:rsidRPr="00B67A11">
              <w:rPr>
                <w:rFonts w:ascii="Calibri" w:hAnsi="Calibri" w:eastAsia="MS Mincho" w:cs="Calibri"/>
                <w:sz w:val="16"/>
                <w:szCs w:val="16"/>
              </w:rPr>
              <w:t>targetField</w:t>
            </w:r>
            <w:proofErr w:type="spellEnd"/>
            <w:r w:rsidRPr="00B67A11">
              <w:rPr>
                <w:rFonts w:ascii="Calibri" w:hAnsi="Calibri" w:eastAsia="MS Mincho" w:cs="Calibri"/>
                <w:sz w:val="16"/>
                <w:szCs w:val="16"/>
              </w:rPr>
              <w:t>": "</w:t>
            </w:r>
            <w:proofErr w:type="spellStart"/>
            <w:r w:rsidRPr="00B67A11">
              <w:rPr>
                <w:rFonts w:ascii="Calibri" w:hAnsi="Calibri" w:eastAsia="MS Mincho" w:cs="Calibri"/>
                <w:sz w:val="16"/>
                <w:szCs w:val="16"/>
              </w:rPr>
              <w:t>fname</w:t>
            </w:r>
            <w:proofErr w:type="spellEnd"/>
            <w:r w:rsidRPr="00B67A11">
              <w:rPr>
                <w:rFonts w:ascii="Calibri" w:hAnsi="Calibri" w:eastAsia="MS Mincho" w:cs="Calibri"/>
                <w:sz w:val="16"/>
                <w:szCs w:val="16"/>
              </w:rPr>
              <w:t>", "confidence": 1.0}</w:t>
            </w:r>
          </w:p>
          <w:p w:rsidRPr="00B67A11" w:rsidR="00711595" w:rsidP="00711595" w:rsidRDefault="00711595" w14:paraId="74CD18F4"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
          <w:p w:rsidRPr="00B67A11" w:rsidR="00711595" w:rsidP="00711595" w:rsidRDefault="00711595" w14:paraId="7B43441F"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"subroutines": ["</w:t>
            </w:r>
            <w:proofErr w:type="spellStart"/>
            <w:r w:rsidRPr="00B67A11">
              <w:rPr>
                <w:rFonts w:ascii="Calibri" w:hAnsi="Calibri" w:eastAsia="MS Mincho" w:cs="Calibri"/>
                <w:sz w:val="16"/>
                <w:szCs w:val="16"/>
              </w:rPr>
              <w:t>BadSSNs</w:t>
            </w:r>
            <w:proofErr w:type="spellEnd"/>
            <w:r w:rsidRPr="00B67A11">
              <w:rPr>
                <w:rFonts w:ascii="Calibri" w:hAnsi="Calibri" w:eastAsia="MS Mincho" w:cs="Calibri"/>
                <w:sz w:val="16"/>
                <w:szCs w:val="16"/>
              </w:rPr>
              <w:t>", "</w:t>
            </w:r>
            <w:proofErr w:type="spellStart"/>
            <w:r w:rsidRPr="00B67A11">
              <w:rPr>
                <w:rFonts w:ascii="Calibri" w:hAnsi="Calibri" w:eastAsia="MS Mincho" w:cs="Calibri"/>
                <w:sz w:val="16"/>
                <w:szCs w:val="16"/>
              </w:rPr>
              <w:t>FormatDatesandStrings</w:t>
            </w:r>
            <w:proofErr w:type="spellEnd"/>
            <w:r w:rsidRPr="00B67A11">
              <w:rPr>
                <w:rFonts w:ascii="Calibri" w:hAnsi="Calibri" w:eastAsia="MS Mincho" w:cs="Calibri"/>
                <w:sz w:val="16"/>
                <w:szCs w:val="16"/>
              </w:rPr>
              <w:t>", "</w:t>
            </w:r>
            <w:proofErr w:type="spellStart"/>
            <w:r w:rsidRPr="00B67A11">
              <w:rPr>
                <w:rFonts w:ascii="Calibri" w:hAnsi="Calibri" w:eastAsia="MS Mincho" w:cs="Calibri"/>
                <w:sz w:val="16"/>
                <w:szCs w:val="16"/>
              </w:rPr>
              <w:t>DuplicateEmployees</w:t>
            </w:r>
            <w:proofErr w:type="spellEnd"/>
            <w:r w:rsidRPr="00B67A11">
              <w:rPr>
                <w:rFonts w:ascii="Calibri" w:hAnsi="Calibri" w:eastAsia="MS Mincho" w:cs="Calibri"/>
                <w:sz w:val="16"/>
                <w:szCs w:val="16"/>
              </w:rPr>
              <w:t>"],</w:t>
            </w:r>
          </w:p>
          <w:p w:rsidRPr="00B67A11" w:rsidR="00711595" w:rsidP="00711595" w:rsidRDefault="00711595" w14:paraId="5E994049"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roofErr w:type="spellStart"/>
            <w:r w:rsidRPr="00B67A11">
              <w:rPr>
                <w:rFonts w:ascii="Calibri" w:hAnsi="Calibri" w:eastAsia="MS Mincho" w:cs="Calibri"/>
                <w:sz w:val="16"/>
                <w:szCs w:val="16"/>
              </w:rPr>
              <w:t>successRate</w:t>
            </w:r>
            <w:proofErr w:type="spellEnd"/>
            <w:r w:rsidRPr="00B67A11">
              <w:rPr>
                <w:rFonts w:ascii="Calibri" w:hAnsi="Calibri" w:eastAsia="MS Mincho" w:cs="Calibri"/>
                <w:sz w:val="16"/>
                <w:szCs w:val="16"/>
              </w:rPr>
              <w:t>": 0.98</w:t>
            </w:r>
          </w:p>
          <w:p w:rsidRPr="00B67A11" w:rsidR="00711595" w:rsidP="00711595" w:rsidRDefault="00711595" w14:paraId="3844276E"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 xml:space="preserve">  }</w:t>
            </w:r>
          </w:p>
          <w:p w:rsidR="00711595" w:rsidP="001546A0" w:rsidRDefault="00711595" w14:paraId="05A2EC2A" w14:textId="77777777">
            <w:pPr>
              <w:spacing w:after="160" w:line="279" w:lineRule="auto"/>
              <w:rPr>
                <w:rFonts w:ascii="Calibri" w:hAnsi="Calibri" w:eastAsia="MS Mincho" w:cs="Calibri"/>
                <w:sz w:val="16"/>
                <w:szCs w:val="16"/>
              </w:rPr>
            </w:pPr>
            <w:r w:rsidRPr="00B67A11">
              <w:rPr>
                <w:rFonts w:ascii="Calibri" w:hAnsi="Calibri" w:eastAsia="MS Mincho" w:cs="Calibri"/>
                <w:sz w:val="16"/>
                <w:szCs w:val="16"/>
              </w:rPr>
              <w:t>}</w:t>
            </w:r>
          </w:p>
          <w:p w:rsidRPr="00C92210" w:rsidR="00C92210" w:rsidP="00C92210" w:rsidRDefault="00C92210" w14:paraId="65CCB466" w14:textId="4415F707">
            <w:pPr>
              <w:rPr>
                <w:sz w:val="16"/>
                <w:szCs w:val="16"/>
              </w:rPr>
            </w:pPr>
          </w:p>
        </w:tc>
      </w:tr>
    </w:tbl>
    <w:p w:rsidR="00C92210" w:rsidP="00C92210" w:rsidRDefault="00C92210" w14:paraId="008AEB57" w14:textId="77777777">
      <w:bookmarkStart w:name="_Toc220765351" w:id="144"/>
    </w:p>
    <w:p w:rsidR="00C92210" w:rsidP="00C92210" w:rsidRDefault="00C92210" w14:paraId="142384AC" w14:textId="77777777"/>
    <w:p w:rsidR="00C92210" w:rsidP="00C92210" w:rsidRDefault="00C92210" w14:paraId="327E07C8" w14:textId="77777777"/>
    <w:p w:rsidRPr="00B67A11" w:rsidR="00B67A11" w:rsidP="00711595" w:rsidRDefault="00B67A11" w14:paraId="1C3BB1B8" w14:textId="31A56E1C">
      <w:pPr>
        <w:pStyle w:val="Heading2"/>
      </w:pPr>
      <w:r w:rsidRPr="00B67A11">
        <w:t>6.</w:t>
      </w:r>
      <w:r w:rsidR="009B2C01">
        <w:t xml:space="preserve">6 </w:t>
      </w:r>
      <w:r w:rsidRPr="00B67A11">
        <w:t>External Data Dependencies</w:t>
      </w:r>
      <w:bookmarkEnd w:id="144"/>
    </w:p>
    <w:p w:rsidRPr="00B67A11" w:rsidR="00B67A11" w:rsidP="00711595" w:rsidRDefault="00B67A11" w14:paraId="391D8EAD" w14:textId="77777777">
      <w:pPr>
        <w:ind w:left="360"/>
        <w:rPr>
          <w:rFonts w:ascii="Calibri" w:hAnsi="Calibri" w:eastAsia="MS Mincho" w:cs="Calibri"/>
        </w:rPr>
      </w:pPr>
      <w:r w:rsidRPr="00B67A11">
        <w:rPr>
          <w:rFonts w:ascii="Calibri" w:hAnsi="Calibri" w:eastAsia="MS Mincho" w:cs="Calibri"/>
          <w:b/>
          <w:bCs/>
        </w:rPr>
        <w:t>Employment Status Data:</w:t>
      </w:r>
    </w:p>
    <w:p w:rsidRPr="00B67A11" w:rsidR="00B67A11" w:rsidP="00711595" w:rsidRDefault="00B67A11" w14:paraId="3DF74A7B" w14:textId="77777777">
      <w:pPr>
        <w:numPr>
          <w:ilvl w:val="0"/>
          <w:numId w:val="35"/>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jobstatuscurrent</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w:t>
      </w:r>
      <w:proofErr w:type="spellStart"/>
      <w:r w:rsidRPr="00B67A11">
        <w:rPr>
          <w:rFonts w:ascii="Calibri" w:hAnsi="Calibri" w:eastAsia="MS Mincho" w:cs="Calibri"/>
        </w:rPr>
        <w:t>eecodestatus</w:t>
      </w:r>
      <w:proofErr w:type="spellEnd"/>
      <w:r w:rsidRPr="00B67A11">
        <w:rPr>
          <w:rFonts w:ascii="Calibri" w:hAnsi="Calibri" w:eastAsia="MS Mincho" w:cs="Calibri"/>
        </w:rPr>
        <w:t xml:space="preserve">, </w:t>
      </w:r>
      <w:proofErr w:type="spellStart"/>
      <w:r w:rsidRPr="00B67A11">
        <w:rPr>
          <w:rFonts w:ascii="Calibri" w:hAnsi="Calibri" w:eastAsia="MS Mincho" w:cs="Calibri"/>
        </w:rPr>
        <w:t>eecodestatussubcd</w:t>
      </w:r>
      <w:proofErr w:type="spellEnd"/>
      <w:r w:rsidRPr="00B67A11">
        <w:rPr>
          <w:rFonts w:ascii="Calibri" w:hAnsi="Calibri" w:eastAsia="MS Mincho" w:cs="Calibri"/>
        </w:rPr>
        <w:t xml:space="preserve">, </w:t>
      </w:r>
      <w:proofErr w:type="spellStart"/>
      <w:r w:rsidRPr="00B67A11">
        <w:rPr>
          <w:rFonts w:ascii="Calibri" w:hAnsi="Calibri" w:eastAsia="MS Mincho" w:cs="Calibri"/>
        </w:rPr>
        <w:t>eecodestartdate</w:t>
      </w:r>
      <w:proofErr w:type="spellEnd"/>
      <w:r w:rsidRPr="00B67A11">
        <w:rPr>
          <w:rFonts w:ascii="Calibri" w:hAnsi="Calibri" w:eastAsia="MS Mincho" w:cs="Calibri"/>
        </w:rPr>
        <w:t>)</w:t>
      </w:r>
    </w:p>
    <w:p w:rsidRPr="00B67A11" w:rsidR="00B67A11" w:rsidP="00711595" w:rsidRDefault="00B67A11" w14:paraId="52F11D09" w14:textId="77777777">
      <w:pPr>
        <w:numPr>
          <w:ilvl w:val="0"/>
          <w:numId w:val="35"/>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originalDOH</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w:t>
      </w:r>
      <w:proofErr w:type="spellStart"/>
      <w:r w:rsidRPr="00B67A11">
        <w:rPr>
          <w:rFonts w:ascii="Calibri" w:hAnsi="Calibri" w:eastAsia="MS Mincho" w:cs="Calibri"/>
        </w:rPr>
        <w:t>eecodestartdate</w:t>
      </w:r>
      <w:proofErr w:type="spellEnd"/>
      <w:r w:rsidRPr="00B67A11">
        <w:rPr>
          <w:rFonts w:ascii="Calibri" w:hAnsi="Calibri" w:eastAsia="MS Mincho" w:cs="Calibri"/>
        </w:rPr>
        <w:t>)</w:t>
      </w:r>
    </w:p>
    <w:p w:rsidRPr="00B67A11" w:rsidR="00B67A11" w:rsidP="00711595" w:rsidRDefault="00B67A11" w14:paraId="06F3BFA2" w14:textId="77777777">
      <w:pPr>
        <w:numPr>
          <w:ilvl w:val="0"/>
          <w:numId w:val="35"/>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PersonalInfoByPlan</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w:t>
      </w:r>
      <w:proofErr w:type="spellStart"/>
      <w:r w:rsidRPr="00B67A11">
        <w:rPr>
          <w:rFonts w:ascii="Calibri" w:hAnsi="Calibri" w:eastAsia="MS Mincho" w:cs="Calibri"/>
        </w:rPr>
        <w:t>firstname</w:t>
      </w:r>
      <w:proofErr w:type="spellEnd"/>
      <w:r w:rsidRPr="00B67A11">
        <w:rPr>
          <w:rFonts w:ascii="Calibri" w:hAnsi="Calibri" w:eastAsia="MS Mincho" w:cs="Calibri"/>
        </w:rPr>
        <w:t xml:space="preserve">, </w:t>
      </w:r>
      <w:proofErr w:type="spellStart"/>
      <w:r w:rsidRPr="00B67A11">
        <w:rPr>
          <w:rFonts w:ascii="Calibri" w:hAnsi="Calibri" w:eastAsia="MS Mincho" w:cs="Calibri"/>
        </w:rPr>
        <w:t>lastname</w:t>
      </w:r>
      <w:proofErr w:type="spellEnd"/>
      <w:r w:rsidRPr="00B67A11">
        <w:rPr>
          <w:rFonts w:ascii="Calibri" w:hAnsi="Calibri" w:eastAsia="MS Mincho" w:cs="Calibri"/>
        </w:rPr>
        <w:t>, dob)</w:t>
      </w:r>
    </w:p>
    <w:p w:rsidRPr="00B67A11" w:rsidR="00B67A11" w:rsidP="00711595" w:rsidRDefault="00B67A11" w14:paraId="500B69C4" w14:textId="77777777">
      <w:pPr>
        <w:ind w:left="360"/>
        <w:rPr>
          <w:rFonts w:ascii="Calibri" w:hAnsi="Calibri" w:eastAsia="MS Mincho" w:cs="Calibri"/>
        </w:rPr>
      </w:pPr>
      <w:r w:rsidRPr="00B67A11">
        <w:rPr>
          <w:rFonts w:ascii="Calibri" w:hAnsi="Calibri" w:eastAsia="MS Mincho" w:cs="Calibri"/>
          <w:b/>
          <w:bCs/>
        </w:rPr>
        <w:t>Contribution Rate Data:</w:t>
      </w:r>
    </w:p>
    <w:p w:rsidRPr="00B67A11" w:rsidR="00B67A11" w:rsidP="00711595" w:rsidRDefault="00B67A11" w14:paraId="60E55BB8" w14:textId="77777777">
      <w:pPr>
        <w:numPr>
          <w:ilvl w:val="0"/>
          <w:numId w:val="36"/>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CurrentContributionRates</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w:t>
      </w:r>
      <w:proofErr w:type="spellStart"/>
      <w:r w:rsidRPr="00B67A11">
        <w:rPr>
          <w:rFonts w:ascii="Calibri" w:hAnsi="Calibri" w:eastAsia="MS Mincho" w:cs="Calibri"/>
        </w:rPr>
        <w:t>BlueStarDefDOL</w:t>
      </w:r>
      <w:proofErr w:type="spellEnd"/>
      <w:r w:rsidRPr="00B67A11">
        <w:rPr>
          <w:rFonts w:ascii="Calibri" w:hAnsi="Calibri" w:eastAsia="MS Mincho" w:cs="Calibri"/>
        </w:rPr>
        <w:t xml:space="preserve">, </w:t>
      </w:r>
      <w:proofErr w:type="spellStart"/>
      <w:r w:rsidRPr="00B67A11">
        <w:rPr>
          <w:rFonts w:ascii="Calibri" w:hAnsi="Calibri" w:eastAsia="MS Mincho" w:cs="Calibri"/>
        </w:rPr>
        <w:t>BlueStarDefPCT</w:t>
      </w:r>
      <w:proofErr w:type="spellEnd"/>
      <w:r w:rsidRPr="00B67A11">
        <w:rPr>
          <w:rFonts w:ascii="Calibri" w:hAnsi="Calibri" w:eastAsia="MS Mincho" w:cs="Calibri"/>
        </w:rPr>
        <w:t>, etc.)</w:t>
      </w:r>
    </w:p>
    <w:p w:rsidRPr="00B67A11" w:rsidR="00B67A11" w:rsidP="00711595" w:rsidRDefault="00B67A11" w14:paraId="59FC81AD" w14:textId="77777777">
      <w:pPr>
        <w:numPr>
          <w:ilvl w:val="0"/>
          <w:numId w:val="36"/>
        </w:numPr>
        <w:tabs>
          <w:tab w:val="clear" w:pos="720"/>
          <w:tab w:val="num" w:pos="1080"/>
        </w:tabs>
        <w:ind w:left="1080"/>
        <w:rPr>
          <w:rFonts w:ascii="Calibri" w:hAnsi="Calibri" w:eastAsia="MS Mincho" w:cs="Calibri"/>
        </w:rPr>
      </w:pPr>
      <w:r w:rsidRPr="00B67A11">
        <w:rPr>
          <w:rFonts w:ascii="Calibri" w:hAnsi="Calibri" w:eastAsia="MS Mincho" w:cs="Calibri"/>
        </w:rPr>
        <w:t>YTD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w:t>
      </w:r>
      <w:proofErr w:type="spellStart"/>
      <w:r w:rsidRPr="00B67A11">
        <w:rPr>
          <w:rFonts w:ascii="Calibri" w:hAnsi="Calibri" w:eastAsia="MS Mincho" w:cs="Calibri"/>
        </w:rPr>
        <w:t>YTDDeferral</w:t>
      </w:r>
      <w:proofErr w:type="spellEnd"/>
      <w:r w:rsidRPr="00B67A11">
        <w:rPr>
          <w:rFonts w:ascii="Calibri" w:hAnsi="Calibri" w:eastAsia="MS Mincho" w:cs="Calibri"/>
        </w:rPr>
        <w:t>)</w:t>
      </w:r>
    </w:p>
    <w:p w:rsidRPr="00B67A11" w:rsidR="00B67A11" w:rsidP="00711595" w:rsidRDefault="00B67A11" w14:paraId="4707AFE6" w14:textId="77777777">
      <w:pPr>
        <w:ind w:left="360"/>
        <w:rPr>
          <w:rFonts w:ascii="Calibri" w:hAnsi="Calibri" w:eastAsia="MS Mincho" w:cs="Calibri"/>
        </w:rPr>
      </w:pPr>
      <w:r w:rsidRPr="00B67A11">
        <w:rPr>
          <w:rFonts w:ascii="Calibri" w:hAnsi="Calibri" w:eastAsia="MS Mincho" w:cs="Calibri"/>
          <w:b/>
          <w:bCs/>
        </w:rPr>
        <w:t>Plan Configuration Data:</w:t>
      </w:r>
    </w:p>
    <w:p w:rsidRPr="00B67A11" w:rsidR="00B67A11" w:rsidP="00711595" w:rsidRDefault="00B67A11" w14:paraId="0CF3F388" w14:textId="77777777">
      <w:pPr>
        <w:numPr>
          <w:ilvl w:val="0"/>
          <w:numId w:val="37"/>
        </w:numPr>
        <w:tabs>
          <w:tab w:val="clear" w:pos="720"/>
          <w:tab w:val="num" w:pos="1080"/>
        </w:tabs>
        <w:ind w:left="1080"/>
        <w:rPr>
          <w:rFonts w:ascii="Calibri" w:hAnsi="Calibri" w:eastAsia="MS Mincho" w:cs="Calibri"/>
        </w:rPr>
      </w:pPr>
      <w:r w:rsidRPr="00B67A11">
        <w:rPr>
          <w:rFonts w:ascii="Calibri" w:hAnsi="Calibri" w:eastAsia="MS Mincho" w:cs="Calibri"/>
        </w:rPr>
        <w:t>planholdPC.xlsx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planname</w:t>
      </w:r>
      <w:proofErr w:type="spellEnd"/>
      <w:r w:rsidRPr="00B67A11">
        <w:rPr>
          <w:rFonts w:ascii="Calibri" w:hAnsi="Calibri" w:eastAsia="MS Mincho" w:cs="Calibri"/>
        </w:rPr>
        <w:t xml:space="preserve">, </w:t>
      </w:r>
      <w:proofErr w:type="spellStart"/>
      <w:r w:rsidRPr="00B67A11">
        <w:rPr>
          <w:rFonts w:ascii="Calibri" w:hAnsi="Calibri" w:eastAsia="MS Mincho" w:cs="Calibri"/>
        </w:rPr>
        <w:t>holdasofdate</w:t>
      </w:r>
      <w:proofErr w:type="spellEnd"/>
      <w:r w:rsidRPr="00B67A11">
        <w:rPr>
          <w:rFonts w:ascii="Calibri" w:hAnsi="Calibri" w:eastAsia="MS Mincho" w:cs="Calibri"/>
        </w:rPr>
        <w:t xml:space="preserve">, </w:t>
      </w:r>
      <w:proofErr w:type="spellStart"/>
      <w:r w:rsidRPr="00B67A11">
        <w:rPr>
          <w:rFonts w:ascii="Calibri" w:hAnsi="Calibri" w:eastAsia="MS Mincho" w:cs="Calibri"/>
        </w:rPr>
        <w:t>holdreason</w:t>
      </w:r>
      <w:proofErr w:type="spellEnd"/>
      <w:r w:rsidRPr="00B67A11">
        <w:rPr>
          <w:rFonts w:ascii="Calibri" w:hAnsi="Calibri" w:eastAsia="MS Mincho" w:cs="Calibri"/>
        </w:rPr>
        <w:t xml:space="preserve">, </w:t>
      </w:r>
      <w:proofErr w:type="spellStart"/>
      <w:r w:rsidRPr="00B67A11">
        <w:rPr>
          <w:rFonts w:ascii="Calibri" w:hAnsi="Calibri" w:eastAsia="MS Mincho" w:cs="Calibri"/>
        </w:rPr>
        <w:t>maxstartdate</w:t>
      </w:r>
      <w:proofErr w:type="spellEnd"/>
      <w:r w:rsidRPr="00B67A11">
        <w:rPr>
          <w:rFonts w:ascii="Calibri" w:hAnsi="Calibri" w:eastAsia="MS Mincho" w:cs="Calibri"/>
        </w:rPr>
        <w:t>)</w:t>
      </w:r>
    </w:p>
    <w:p w:rsidRPr="00B67A11" w:rsidR="00B67A11" w:rsidP="00711595" w:rsidRDefault="00B67A11" w14:paraId="05D26E3E" w14:textId="77777777">
      <w:pPr>
        <w:numPr>
          <w:ilvl w:val="0"/>
          <w:numId w:val="37"/>
        </w:numPr>
        <w:tabs>
          <w:tab w:val="clear" w:pos="720"/>
          <w:tab w:val="num" w:pos="1080"/>
        </w:tabs>
        <w:ind w:left="1080"/>
        <w:rPr>
          <w:rFonts w:ascii="Calibri" w:hAnsi="Calibri" w:eastAsia="MS Mincho" w:cs="Calibri"/>
        </w:rPr>
      </w:pPr>
      <w:r w:rsidRPr="00B67A11">
        <w:rPr>
          <w:rFonts w:ascii="Calibri" w:hAnsi="Calibri" w:eastAsia="MS Mincho" w:cs="Calibri"/>
        </w:rPr>
        <w:t xml:space="preserve">sefasetup.txt (sefaid1, sefaid2, sefaid3, </w:t>
      </w:r>
      <w:proofErr w:type="spellStart"/>
      <w:r w:rsidRPr="00B67A11">
        <w:rPr>
          <w:rFonts w:ascii="Calibri" w:hAnsi="Calibri" w:eastAsia="MS Mincho" w:cs="Calibri"/>
        </w:rPr>
        <w:t>bankaba</w:t>
      </w:r>
      <w:proofErr w:type="spellEnd"/>
      <w:r w:rsidRPr="00B67A11">
        <w:rPr>
          <w:rFonts w:ascii="Calibri" w:hAnsi="Calibri" w:eastAsia="MS Mincho" w:cs="Calibri"/>
        </w:rPr>
        <w:t xml:space="preserve">, </w:t>
      </w:r>
      <w:proofErr w:type="spellStart"/>
      <w:r w:rsidRPr="00B67A11">
        <w:rPr>
          <w:rFonts w:ascii="Calibri" w:hAnsi="Calibri" w:eastAsia="MS Mincho" w:cs="Calibri"/>
        </w:rPr>
        <w:t>bankacctno</w:t>
      </w:r>
      <w:proofErr w:type="spellEnd"/>
      <w:r w:rsidRPr="00B67A11">
        <w:rPr>
          <w:rFonts w:ascii="Calibri" w:hAnsi="Calibri" w:eastAsia="MS Mincho" w:cs="Calibri"/>
        </w:rPr>
        <w:t>)</w:t>
      </w:r>
    </w:p>
    <w:p w:rsidRPr="00B67A11" w:rsidR="00B67A11" w:rsidP="00711595" w:rsidRDefault="00B67A11" w14:paraId="74DBFF16" w14:textId="77777777">
      <w:pPr>
        <w:numPr>
          <w:ilvl w:val="0"/>
          <w:numId w:val="37"/>
        </w:numPr>
        <w:tabs>
          <w:tab w:val="clear" w:pos="720"/>
          <w:tab w:val="num" w:pos="1080"/>
        </w:tabs>
        <w:ind w:left="1080"/>
        <w:rPr>
          <w:rFonts w:ascii="Calibri" w:hAnsi="Calibri" w:eastAsia="MS Mincho" w:cs="Calibri"/>
        </w:rPr>
      </w:pPr>
      <w:r w:rsidRPr="00B67A11">
        <w:rPr>
          <w:rFonts w:ascii="Calibri" w:hAnsi="Calibri" w:eastAsia="MS Mincho" w:cs="Calibri"/>
        </w:rPr>
        <w:t>plan.txt (</w:t>
      </w:r>
      <w:proofErr w:type="spellStart"/>
      <w:r w:rsidRPr="00B67A11">
        <w:rPr>
          <w:rFonts w:ascii="Calibri" w:hAnsi="Calibri" w:eastAsia="MS Mincho" w:cs="Calibri"/>
        </w:rPr>
        <w:t>plannumid</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planname</w:t>
      </w:r>
      <w:proofErr w:type="spellEnd"/>
      <w:r w:rsidRPr="00B67A11">
        <w:rPr>
          <w:rFonts w:ascii="Calibri" w:hAnsi="Calibri" w:eastAsia="MS Mincho" w:cs="Calibri"/>
        </w:rPr>
        <w:t>)</w:t>
      </w:r>
    </w:p>
    <w:p w:rsidR="00B67A11" w:rsidP="00711595" w:rsidRDefault="00B67A11" w14:paraId="36D5E288" w14:textId="77777777">
      <w:pPr>
        <w:numPr>
          <w:ilvl w:val="0"/>
          <w:numId w:val="37"/>
        </w:numPr>
        <w:tabs>
          <w:tab w:val="clear" w:pos="720"/>
          <w:tab w:val="num" w:pos="1080"/>
        </w:tabs>
        <w:ind w:left="1080"/>
        <w:rPr>
          <w:rFonts w:ascii="Calibri" w:hAnsi="Calibri" w:eastAsia="MS Mincho" w:cs="Calibri"/>
        </w:rPr>
      </w:pPr>
      <w:proofErr w:type="spellStart"/>
      <w:r w:rsidRPr="00B67A11">
        <w:rPr>
          <w:rFonts w:ascii="Calibri" w:hAnsi="Calibri" w:eastAsia="MS Mincho" w:cs="Calibri"/>
        </w:rPr>
        <w:t>PayrollForfs</w:t>
      </w:r>
      <w:proofErr w:type="spellEnd"/>
      <w:r w:rsidRPr="00B67A11">
        <w:rPr>
          <w:rFonts w:ascii="Calibri" w:hAnsi="Calibri" w:eastAsia="MS Mincho" w:cs="Calibri"/>
        </w:rPr>
        <w:t xml:space="preserve"> (</w:t>
      </w:r>
      <w:proofErr w:type="spellStart"/>
      <w:r w:rsidRPr="00B67A11">
        <w:rPr>
          <w:rFonts w:ascii="Calibri" w:hAnsi="Calibri" w:eastAsia="MS Mincho" w:cs="Calibri"/>
        </w:rPr>
        <w:t>planid</w:t>
      </w:r>
      <w:proofErr w:type="spellEnd"/>
      <w:r w:rsidRPr="00B67A11">
        <w:rPr>
          <w:rFonts w:ascii="Calibri" w:hAnsi="Calibri" w:eastAsia="MS Mincho" w:cs="Calibri"/>
        </w:rPr>
        <w:t xml:space="preserve">, </w:t>
      </w:r>
      <w:proofErr w:type="spellStart"/>
      <w:r w:rsidRPr="00B67A11">
        <w:rPr>
          <w:rFonts w:ascii="Calibri" w:hAnsi="Calibri" w:eastAsia="MS Mincho" w:cs="Calibri"/>
        </w:rPr>
        <w:t>ForfAvail</w:t>
      </w:r>
      <w:proofErr w:type="spellEnd"/>
      <w:r w:rsidRPr="00B67A11">
        <w:rPr>
          <w:rFonts w:ascii="Calibri" w:hAnsi="Calibri" w:eastAsia="MS Mincho" w:cs="Calibri"/>
        </w:rPr>
        <w:t>)</w:t>
      </w:r>
    </w:p>
    <w:tbl>
      <w:tblPr>
        <w:tblStyle w:val="TableGrid"/>
        <w:tblW w:w="0" w:type="auto"/>
        <w:shd w:val="clear" w:color="auto" w:fill="B3E5A1" w:themeFill="accent6" w:themeFillTint="66"/>
        <w:tblLook w:val="04A0" w:firstRow="1" w:lastRow="0" w:firstColumn="1" w:lastColumn="0" w:noHBand="0" w:noVBand="1"/>
      </w:tblPr>
      <w:tblGrid>
        <w:gridCol w:w="9350"/>
      </w:tblGrid>
      <w:tr w:rsidR="001546A0" w:rsidTr="001546A0" w14:paraId="4AF69168" w14:textId="77777777">
        <w:tc>
          <w:tcPr>
            <w:tcW w:w="9350" w:type="dxa"/>
            <w:shd w:val="clear" w:color="auto" w:fill="B3E5A1" w:themeFill="accent6" w:themeFillTint="66"/>
          </w:tcPr>
          <w:p w:rsidRPr="001546A0" w:rsidR="001546A0" w:rsidP="001546A0" w:rsidRDefault="001546A0" w14:paraId="3C3150D3" w14:textId="13015857">
            <w:pPr>
              <w:ind w:left="360"/>
              <w:rPr>
                <w:rFonts w:ascii="Calibri" w:hAnsi="Calibri" w:eastAsia="MS Mincho" w:cs="Calibri"/>
              </w:rPr>
            </w:pPr>
            <w:r w:rsidRPr="001546A0">
              <w:rPr>
                <w:rFonts w:ascii="Calibri" w:hAnsi="Calibri" w:eastAsia="MS Mincho" w:cs="Calibri"/>
                <w:b/>
                <w:bCs/>
              </w:rPr>
              <w:t>CRITICAL: Bank account data (</w:t>
            </w:r>
            <w:proofErr w:type="spellStart"/>
            <w:r w:rsidRPr="001546A0">
              <w:rPr>
                <w:rFonts w:ascii="Calibri" w:hAnsi="Calibri" w:eastAsia="MS Mincho" w:cs="Calibri"/>
                <w:b/>
                <w:bCs/>
              </w:rPr>
              <w:t>sefasetup</w:t>
            </w:r>
            <w:proofErr w:type="spellEnd"/>
            <w:r w:rsidRPr="001546A0">
              <w:rPr>
                <w:rFonts w:ascii="Calibri" w:hAnsi="Calibri" w:eastAsia="MS Mincho" w:cs="Calibri"/>
                <w:b/>
                <w:bCs/>
              </w:rPr>
              <w:t>) retrieved ONLY at ACH generation and passed directly to Token Service - NEVER stored in cloud.</w:t>
            </w:r>
          </w:p>
        </w:tc>
      </w:tr>
    </w:tbl>
    <w:p w:rsidRPr="00B67A11" w:rsidR="001546A0" w:rsidP="001546A0" w:rsidRDefault="001546A0" w14:paraId="13BCC89D" w14:textId="77777777">
      <w:pPr>
        <w:rPr>
          <w:rFonts w:ascii="Calibri" w:hAnsi="Calibri" w:eastAsia="MS Mincho" w:cs="Calibri"/>
        </w:rPr>
      </w:pPr>
    </w:p>
    <w:p w:rsidRPr="00B67A11" w:rsidR="00B67A11" w:rsidP="00711595" w:rsidRDefault="00B67A11" w14:paraId="389BD917" w14:textId="77777777">
      <w:pPr>
        <w:pStyle w:val="Heading1"/>
      </w:pPr>
      <w:bookmarkStart w:name="_Toc220765352" w:id="145"/>
      <w:r w:rsidRPr="00B67A11">
        <w:t>7. Integration Architecture</w:t>
      </w:r>
      <w:bookmarkEnd w:id="145"/>
    </w:p>
    <w:p w:rsidRPr="00B67A11" w:rsidR="00B67A11" w:rsidP="00711595" w:rsidRDefault="00B67A11" w14:paraId="4DE427A3" w14:textId="77777777">
      <w:pPr>
        <w:pStyle w:val="Heading2"/>
      </w:pPr>
      <w:bookmarkStart w:name="_Toc220765353" w:id="146"/>
      <w:r w:rsidRPr="00B67A11">
        <w:t>7.1 Inbound Integrations</w:t>
      </w:r>
      <w:bookmarkEnd w:id="146"/>
    </w:p>
    <w:tbl>
      <w:tblPr>
        <w:tblStyle w:val="TableGrid"/>
        <w:tblW w:w="0" w:type="auto"/>
        <w:tblLook w:val="04A0" w:firstRow="1" w:lastRow="0" w:firstColumn="1" w:lastColumn="0" w:noHBand="0" w:noVBand="1"/>
      </w:tblPr>
      <w:tblGrid>
        <w:gridCol w:w="2506"/>
        <w:gridCol w:w="1059"/>
        <w:gridCol w:w="2521"/>
        <w:gridCol w:w="1584"/>
      </w:tblGrid>
      <w:tr w:rsidRPr="00B67A11" w:rsidR="00B67A11" w:rsidTr="785E6E3D" w14:paraId="1645E240" w14:textId="77777777">
        <w:tc>
          <w:tcPr>
            <w:tcW w:w="0" w:type="auto"/>
            <w:hideMark/>
          </w:tcPr>
          <w:p w:rsidRPr="00B67A11" w:rsidR="00B67A11" w:rsidP="00B67A11" w:rsidRDefault="00B67A11" w14:paraId="44D181B7" w14:textId="77777777">
            <w:pPr>
              <w:spacing w:after="160" w:line="279" w:lineRule="auto"/>
              <w:rPr>
                <w:rFonts w:ascii="Calibri" w:hAnsi="Calibri" w:eastAsia="MS Mincho" w:cs="Calibri"/>
                <w:b/>
                <w:bCs/>
              </w:rPr>
            </w:pPr>
            <w:r w:rsidRPr="00B67A11">
              <w:rPr>
                <w:rFonts w:ascii="Calibri" w:hAnsi="Calibri" w:eastAsia="MS Mincho" w:cs="Calibri"/>
                <w:b/>
                <w:bCs/>
              </w:rPr>
              <w:t>Source</w:t>
            </w:r>
          </w:p>
        </w:tc>
        <w:tc>
          <w:tcPr>
            <w:tcW w:w="0" w:type="auto"/>
            <w:hideMark/>
          </w:tcPr>
          <w:p w:rsidRPr="00B67A11" w:rsidR="00B67A11" w:rsidP="00B67A11" w:rsidRDefault="00B67A11" w14:paraId="346A19BB" w14:textId="77777777">
            <w:pPr>
              <w:spacing w:after="160" w:line="279" w:lineRule="auto"/>
              <w:rPr>
                <w:rFonts w:ascii="Calibri" w:hAnsi="Calibri" w:eastAsia="MS Mincho" w:cs="Calibri"/>
                <w:b/>
                <w:bCs/>
              </w:rPr>
            </w:pPr>
            <w:r w:rsidRPr="00B67A11">
              <w:rPr>
                <w:rFonts w:ascii="Calibri" w:hAnsi="Calibri" w:eastAsia="MS Mincho" w:cs="Calibri"/>
                <w:b/>
                <w:bCs/>
              </w:rPr>
              <w:t>Protocol</w:t>
            </w:r>
          </w:p>
        </w:tc>
        <w:tc>
          <w:tcPr>
            <w:tcW w:w="0" w:type="auto"/>
            <w:hideMark/>
          </w:tcPr>
          <w:p w:rsidRPr="00B67A11" w:rsidR="00B67A11" w:rsidP="00B67A11" w:rsidRDefault="00B67A11" w14:paraId="6569E303" w14:textId="77777777">
            <w:pPr>
              <w:spacing w:after="160" w:line="279" w:lineRule="auto"/>
              <w:rPr>
                <w:rFonts w:ascii="Calibri" w:hAnsi="Calibri" w:eastAsia="MS Mincho" w:cs="Calibri"/>
                <w:b/>
                <w:bCs/>
              </w:rPr>
            </w:pPr>
            <w:r w:rsidRPr="00B67A11">
              <w:rPr>
                <w:rFonts w:ascii="Calibri" w:hAnsi="Calibri" w:eastAsia="MS Mincho" w:cs="Calibri"/>
                <w:b/>
                <w:bCs/>
              </w:rPr>
              <w:t>Trigger</w:t>
            </w:r>
          </w:p>
        </w:tc>
        <w:tc>
          <w:tcPr>
            <w:tcW w:w="0" w:type="auto"/>
            <w:hideMark/>
          </w:tcPr>
          <w:p w:rsidRPr="00B67A11" w:rsidR="00B67A11" w:rsidP="00B67A11" w:rsidRDefault="00B67A11" w14:paraId="2A36E041" w14:textId="77777777">
            <w:pPr>
              <w:spacing w:after="160" w:line="279" w:lineRule="auto"/>
              <w:rPr>
                <w:rFonts w:ascii="Calibri" w:hAnsi="Calibri" w:eastAsia="MS Mincho" w:cs="Calibri"/>
                <w:b/>
                <w:bCs/>
              </w:rPr>
            </w:pPr>
            <w:r w:rsidRPr="00B67A11">
              <w:rPr>
                <w:rFonts w:ascii="Calibri" w:hAnsi="Calibri" w:eastAsia="MS Mincho" w:cs="Calibri"/>
                <w:b/>
                <w:bCs/>
              </w:rPr>
              <w:t>Destination</w:t>
            </w:r>
          </w:p>
        </w:tc>
      </w:tr>
      <w:tr w:rsidRPr="00B67A11" w:rsidR="00B67A11" w:rsidTr="785E6E3D" w14:paraId="79AA24BD" w14:textId="77777777">
        <w:tc>
          <w:tcPr>
            <w:tcW w:w="0" w:type="auto"/>
            <w:hideMark/>
          </w:tcPr>
          <w:p w:rsidRPr="00B67A11" w:rsidR="00B67A11" w:rsidP="00B67A11" w:rsidRDefault="00B67A11" w14:paraId="1205736A" w14:textId="77777777">
            <w:pPr>
              <w:spacing w:after="160" w:line="279" w:lineRule="auto"/>
              <w:rPr>
                <w:rFonts w:ascii="Calibri" w:hAnsi="Calibri" w:eastAsia="MS Mincho" w:cs="Calibri"/>
              </w:rPr>
            </w:pPr>
            <w:r w:rsidRPr="00B67A11">
              <w:rPr>
                <w:rFonts w:ascii="Calibri" w:hAnsi="Calibri" w:eastAsia="MS Mincho" w:cs="Calibri"/>
              </w:rPr>
              <w:t>SFTP Transfer Family</w:t>
            </w:r>
          </w:p>
        </w:tc>
        <w:tc>
          <w:tcPr>
            <w:tcW w:w="0" w:type="auto"/>
            <w:hideMark/>
          </w:tcPr>
          <w:p w:rsidRPr="00B67A11" w:rsidR="00B67A11" w:rsidP="00B67A11" w:rsidRDefault="00B67A11" w14:paraId="76296BE4" w14:textId="77777777">
            <w:pPr>
              <w:spacing w:after="160" w:line="279" w:lineRule="auto"/>
              <w:rPr>
                <w:rFonts w:ascii="Calibri" w:hAnsi="Calibri" w:eastAsia="MS Mincho" w:cs="Calibri"/>
              </w:rPr>
            </w:pPr>
            <w:r w:rsidRPr="00B67A11">
              <w:rPr>
                <w:rFonts w:ascii="Calibri" w:hAnsi="Calibri" w:eastAsia="MS Mincho" w:cs="Calibri"/>
              </w:rPr>
              <w:t>SFTP</w:t>
            </w:r>
          </w:p>
        </w:tc>
        <w:tc>
          <w:tcPr>
            <w:tcW w:w="0" w:type="auto"/>
            <w:hideMark/>
          </w:tcPr>
          <w:p w:rsidRPr="00B67A11" w:rsidR="00B67A11" w:rsidP="00B67A11" w:rsidRDefault="00B67A11" w14:paraId="2E1D077C" w14:textId="77777777">
            <w:pPr>
              <w:spacing w:after="160" w:line="279" w:lineRule="auto"/>
              <w:rPr>
                <w:rFonts w:ascii="Calibri" w:hAnsi="Calibri" w:eastAsia="MS Mincho" w:cs="Calibri"/>
              </w:rPr>
            </w:pPr>
            <w:r w:rsidRPr="00B67A11">
              <w:rPr>
                <w:rFonts w:ascii="Calibri" w:hAnsi="Calibri" w:eastAsia="MS Mincho" w:cs="Calibri"/>
              </w:rPr>
              <w:t>File upload</w:t>
            </w:r>
          </w:p>
        </w:tc>
        <w:tc>
          <w:tcPr>
            <w:tcW w:w="0" w:type="auto"/>
            <w:hideMark/>
          </w:tcPr>
          <w:p w:rsidRPr="00B67A11" w:rsidR="00B67A11" w:rsidP="00B67A11" w:rsidRDefault="00B67A11" w14:paraId="2AB4EB0D" w14:textId="77777777">
            <w:pPr>
              <w:spacing w:after="160" w:line="279" w:lineRule="auto"/>
              <w:rPr>
                <w:rFonts w:ascii="Calibri" w:hAnsi="Calibri" w:eastAsia="MS Mincho" w:cs="Calibri"/>
              </w:rPr>
            </w:pPr>
            <w:r w:rsidRPr="00B67A11">
              <w:rPr>
                <w:rFonts w:ascii="Calibri" w:hAnsi="Calibri" w:eastAsia="MS Mincho" w:cs="Calibri"/>
              </w:rPr>
              <w:t>S3 Raw Intake</w:t>
            </w:r>
          </w:p>
        </w:tc>
      </w:tr>
      <w:tr w:rsidRPr="00B67A11" w:rsidR="00B67A11" w:rsidTr="785E6E3D" w14:paraId="6AB69108" w14:textId="77777777">
        <w:tc>
          <w:tcPr>
            <w:tcW w:w="0" w:type="auto"/>
            <w:hideMark/>
          </w:tcPr>
          <w:p w:rsidRPr="00B67A11" w:rsidR="00B67A11" w:rsidP="00B67A11" w:rsidRDefault="00B67A11" w14:paraId="0F5070C2" w14:textId="77777777">
            <w:pPr>
              <w:spacing w:after="160" w:line="279" w:lineRule="auto"/>
              <w:rPr>
                <w:rFonts w:ascii="Calibri" w:hAnsi="Calibri" w:eastAsia="MS Mincho" w:cs="Calibri"/>
              </w:rPr>
            </w:pPr>
            <w:r w:rsidRPr="00B67A11">
              <w:rPr>
                <w:rFonts w:ascii="Calibri" w:hAnsi="Calibri" w:eastAsia="MS Mincho" w:cs="Calibri"/>
              </w:rPr>
              <w:t>My Plan Connect Portal</w:t>
            </w:r>
          </w:p>
        </w:tc>
        <w:tc>
          <w:tcPr>
            <w:tcW w:w="0" w:type="auto"/>
            <w:hideMark/>
          </w:tcPr>
          <w:p w:rsidRPr="00B67A11" w:rsidR="00B67A11" w:rsidP="00B67A11" w:rsidRDefault="00B67A11" w14:paraId="1C026CF7" w14:textId="77777777">
            <w:pPr>
              <w:spacing w:after="160" w:line="279" w:lineRule="auto"/>
              <w:rPr>
                <w:rFonts w:ascii="Calibri" w:hAnsi="Calibri" w:eastAsia="MS Mincho" w:cs="Calibri"/>
              </w:rPr>
            </w:pPr>
            <w:r w:rsidRPr="00B67A11">
              <w:rPr>
                <w:rFonts w:ascii="Calibri" w:hAnsi="Calibri" w:eastAsia="MS Mincho" w:cs="Calibri"/>
              </w:rPr>
              <w:t>HTTPS</w:t>
            </w:r>
          </w:p>
        </w:tc>
        <w:tc>
          <w:tcPr>
            <w:tcW w:w="0" w:type="auto"/>
            <w:hideMark/>
          </w:tcPr>
          <w:p w:rsidRPr="00B67A11" w:rsidR="00B67A11" w:rsidP="00B67A11" w:rsidRDefault="00B67A11" w14:paraId="241AF2D5" w14:textId="2498FAD5">
            <w:pPr>
              <w:spacing w:after="160" w:line="279" w:lineRule="auto"/>
              <w:rPr>
                <w:rFonts w:ascii="Calibri" w:hAnsi="Calibri" w:eastAsia="MS Mincho" w:cs="Calibri"/>
              </w:rPr>
            </w:pPr>
            <w:r w:rsidRPr="785E6E3D">
              <w:rPr>
                <w:rFonts w:ascii="Calibri" w:hAnsi="Calibri" w:eastAsia="MS Mincho" w:cs="Calibri"/>
              </w:rPr>
              <w:t xml:space="preserve">API </w:t>
            </w:r>
            <w:r w:rsidRPr="785E6E3D" w:rsidR="7869D690">
              <w:rPr>
                <w:rFonts w:ascii="Calibri" w:hAnsi="Calibri" w:eastAsia="MS Mincho" w:cs="Calibri"/>
              </w:rPr>
              <w:t>call (</w:t>
            </w:r>
            <w:proofErr w:type="spellStart"/>
            <w:r w:rsidRPr="785E6E3D" w:rsidR="00C92210">
              <w:rPr>
                <w:rFonts w:ascii="Calibri" w:hAnsi="Calibri" w:eastAsia="MS Mincho" w:cs="Calibri"/>
              </w:rPr>
              <w:t>Presigned</w:t>
            </w:r>
            <w:proofErr w:type="spellEnd"/>
            <w:r w:rsidRPr="785E6E3D" w:rsidR="00C92210">
              <w:rPr>
                <w:rFonts w:ascii="Calibri" w:hAnsi="Calibri" w:eastAsia="MS Mincho" w:cs="Calibri"/>
              </w:rPr>
              <w:t xml:space="preserve"> URL)</w:t>
            </w:r>
          </w:p>
        </w:tc>
        <w:tc>
          <w:tcPr>
            <w:tcW w:w="0" w:type="auto"/>
            <w:hideMark/>
          </w:tcPr>
          <w:p w:rsidRPr="00B67A11" w:rsidR="00B67A11" w:rsidP="00B67A11" w:rsidRDefault="00B67A11" w14:paraId="38E2AA93" w14:textId="77777777">
            <w:pPr>
              <w:spacing w:after="160" w:line="279" w:lineRule="auto"/>
              <w:rPr>
                <w:rFonts w:ascii="Calibri" w:hAnsi="Calibri" w:eastAsia="MS Mincho" w:cs="Calibri"/>
              </w:rPr>
            </w:pPr>
            <w:r w:rsidRPr="00B67A11">
              <w:rPr>
                <w:rFonts w:ascii="Calibri" w:hAnsi="Calibri" w:eastAsia="MS Mincho" w:cs="Calibri"/>
              </w:rPr>
              <w:t>S3 Raw Intake</w:t>
            </w:r>
          </w:p>
        </w:tc>
      </w:tr>
      <w:tr w:rsidRPr="00B67A11" w:rsidR="00B67A11" w:rsidTr="785E6E3D" w14:paraId="1DF1EF12" w14:textId="77777777">
        <w:tc>
          <w:tcPr>
            <w:tcW w:w="0" w:type="auto"/>
            <w:hideMark/>
          </w:tcPr>
          <w:p w:rsidRPr="00B67A11" w:rsidR="00B67A11" w:rsidP="00B67A11" w:rsidRDefault="00B67A11" w14:paraId="78E6D29E" w14:textId="77777777">
            <w:pPr>
              <w:spacing w:after="160" w:line="279" w:lineRule="auto"/>
              <w:rPr>
                <w:rFonts w:ascii="Calibri" w:hAnsi="Calibri" w:eastAsia="MS Mincho" w:cs="Calibri"/>
              </w:rPr>
            </w:pPr>
            <w:r w:rsidRPr="00B67A11">
              <w:rPr>
                <w:rFonts w:ascii="Calibri" w:hAnsi="Calibri" w:eastAsia="MS Mincho" w:cs="Calibri"/>
              </w:rPr>
              <w:t xml:space="preserve">S3 </w:t>
            </w:r>
            <w:proofErr w:type="spellStart"/>
            <w:r w:rsidRPr="00B67A11">
              <w:rPr>
                <w:rFonts w:ascii="Calibri" w:hAnsi="Calibri" w:eastAsia="MS Mincho" w:cs="Calibri"/>
              </w:rPr>
              <w:t>Presigned</w:t>
            </w:r>
            <w:proofErr w:type="spellEnd"/>
            <w:r w:rsidRPr="00B67A11">
              <w:rPr>
                <w:rFonts w:ascii="Calibri" w:hAnsi="Calibri" w:eastAsia="MS Mincho" w:cs="Calibri"/>
              </w:rPr>
              <w:t xml:space="preserve"> URLs</w:t>
            </w:r>
          </w:p>
        </w:tc>
        <w:tc>
          <w:tcPr>
            <w:tcW w:w="0" w:type="auto"/>
            <w:hideMark/>
          </w:tcPr>
          <w:p w:rsidRPr="00B67A11" w:rsidR="00B67A11" w:rsidP="00B67A11" w:rsidRDefault="00B67A11" w14:paraId="4A2AFB1F" w14:textId="77777777">
            <w:pPr>
              <w:spacing w:after="160" w:line="279" w:lineRule="auto"/>
              <w:rPr>
                <w:rFonts w:ascii="Calibri" w:hAnsi="Calibri" w:eastAsia="MS Mincho" w:cs="Calibri"/>
              </w:rPr>
            </w:pPr>
            <w:r w:rsidRPr="00B67A11">
              <w:rPr>
                <w:rFonts w:ascii="Calibri" w:hAnsi="Calibri" w:eastAsia="MS Mincho" w:cs="Calibri"/>
              </w:rPr>
              <w:t>HTTPS</w:t>
            </w:r>
          </w:p>
        </w:tc>
        <w:tc>
          <w:tcPr>
            <w:tcW w:w="0" w:type="auto"/>
            <w:hideMark/>
          </w:tcPr>
          <w:p w:rsidRPr="00B67A11" w:rsidR="00B67A11" w:rsidP="00B67A11" w:rsidRDefault="00B67A11" w14:paraId="6DF0BAB0" w14:textId="77777777">
            <w:pPr>
              <w:spacing w:after="160" w:line="279" w:lineRule="auto"/>
              <w:rPr>
                <w:rFonts w:ascii="Calibri" w:hAnsi="Calibri" w:eastAsia="MS Mincho" w:cs="Calibri"/>
              </w:rPr>
            </w:pPr>
            <w:r w:rsidRPr="00B67A11">
              <w:rPr>
                <w:rFonts w:ascii="Calibri" w:hAnsi="Calibri" w:eastAsia="MS Mincho" w:cs="Calibri"/>
              </w:rPr>
              <w:t>Direct upload</w:t>
            </w:r>
          </w:p>
        </w:tc>
        <w:tc>
          <w:tcPr>
            <w:tcW w:w="0" w:type="auto"/>
            <w:hideMark/>
          </w:tcPr>
          <w:p w:rsidRPr="00B67A11" w:rsidR="00B67A11" w:rsidP="00B67A11" w:rsidRDefault="00B67A11" w14:paraId="4736D764" w14:textId="77777777">
            <w:pPr>
              <w:spacing w:after="160" w:line="279" w:lineRule="auto"/>
              <w:rPr>
                <w:rFonts w:ascii="Calibri" w:hAnsi="Calibri" w:eastAsia="MS Mincho" w:cs="Calibri"/>
              </w:rPr>
            </w:pPr>
            <w:r w:rsidRPr="00B67A11">
              <w:rPr>
                <w:rFonts w:ascii="Calibri" w:hAnsi="Calibri" w:eastAsia="MS Mincho" w:cs="Calibri"/>
              </w:rPr>
              <w:t>S3 Raw Intake</w:t>
            </w:r>
          </w:p>
        </w:tc>
      </w:tr>
    </w:tbl>
    <w:p w:rsidR="00711595" w:rsidP="00711595" w:rsidRDefault="00711595" w14:paraId="1203438E" w14:textId="77777777"/>
    <w:p w:rsidR="001546A0" w:rsidP="00711595" w:rsidRDefault="001546A0" w14:paraId="04E8FEDC" w14:textId="77777777"/>
    <w:p w:rsidR="001546A0" w:rsidP="00711595" w:rsidRDefault="001546A0" w14:paraId="218DB31C" w14:textId="77777777"/>
    <w:p w:rsidR="008B7865" w:rsidP="00711595" w:rsidRDefault="008B7865" w14:paraId="763A9B6D" w14:textId="77777777"/>
    <w:p w:rsidR="001546A0" w:rsidP="00711595" w:rsidRDefault="001546A0" w14:paraId="773ED07D" w14:textId="77777777"/>
    <w:p w:rsidRPr="00B67A11" w:rsidR="00B67A11" w:rsidP="00711595" w:rsidRDefault="00B67A11" w14:paraId="656D53E9" w14:textId="2232CD86">
      <w:pPr>
        <w:pStyle w:val="Heading2"/>
      </w:pPr>
      <w:bookmarkStart w:name="_Toc220765354" w:id="147"/>
      <w:r w:rsidRPr="00B67A11">
        <w:t>7.2 Outbound Integrations</w:t>
      </w:r>
      <w:bookmarkEnd w:id="147"/>
    </w:p>
    <w:p w:rsidRPr="00B67A11" w:rsidR="00B67A11" w:rsidP="00B67A11" w:rsidRDefault="00B67A11" w14:paraId="2E3911B3" w14:textId="77777777">
      <w:pPr>
        <w:rPr>
          <w:rFonts w:ascii="Calibri" w:hAnsi="Calibri" w:eastAsia="MS Mincho" w:cs="Calibri"/>
        </w:rPr>
      </w:pPr>
      <w:proofErr w:type="spellStart"/>
      <w:r w:rsidRPr="00B67A11">
        <w:rPr>
          <w:rFonts w:ascii="Calibri" w:hAnsi="Calibri" w:eastAsia="MS Mincho" w:cs="Calibri"/>
          <w:b/>
          <w:bCs/>
        </w:rPr>
        <w:t>PlanConnect</w:t>
      </w:r>
      <w:proofErr w:type="spellEnd"/>
      <w:r w:rsidRPr="00B67A11">
        <w:rPr>
          <w:rFonts w:ascii="Calibri" w:hAnsi="Calibri" w:eastAsia="MS Mincho" w:cs="Calibri"/>
          <w:b/>
          <w:bCs/>
        </w:rPr>
        <w:t xml:space="preserve"> Adapter:</w:t>
      </w:r>
    </w:p>
    <w:p w:rsidRPr="00B67A11" w:rsidR="00B67A11" w:rsidP="00542763" w:rsidRDefault="00B67A11" w14:paraId="5E68C3C3" w14:textId="77777777">
      <w:pPr>
        <w:numPr>
          <w:ilvl w:val="0"/>
          <w:numId w:val="38"/>
        </w:numPr>
        <w:rPr>
          <w:rFonts w:ascii="Calibri" w:hAnsi="Calibri" w:eastAsia="MS Mincho" w:cs="Calibri"/>
        </w:rPr>
      </w:pPr>
      <w:r w:rsidRPr="00B67A11">
        <w:rPr>
          <w:rFonts w:ascii="Calibri" w:hAnsi="Calibri" w:eastAsia="MS Mincho" w:cs="Calibri"/>
        </w:rPr>
        <w:t>POST /</w:t>
      </w:r>
      <w:proofErr w:type="spellStart"/>
      <w:r w:rsidRPr="00B67A11">
        <w:rPr>
          <w:rFonts w:ascii="Calibri" w:hAnsi="Calibri" w:eastAsia="MS Mincho" w:cs="Calibri"/>
        </w:rPr>
        <w:t>api</w:t>
      </w:r>
      <w:proofErr w:type="spellEnd"/>
      <w:r w:rsidRPr="00B67A11">
        <w:rPr>
          <w:rFonts w:ascii="Calibri" w:hAnsi="Calibri" w:eastAsia="MS Mincho" w:cs="Calibri"/>
        </w:rPr>
        <w:t>/</w:t>
      </w:r>
      <w:proofErr w:type="spellStart"/>
      <w:r w:rsidRPr="00B67A11">
        <w:rPr>
          <w:rFonts w:ascii="Calibri" w:hAnsi="Calibri" w:eastAsia="MS Mincho" w:cs="Calibri"/>
        </w:rPr>
        <w:t>depwddetail</w:t>
      </w:r>
      <w:proofErr w:type="spellEnd"/>
      <w:r w:rsidRPr="00B67A11">
        <w:rPr>
          <w:rFonts w:ascii="Calibri" w:hAnsi="Calibri" w:eastAsia="MS Mincho" w:cs="Calibri"/>
        </w:rPr>
        <w:t xml:space="preserve"> (Create/Update detail)</w:t>
      </w:r>
    </w:p>
    <w:p w:rsidRPr="00B67A11" w:rsidR="00B67A11" w:rsidP="00542763" w:rsidRDefault="00B67A11" w14:paraId="742AF178" w14:textId="77777777">
      <w:pPr>
        <w:numPr>
          <w:ilvl w:val="0"/>
          <w:numId w:val="38"/>
        </w:numPr>
        <w:rPr>
          <w:rFonts w:ascii="Calibri" w:hAnsi="Calibri" w:eastAsia="MS Mincho" w:cs="Calibri"/>
        </w:rPr>
      </w:pPr>
      <w:r w:rsidRPr="00B67A11">
        <w:rPr>
          <w:rFonts w:ascii="Calibri" w:hAnsi="Calibri" w:eastAsia="MS Mincho" w:cs="Calibri"/>
        </w:rPr>
        <w:t>POST /</w:t>
      </w:r>
      <w:proofErr w:type="spellStart"/>
      <w:r w:rsidRPr="00B67A11">
        <w:rPr>
          <w:rFonts w:ascii="Calibri" w:hAnsi="Calibri" w:eastAsia="MS Mincho" w:cs="Calibri"/>
        </w:rPr>
        <w:t>api</w:t>
      </w:r>
      <w:proofErr w:type="spellEnd"/>
      <w:r w:rsidRPr="00B67A11">
        <w:rPr>
          <w:rFonts w:ascii="Calibri" w:hAnsi="Calibri" w:eastAsia="MS Mincho" w:cs="Calibri"/>
        </w:rPr>
        <w:t>/</w:t>
      </w:r>
      <w:proofErr w:type="spellStart"/>
      <w:r w:rsidRPr="00B67A11">
        <w:rPr>
          <w:rFonts w:ascii="Calibri" w:hAnsi="Calibri" w:eastAsia="MS Mincho" w:cs="Calibri"/>
        </w:rPr>
        <w:t>achactivity</w:t>
      </w:r>
      <w:proofErr w:type="spellEnd"/>
      <w:r w:rsidRPr="00B67A11">
        <w:rPr>
          <w:rFonts w:ascii="Calibri" w:hAnsi="Calibri" w:eastAsia="MS Mincho" w:cs="Calibri"/>
        </w:rPr>
        <w:t xml:space="preserve"> (Create ACH activity)</w:t>
      </w:r>
    </w:p>
    <w:p w:rsidRPr="00B67A11" w:rsidR="00B67A11" w:rsidP="00542763" w:rsidRDefault="00B67A11" w14:paraId="2E7E7C6F" w14:textId="77777777">
      <w:pPr>
        <w:numPr>
          <w:ilvl w:val="0"/>
          <w:numId w:val="38"/>
        </w:numPr>
        <w:rPr>
          <w:rFonts w:ascii="Calibri" w:hAnsi="Calibri" w:eastAsia="MS Mincho" w:cs="Calibri"/>
        </w:rPr>
      </w:pPr>
      <w:r w:rsidRPr="00B67A11">
        <w:rPr>
          <w:rFonts w:ascii="Calibri" w:hAnsi="Calibri" w:eastAsia="MS Mincho" w:cs="Calibri"/>
        </w:rPr>
        <w:t>GET /</w:t>
      </w:r>
      <w:proofErr w:type="spellStart"/>
      <w:r w:rsidRPr="00B67A11">
        <w:rPr>
          <w:rFonts w:ascii="Calibri" w:hAnsi="Calibri" w:eastAsia="MS Mincho" w:cs="Calibri"/>
        </w:rPr>
        <w:t>api</w:t>
      </w:r>
      <w:proofErr w:type="spellEnd"/>
      <w:r w:rsidRPr="00B67A11">
        <w:rPr>
          <w:rFonts w:ascii="Calibri" w:hAnsi="Calibri" w:eastAsia="MS Mincho" w:cs="Calibri"/>
        </w:rPr>
        <w:t>/</w:t>
      </w:r>
      <w:proofErr w:type="spellStart"/>
      <w:proofErr w:type="gramStart"/>
      <w:r w:rsidRPr="00B67A11">
        <w:rPr>
          <w:rFonts w:ascii="Calibri" w:hAnsi="Calibri" w:eastAsia="MS Mincho" w:cs="Calibri"/>
        </w:rPr>
        <w:t>planholds</w:t>
      </w:r>
      <w:proofErr w:type="spellEnd"/>
      <w:r w:rsidRPr="00B67A11">
        <w:rPr>
          <w:rFonts w:ascii="Calibri" w:hAnsi="Calibri" w:eastAsia="MS Mincho" w:cs="Calibri"/>
        </w:rPr>
        <w:t>/{</w:t>
      </w:r>
      <w:proofErr w:type="spellStart"/>
      <w:r w:rsidRPr="00B67A11">
        <w:rPr>
          <w:rFonts w:ascii="Calibri" w:hAnsi="Calibri" w:eastAsia="MS Mincho" w:cs="Calibri"/>
        </w:rPr>
        <w:t>planid</w:t>
      </w:r>
      <w:proofErr w:type="spellEnd"/>
      <w:r w:rsidRPr="00B67A11">
        <w:rPr>
          <w:rFonts w:ascii="Calibri" w:hAnsi="Calibri" w:eastAsia="MS Mincho" w:cs="Calibri"/>
        </w:rPr>
        <w:t>} (</w:t>
      </w:r>
      <w:proofErr w:type="gramEnd"/>
      <w:r w:rsidRPr="00B67A11">
        <w:rPr>
          <w:rFonts w:ascii="Calibri" w:hAnsi="Calibri" w:eastAsia="MS Mincho" w:cs="Calibri"/>
        </w:rPr>
        <w:t>Check plan hold status)</w:t>
      </w:r>
    </w:p>
    <w:p w:rsidRPr="00B67A11" w:rsidR="00B67A11" w:rsidP="00542763" w:rsidRDefault="00B67A11" w14:paraId="45788145" w14:textId="77777777">
      <w:pPr>
        <w:numPr>
          <w:ilvl w:val="0"/>
          <w:numId w:val="38"/>
        </w:numPr>
        <w:rPr>
          <w:rFonts w:ascii="Calibri" w:hAnsi="Calibri" w:eastAsia="MS Mincho" w:cs="Calibri"/>
        </w:rPr>
      </w:pPr>
      <w:r w:rsidRPr="00B67A11">
        <w:rPr>
          <w:rFonts w:ascii="Calibri" w:hAnsi="Calibri" w:eastAsia="MS Mincho" w:cs="Calibri"/>
        </w:rPr>
        <w:t>GET /</w:t>
      </w:r>
      <w:proofErr w:type="spellStart"/>
      <w:r w:rsidRPr="00B67A11">
        <w:rPr>
          <w:rFonts w:ascii="Calibri" w:hAnsi="Calibri" w:eastAsia="MS Mincho" w:cs="Calibri"/>
        </w:rPr>
        <w:t>api</w:t>
      </w:r>
      <w:proofErr w:type="spellEnd"/>
      <w:r w:rsidRPr="00B67A11">
        <w:rPr>
          <w:rFonts w:ascii="Calibri" w:hAnsi="Calibri" w:eastAsia="MS Mincho" w:cs="Calibri"/>
        </w:rPr>
        <w:t>/</w:t>
      </w:r>
      <w:proofErr w:type="spellStart"/>
      <w:proofErr w:type="gramStart"/>
      <w:r w:rsidRPr="00B67A11">
        <w:rPr>
          <w:rFonts w:ascii="Calibri" w:hAnsi="Calibri" w:eastAsia="MS Mincho" w:cs="Calibri"/>
        </w:rPr>
        <w:t>sefa</w:t>
      </w:r>
      <w:proofErr w:type="spellEnd"/>
      <w:r w:rsidRPr="00B67A11">
        <w:rPr>
          <w:rFonts w:ascii="Calibri" w:hAnsi="Calibri" w:eastAsia="MS Mincho" w:cs="Calibri"/>
        </w:rPr>
        <w:t>/{</w:t>
      </w:r>
      <w:proofErr w:type="spellStart"/>
      <w:r w:rsidRPr="00B67A11">
        <w:rPr>
          <w:rFonts w:ascii="Calibri" w:hAnsi="Calibri" w:eastAsia="MS Mincho" w:cs="Calibri"/>
        </w:rPr>
        <w:t>sefaid</w:t>
      </w:r>
      <w:proofErr w:type="spellEnd"/>
      <w:r w:rsidRPr="00B67A11">
        <w:rPr>
          <w:rFonts w:ascii="Calibri" w:hAnsi="Calibri" w:eastAsia="MS Mincho" w:cs="Calibri"/>
        </w:rPr>
        <w:t>} (</w:t>
      </w:r>
      <w:proofErr w:type="gramEnd"/>
      <w:r w:rsidRPr="00B67A11">
        <w:rPr>
          <w:rFonts w:ascii="Calibri" w:hAnsi="Calibri" w:eastAsia="MS Mincho" w:cs="Calibri"/>
        </w:rPr>
        <w:t>Get SEFA config - NO BANK DATA)</w:t>
      </w:r>
    </w:p>
    <w:p w:rsidRPr="00B67A11" w:rsidR="00B67A11" w:rsidP="00542763" w:rsidRDefault="00B67A11" w14:paraId="3B0410D4" w14:textId="77777777">
      <w:pPr>
        <w:numPr>
          <w:ilvl w:val="0"/>
          <w:numId w:val="38"/>
        </w:numPr>
        <w:rPr>
          <w:rFonts w:ascii="Calibri" w:hAnsi="Calibri" w:eastAsia="MS Mincho" w:cs="Calibri"/>
        </w:rPr>
      </w:pPr>
      <w:r w:rsidRPr="00B67A11">
        <w:rPr>
          <w:rFonts w:ascii="Calibri" w:hAnsi="Calibri" w:eastAsia="MS Mincho" w:cs="Calibri"/>
        </w:rPr>
        <w:t>Auth: OAuth 2.0 Client Credentials, TLS 1.3</w:t>
      </w:r>
    </w:p>
    <w:p w:rsidRPr="00B67A11" w:rsidR="00B67A11" w:rsidP="00B67A11" w:rsidRDefault="00B67A11" w14:paraId="260669E9" w14:textId="77777777">
      <w:pPr>
        <w:rPr>
          <w:rFonts w:ascii="Calibri" w:hAnsi="Calibri" w:eastAsia="MS Mincho" w:cs="Calibri"/>
        </w:rPr>
      </w:pPr>
      <w:r w:rsidRPr="00B67A11">
        <w:rPr>
          <w:rFonts w:ascii="Calibri" w:hAnsi="Calibri" w:eastAsia="MS Mincho" w:cs="Calibri"/>
          <w:b/>
          <w:bCs/>
        </w:rPr>
        <w:t>Relius Adapter:</w:t>
      </w:r>
    </w:p>
    <w:p w:rsidRPr="00B67A11" w:rsidR="00B67A11" w:rsidP="00542763" w:rsidRDefault="00B67A11" w14:paraId="5F19E1C4" w14:textId="77777777">
      <w:pPr>
        <w:numPr>
          <w:ilvl w:val="0"/>
          <w:numId w:val="39"/>
        </w:numPr>
        <w:rPr>
          <w:rFonts w:ascii="Calibri" w:hAnsi="Calibri" w:eastAsia="MS Mincho" w:cs="Calibri"/>
        </w:rPr>
      </w:pPr>
      <w:r w:rsidRPr="00B67A11">
        <w:rPr>
          <w:rFonts w:ascii="Calibri" w:hAnsi="Calibri" w:eastAsia="MS Mincho" w:cs="Calibri"/>
        </w:rPr>
        <w:t>XML Import: Drop PayrollXML.xml to import directory</w:t>
      </w:r>
    </w:p>
    <w:p w:rsidRPr="00B67A11" w:rsidR="00B67A11" w:rsidP="00542763" w:rsidRDefault="00B67A11" w14:paraId="7EF6F909" w14:textId="77777777">
      <w:pPr>
        <w:numPr>
          <w:ilvl w:val="0"/>
          <w:numId w:val="39"/>
        </w:numPr>
        <w:rPr>
          <w:rFonts w:ascii="Calibri" w:hAnsi="Calibri" w:eastAsia="MS Mincho" w:cs="Calibri"/>
        </w:rPr>
      </w:pPr>
      <w:r w:rsidRPr="00B67A11">
        <w:rPr>
          <w:rFonts w:ascii="Calibri" w:hAnsi="Calibri" w:eastAsia="MS Mincho" w:cs="Calibri"/>
        </w:rPr>
        <w:t xml:space="preserve">Capture import report </w:t>
      </w:r>
      <w:proofErr w:type="gramStart"/>
      <w:r w:rsidRPr="00B67A11">
        <w:rPr>
          <w:rFonts w:ascii="Calibri" w:hAnsi="Calibri" w:eastAsia="MS Mincho" w:cs="Calibri"/>
        </w:rPr>
        <w:t>from</w:t>
      </w:r>
      <w:proofErr w:type="gramEnd"/>
      <w:r w:rsidRPr="00B67A11">
        <w:rPr>
          <w:rFonts w:ascii="Calibri" w:hAnsi="Calibri" w:eastAsia="MS Mincho" w:cs="Calibri"/>
        </w:rPr>
        <w:t xml:space="preserve"> job output</w:t>
      </w:r>
    </w:p>
    <w:p w:rsidRPr="00B67A11" w:rsidR="00B67A11" w:rsidP="00542763" w:rsidRDefault="00B67A11" w14:paraId="63BCD07E" w14:textId="77777777">
      <w:pPr>
        <w:numPr>
          <w:ilvl w:val="0"/>
          <w:numId w:val="39"/>
        </w:numPr>
        <w:rPr>
          <w:rFonts w:ascii="Calibri" w:hAnsi="Calibri" w:eastAsia="MS Mincho" w:cs="Calibri"/>
        </w:rPr>
      </w:pPr>
      <w:r w:rsidRPr="00B67A11">
        <w:rPr>
          <w:rFonts w:ascii="Calibri" w:hAnsi="Calibri" w:eastAsia="MS Mincho" w:cs="Calibri"/>
        </w:rPr>
        <w:t>Data Retrieval: jobstatuscurrent.csv, originalDOH.csv, PersonalInfoByPlan.csv</w:t>
      </w:r>
    </w:p>
    <w:p w:rsidRPr="00B67A11" w:rsidR="00B67A11" w:rsidP="00542763" w:rsidRDefault="00B67A11" w14:paraId="5D976649" w14:textId="77777777">
      <w:pPr>
        <w:numPr>
          <w:ilvl w:val="0"/>
          <w:numId w:val="39"/>
        </w:numPr>
        <w:rPr>
          <w:rFonts w:ascii="Calibri" w:hAnsi="Calibri" w:eastAsia="MS Mincho" w:cs="Calibri"/>
        </w:rPr>
      </w:pPr>
      <w:r w:rsidRPr="00B67A11">
        <w:rPr>
          <w:rFonts w:ascii="Calibri" w:hAnsi="Calibri" w:eastAsia="MS Mincho" w:cs="Calibri"/>
        </w:rPr>
        <w:t>Protocol: File-based via Direct Connect</w:t>
      </w:r>
    </w:p>
    <w:p w:rsidRPr="00B67A11" w:rsidR="00B67A11" w:rsidP="00B67A11" w:rsidRDefault="00B67A11" w14:paraId="143BE9AC" w14:textId="77777777">
      <w:pPr>
        <w:rPr>
          <w:rFonts w:ascii="Calibri" w:hAnsi="Calibri" w:eastAsia="MS Mincho" w:cs="Calibri"/>
        </w:rPr>
      </w:pPr>
      <w:r w:rsidRPr="00B67A11">
        <w:rPr>
          <w:rFonts w:ascii="Calibri" w:hAnsi="Calibri" w:eastAsia="MS Mincho" w:cs="Calibri"/>
          <w:b/>
          <w:bCs/>
        </w:rPr>
        <w:t>Token Service Adapter (NACHA Compliance):</w:t>
      </w:r>
    </w:p>
    <w:p w:rsidRPr="00B67A11" w:rsidR="00B67A11" w:rsidP="00542763" w:rsidRDefault="00B67A11" w14:paraId="59801538" w14:textId="77777777">
      <w:pPr>
        <w:numPr>
          <w:ilvl w:val="0"/>
          <w:numId w:val="40"/>
        </w:numPr>
        <w:rPr>
          <w:rFonts w:ascii="Calibri" w:hAnsi="Calibri" w:eastAsia="MS Mincho" w:cs="Calibri"/>
        </w:rPr>
      </w:pPr>
      <w:r w:rsidRPr="00B67A11">
        <w:rPr>
          <w:rFonts w:ascii="Calibri" w:hAnsi="Calibri" w:eastAsia="MS Mincho" w:cs="Calibri"/>
        </w:rPr>
        <w:t>Purpose: Bank account tokenization</w:t>
      </w:r>
    </w:p>
    <w:p w:rsidRPr="00B67A11" w:rsidR="00B67A11" w:rsidP="00542763" w:rsidRDefault="00B67A11" w14:paraId="21BAE5DB" w14:textId="77777777">
      <w:pPr>
        <w:numPr>
          <w:ilvl w:val="0"/>
          <w:numId w:val="40"/>
        </w:numPr>
        <w:rPr>
          <w:rFonts w:ascii="Calibri" w:hAnsi="Calibri" w:eastAsia="MS Mincho" w:cs="Calibri"/>
        </w:rPr>
      </w:pPr>
      <w:r w:rsidRPr="00B67A11">
        <w:rPr>
          <w:rFonts w:ascii="Calibri" w:hAnsi="Calibri" w:eastAsia="MS Mincho" w:cs="Calibri"/>
        </w:rPr>
        <w:t>GET /</w:t>
      </w:r>
      <w:proofErr w:type="gramStart"/>
      <w:r w:rsidRPr="00B67A11">
        <w:rPr>
          <w:rFonts w:ascii="Calibri" w:hAnsi="Calibri" w:eastAsia="MS Mincho" w:cs="Calibri"/>
        </w:rPr>
        <w:t>token/{</w:t>
      </w:r>
      <w:proofErr w:type="spellStart"/>
      <w:proofErr w:type="gramEnd"/>
      <w:r w:rsidRPr="00B67A11">
        <w:rPr>
          <w:rFonts w:ascii="Calibri" w:hAnsi="Calibri" w:eastAsia="MS Mincho" w:cs="Calibri"/>
        </w:rPr>
        <w:t>sefaid</w:t>
      </w:r>
      <w:proofErr w:type="spellEnd"/>
      <w:r w:rsidRPr="00B67A11">
        <w:rPr>
          <w:rFonts w:ascii="Calibri" w:hAnsi="Calibri" w:eastAsia="MS Mincho" w:cs="Calibri"/>
        </w:rPr>
        <w:t>} → Returns tokenized bank info</w:t>
      </w:r>
    </w:p>
    <w:p w:rsidRPr="00B67A11" w:rsidR="00B67A11" w:rsidP="00542763" w:rsidRDefault="00B67A11" w14:paraId="1A10B43D" w14:textId="77777777">
      <w:pPr>
        <w:numPr>
          <w:ilvl w:val="0"/>
          <w:numId w:val="40"/>
        </w:numPr>
        <w:rPr>
          <w:rFonts w:ascii="Calibri" w:hAnsi="Calibri" w:eastAsia="MS Mincho" w:cs="Calibri"/>
        </w:rPr>
      </w:pPr>
      <w:r w:rsidRPr="00B67A11">
        <w:rPr>
          <w:rFonts w:ascii="Calibri" w:hAnsi="Calibri" w:eastAsia="MS Mincho" w:cs="Calibri"/>
        </w:rPr>
        <w:t>POST /ach/generate → Generate ACH with tokenized data</w:t>
      </w:r>
    </w:p>
    <w:p w:rsidRPr="00B67A11" w:rsidR="00B67A11" w:rsidP="00542763" w:rsidRDefault="00B67A11" w14:paraId="0DDF4C0C" w14:textId="77777777">
      <w:pPr>
        <w:numPr>
          <w:ilvl w:val="0"/>
          <w:numId w:val="40"/>
        </w:numPr>
        <w:rPr>
          <w:rFonts w:ascii="Calibri" w:hAnsi="Calibri" w:eastAsia="MS Mincho" w:cs="Calibri"/>
        </w:rPr>
      </w:pPr>
      <w:r w:rsidRPr="00B67A11">
        <w:rPr>
          <w:rFonts w:ascii="Calibri" w:hAnsi="Calibri" w:eastAsia="MS Mincho" w:cs="Calibri"/>
        </w:rPr>
        <w:t>CRITICAL: Only integration point for bank account data</w:t>
      </w:r>
    </w:p>
    <w:p w:rsidR="00B67A11" w:rsidP="00542763" w:rsidRDefault="00B67A11" w14:paraId="4A753190" w14:textId="77777777">
      <w:pPr>
        <w:numPr>
          <w:ilvl w:val="0"/>
          <w:numId w:val="40"/>
        </w:numPr>
        <w:rPr>
          <w:rFonts w:ascii="Calibri" w:hAnsi="Calibri" w:eastAsia="MS Mincho" w:cs="Calibri"/>
        </w:rPr>
      </w:pPr>
      <w:r w:rsidRPr="00B67A11">
        <w:rPr>
          <w:rFonts w:ascii="Calibri" w:hAnsi="Calibri" w:eastAsia="MS Mincho" w:cs="Calibri"/>
        </w:rPr>
        <w:t xml:space="preserve">Auth: </w:t>
      </w:r>
      <w:proofErr w:type="spellStart"/>
      <w:r w:rsidRPr="00B67A11">
        <w:rPr>
          <w:rFonts w:ascii="Calibri" w:hAnsi="Calibri" w:eastAsia="MS Mincho" w:cs="Calibri"/>
        </w:rPr>
        <w:t>mTLS</w:t>
      </w:r>
      <w:proofErr w:type="spellEnd"/>
      <w:r w:rsidRPr="00B67A11">
        <w:rPr>
          <w:rFonts w:ascii="Calibri" w:hAnsi="Calibri" w:eastAsia="MS Mincho" w:cs="Calibri"/>
        </w:rPr>
        <w:t xml:space="preserve"> + API Key</w:t>
      </w:r>
    </w:p>
    <w:p w:rsidRPr="00B67A11" w:rsidR="00711595" w:rsidP="00711595" w:rsidRDefault="00711595" w14:paraId="2D5C959E" w14:textId="77777777">
      <w:pPr>
        <w:rPr>
          <w:rFonts w:ascii="Calibri" w:hAnsi="Calibri" w:eastAsia="MS Mincho" w:cs="Calibri"/>
        </w:rPr>
      </w:pPr>
    </w:p>
    <w:p w:rsidRPr="00B67A11" w:rsidR="00B67A11" w:rsidP="00B67A11" w:rsidRDefault="00B67A11" w14:paraId="0CFB4CEA" w14:textId="77777777">
      <w:pPr>
        <w:rPr>
          <w:rFonts w:ascii="Calibri" w:hAnsi="Calibri" w:eastAsia="MS Mincho" w:cs="Calibri"/>
        </w:rPr>
      </w:pPr>
      <w:r w:rsidRPr="00B67A11">
        <w:rPr>
          <w:rFonts w:ascii="Calibri" w:hAnsi="Calibri" w:eastAsia="MS Mincho" w:cs="Calibri"/>
          <w:b/>
          <w:bCs/>
        </w:rPr>
        <w:t>Notification Adapter:</w:t>
      </w:r>
    </w:p>
    <w:p w:rsidRPr="00B67A11" w:rsidR="00B67A11" w:rsidP="00542763" w:rsidRDefault="00B67A11" w14:paraId="1FC25A31" w14:textId="77777777">
      <w:pPr>
        <w:numPr>
          <w:ilvl w:val="0"/>
          <w:numId w:val="41"/>
        </w:numPr>
        <w:rPr>
          <w:rFonts w:ascii="Calibri" w:hAnsi="Calibri" w:eastAsia="MS Mincho" w:cs="Calibri"/>
        </w:rPr>
      </w:pPr>
      <w:r w:rsidRPr="00B67A11">
        <w:rPr>
          <w:rFonts w:ascii="Calibri" w:hAnsi="Calibri" w:eastAsia="MS Mincho" w:cs="Calibri"/>
        </w:rPr>
        <w:t>Email (SES): Processing notifications, sponsor notices</w:t>
      </w:r>
    </w:p>
    <w:p w:rsidRPr="00B67A11" w:rsidR="00B67A11" w:rsidP="00542763" w:rsidRDefault="00C92210" w14:paraId="7E0AD194" w14:textId="2752C648">
      <w:pPr>
        <w:numPr>
          <w:ilvl w:val="0"/>
          <w:numId w:val="41"/>
        </w:numPr>
        <w:rPr>
          <w:rFonts w:ascii="Calibri" w:hAnsi="Calibri" w:eastAsia="MS Mincho" w:cs="Calibri"/>
        </w:rPr>
      </w:pPr>
      <w:r>
        <w:rPr>
          <w:rFonts w:ascii="Calibri" w:hAnsi="Calibri" w:eastAsia="MS Mincho" w:cs="Calibri"/>
        </w:rPr>
        <w:t>SES Email</w:t>
      </w:r>
      <w:r w:rsidRPr="00B67A11" w:rsidR="00B67A11">
        <w:rPr>
          <w:rFonts w:ascii="Calibri" w:hAnsi="Calibri" w:eastAsia="MS Mincho" w:cs="Calibri"/>
        </w:rPr>
        <w:t xml:space="preserve">: Operations alerts, </w:t>
      </w:r>
      <w:proofErr w:type="gramStart"/>
      <w:r w:rsidRPr="00B67A11" w:rsidR="00B67A11">
        <w:rPr>
          <w:rFonts w:ascii="Calibri" w:hAnsi="Calibri" w:eastAsia="MS Mincho" w:cs="Calibri"/>
        </w:rPr>
        <w:t>exception</w:t>
      </w:r>
      <w:proofErr w:type="gramEnd"/>
      <w:r w:rsidRPr="00B67A11" w:rsidR="00B67A11">
        <w:rPr>
          <w:rFonts w:ascii="Calibri" w:hAnsi="Calibri" w:eastAsia="MS Mincho" w:cs="Calibri"/>
        </w:rPr>
        <w:t xml:space="preserve"> notifications</w:t>
      </w:r>
    </w:p>
    <w:p w:rsidR="00B67A11" w:rsidP="00542763" w:rsidRDefault="00B67A11" w14:paraId="00171B6C" w14:textId="77777777">
      <w:pPr>
        <w:numPr>
          <w:ilvl w:val="0"/>
          <w:numId w:val="41"/>
        </w:numPr>
        <w:rPr>
          <w:rFonts w:ascii="Calibri" w:hAnsi="Calibri" w:eastAsia="MS Mincho" w:cs="Calibri"/>
        </w:rPr>
      </w:pPr>
      <w:r w:rsidRPr="00B67A11">
        <w:rPr>
          <w:rFonts w:ascii="Calibri" w:hAnsi="Calibri" w:eastAsia="MS Mincho" w:cs="Calibri"/>
        </w:rPr>
        <w:t>SNS: Critical alerts</w:t>
      </w:r>
    </w:p>
    <w:p w:rsidR="001546A0" w:rsidP="001546A0" w:rsidRDefault="001546A0" w14:paraId="5868F926" w14:textId="77777777">
      <w:pPr>
        <w:rPr>
          <w:rFonts w:ascii="Calibri" w:hAnsi="Calibri" w:eastAsia="MS Mincho" w:cs="Calibri"/>
        </w:rPr>
      </w:pPr>
    </w:p>
    <w:p w:rsidR="008B7865" w:rsidP="001546A0" w:rsidRDefault="008B7865" w14:paraId="7E927F38" w14:textId="77777777">
      <w:pPr>
        <w:rPr>
          <w:rFonts w:ascii="Calibri" w:hAnsi="Calibri" w:eastAsia="MS Mincho" w:cs="Calibri"/>
        </w:rPr>
      </w:pPr>
    </w:p>
    <w:p w:rsidRPr="00B67A11" w:rsidR="001546A0" w:rsidP="001546A0" w:rsidRDefault="001546A0" w14:paraId="621AF33E" w14:textId="77777777">
      <w:pPr>
        <w:rPr>
          <w:rFonts w:ascii="Calibri" w:hAnsi="Calibri" w:eastAsia="MS Mincho" w:cs="Calibri"/>
        </w:rPr>
      </w:pPr>
    </w:p>
    <w:p w:rsidRPr="00B67A11" w:rsidR="00B67A11" w:rsidP="00711595" w:rsidRDefault="00B67A11" w14:paraId="1183AD11" w14:textId="77777777">
      <w:pPr>
        <w:pStyle w:val="Heading2"/>
      </w:pPr>
      <w:bookmarkStart w:name="_Toc220765355" w:id="148"/>
      <w:r w:rsidRPr="00B67A11">
        <w:t>7.3 Event-Driven Integration (</w:t>
      </w:r>
      <w:proofErr w:type="spellStart"/>
      <w:r w:rsidRPr="00B67A11">
        <w:t>EventBridge</w:t>
      </w:r>
      <w:proofErr w:type="spellEnd"/>
      <w:r w:rsidRPr="00B67A11">
        <w:t>)</w:t>
      </w:r>
      <w:bookmarkEnd w:id="148"/>
    </w:p>
    <w:p w:rsidRPr="00B67A11" w:rsidR="00B67A11" w:rsidP="00B67A11" w:rsidRDefault="00B67A11" w14:paraId="03932CD0" w14:textId="77777777">
      <w:pPr>
        <w:rPr>
          <w:rFonts w:ascii="Calibri" w:hAnsi="Calibri" w:eastAsia="MS Mincho" w:cs="Calibri"/>
        </w:rPr>
      </w:pPr>
      <w:r w:rsidRPr="00B67A11">
        <w:rPr>
          <w:rFonts w:ascii="Calibri" w:hAnsi="Calibri" w:eastAsia="MS Mincho" w:cs="Calibri"/>
          <w:b/>
          <w:bCs/>
        </w:rPr>
        <w:t>Event Types:</w:t>
      </w:r>
    </w:p>
    <w:p w:rsidRPr="00B67A11" w:rsidR="00B67A11" w:rsidP="00542763" w:rsidRDefault="00B67A11" w14:paraId="402ADB35" w14:textId="77777777">
      <w:pPr>
        <w:numPr>
          <w:ilvl w:val="0"/>
          <w:numId w:val="42"/>
        </w:numPr>
        <w:rPr>
          <w:rFonts w:ascii="Calibri" w:hAnsi="Calibri" w:eastAsia="MS Mincho" w:cs="Calibri"/>
        </w:rPr>
      </w:pPr>
      <w:proofErr w:type="spellStart"/>
      <w:r w:rsidRPr="00B67A11">
        <w:rPr>
          <w:rFonts w:ascii="Calibri" w:hAnsi="Calibri" w:eastAsia="MS Mincho" w:cs="Calibri"/>
        </w:rPr>
        <w:t>file.received</w:t>
      </w:r>
      <w:proofErr w:type="spellEnd"/>
      <w:r w:rsidRPr="00B67A11">
        <w:rPr>
          <w:rFonts w:ascii="Calibri" w:hAnsi="Calibri" w:eastAsia="MS Mincho" w:cs="Calibri"/>
        </w:rPr>
        <w:t xml:space="preserve"> → Trigger IDP Agent</w:t>
      </w:r>
    </w:p>
    <w:p w:rsidRPr="00B67A11" w:rsidR="00B67A11" w:rsidP="00542763" w:rsidRDefault="00B67A11" w14:paraId="47285803" w14:textId="77777777">
      <w:pPr>
        <w:numPr>
          <w:ilvl w:val="0"/>
          <w:numId w:val="42"/>
        </w:numPr>
        <w:rPr>
          <w:rFonts w:ascii="Calibri" w:hAnsi="Calibri" w:eastAsia="MS Mincho" w:cs="Calibri"/>
        </w:rPr>
      </w:pPr>
      <w:proofErr w:type="spellStart"/>
      <w:r w:rsidRPr="00B67A11">
        <w:rPr>
          <w:rFonts w:ascii="Calibri" w:hAnsi="Calibri" w:eastAsia="MS Mincho" w:cs="Calibri"/>
        </w:rPr>
        <w:t>file.parsed</w:t>
      </w:r>
      <w:proofErr w:type="spellEnd"/>
      <w:r w:rsidRPr="00B67A11">
        <w:rPr>
          <w:rFonts w:ascii="Calibri" w:hAnsi="Calibri" w:eastAsia="MS Mincho" w:cs="Calibri"/>
        </w:rPr>
        <w:t xml:space="preserve"> → Trigger Validator Agent</w:t>
      </w:r>
    </w:p>
    <w:p w:rsidRPr="00B67A11" w:rsidR="00B67A11" w:rsidP="00542763" w:rsidRDefault="00B67A11" w14:paraId="71C557F5" w14:textId="77777777">
      <w:pPr>
        <w:numPr>
          <w:ilvl w:val="0"/>
          <w:numId w:val="42"/>
        </w:numPr>
        <w:rPr>
          <w:rFonts w:ascii="Calibri" w:hAnsi="Calibri" w:eastAsia="MS Mincho" w:cs="Calibri"/>
        </w:rPr>
      </w:pPr>
      <w:proofErr w:type="spellStart"/>
      <w:r w:rsidRPr="00B67A11">
        <w:rPr>
          <w:rFonts w:ascii="Calibri" w:hAnsi="Calibri" w:eastAsia="MS Mincho" w:cs="Calibri"/>
        </w:rPr>
        <w:t>file.validated</w:t>
      </w:r>
      <w:proofErr w:type="spellEnd"/>
      <w:r w:rsidRPr="00B67A11">
        <w:rPr>
          <w:rFonts w:ascii="Calibri" w:hAnsi="Calibri" w:eastAsia="MS Mincho" w:cs="Calibri"/>
        </w:rPr>
        <w:t xml:space="preserve"> → Trigger Transformation Agent</w:t>
      </w:r>
    </w:p>
    <w:p w:rsidRPr="00B67A11" w:rsidR="00B67A11" w:rsidP="00542763" w:rsidRDefault="00B67A11" w14:paraId="3ACC4F49" w14:textId="77777777">
      <w:pPr>
        <w:numPr>
          <w:ilvl w:val="0"/>
          <w:numId w:val="42"/>
        </w:numPr>
        <w:rPr>
          <w:rFonts w:ascii="Calibri" w:hAnsi="Calibri" w:eastAsia="MS Mincho" w:cs="Calibri"/>
        </w:rPr>
      </w:pPr>
      <w:proofErr w:type="spellStart"/>
      <w:r w:rsidRPr="00B67A11">
        <w:rPr>
          <w:rFonts w:ascii="Calibri" w:hAnsi="Calibri" w:eastAsia="MS Mincho" w:cs="Calibri"/>
        </w:rPr>
        <w:t>file.transformed</w:t>
      </w:r>
      <w:proofErr w:type="spellEnd"/>
      <w:r w:rsidRPr="00B67A11">
        <w:rPr>
          <w:rFonts w:ascii="Calibri" w:hAnsi="Calibri" w:eastAsia="MS Mincho" w:cs="Calibri"/>
        </w:rPr>
        <w:t xml:space="preserve"> → Trigger Compliance Agent</w:t>
      </w:r>
    </w:p>
    <w:p w:rsidRPr="00B67A11" w:rsidR="00B67A11" w:rsidP="00542763" w:rsidRDefault="00B67A11" w14:paraId="4B0A71F8" w14:textId="77777777">
      <w:pPr>
        <w:numPr>
          <w:ilvl w:val="0"/>
          <w:numId w:val="42"/>
        </w:numPr>
        <w:rPr>
          <w:rFonts w:ascii="Calibri" w:hAnsi="Calibri" w:eastAsia="MS Mincho" w:cs="Calibri"/>
        </w:rPr>
      </w:pPr>
      <w:proofErr w:type="spellStart"/>
      <w:r w:rsidRPr="00B67A11">
        <w:rPr>
          <w:rFonts w:ascii="Calibri" w:hAnsi="Calibri" w:eastAsia="MS Mincho" w:cs="Calibri"/>
        </w:rPr>
        <w:t>file.compliant</w:t>
      </w:r>
      <w:proofErr w:type="spellEnd"/>
      <w:r w:rsidRPr="00B67A11">
        <w:rPr>
          <w:rFonts w:ascii="Calibri" w:hAnsi="Calibri" w:eastAsia="MS Mincho" w:cs="Calibri"/>
        </w:rPr>
        <w:t xml:space="preserve"> → Trigger Output Generation</w:t>
      </w:r>
    </w:p>
    <w:p w:rsidRPr="00B67A11" w:rsidR="00B67A11" w:rsidP="00542763" w:rsidRDefault="00B67A11" w14:paraId="6AC317C0" w14:textId="77777777">
      <w:pPr>
        <w:numPr>
          <w:ilvl w:val="0"/>
          <w:numId w:val="42"/>
        </w:numPr>
        <w:rPr>
          <w:rFonts w:ascii="Calibri" w:hAnsi="Calibri" w:eastAsia="MS Mincho" w:cs="Calibri"/>
        </w:rPr>
      </w:pPr>
      <w:proofErr w:type="spellStart"/>
      <w:r w:rsidRPr="00B67A11">
        <w:rPr>
          <w:rFonts w:ascii="Calibri" w:hAnsi="Calibri" w:eastAsia="MS Mincho" w:cs="Calibri"/>
        </w:rPr>
        <w:t>file.requires_review</w:t>
      </w:r>
      <w:proofErr w:type="spellEnd"/>
      <w:r w:rsidRPr="00B67A11">
        <w:rPr>
          <w:rFonts w:ascii="Calibri" w:hAnsi="Calibri" w:eastAsia="MS Mincho" w:cs="Calibri"/>
        </w:rPr>
        <w:t xml:space="preserve"> → Send to Human Review Queue</w:t>
      </w:r>
    </w:p>
    <w:p w:rsidRPr="00B67A11" w:rsidR="00B67A11" w:rsidP="00542763" w:rsidRDefault="00B67A11" w14:paraId="597306BA" w14:textId="77777777">
      <w:pPr>
        <w:numPr>
          <w:ilvl w:val="0"/>
          <w:numId w:val="42"/>
        </w:numPr>
        <w:rPr>
          <w:rFonts w:ascii="Calibri" w:hAnsi="Calibri" w:eastAsia="MS Mincho" w:cs="Calibri"/>
        </w:rPr>
      </w:pPr>
      <w:proofErr w:type="spellStart"/>
      <w:r w:rsidRPr="00B67A11">
        <w:rPr>
          <w:rFonts w:ascii="Calibri" w:hAnsi="Calibri" w:eastAsia="MS Mincho" w:cs="Calibri"/>
        </w:rPr>
        <w:t>file.failed</w:t>
      </w:r>
      <w:proofErr w:type="spellEnd"/>
      <w:r w:rsidRPr="00B67A11">
        <w:rPr>
          <w:rFonts w:ascii="Calibri" w:hAnsi="Calibri" w:eastAsia="MS Mincho" w:cs="Calibri"/>
        </w:rPr>
        <w:t xml:space="preserve"> → Trigger Error Handler</w:t>
      </w:r>
    </w:p>
    <w:p w:rsidRPr="00B67A11" w:rsidR="00B67A11" w:rsidP="00542763" w:rsidRDefault="00B67A11" w14:paraId="2CD5EF94" w14:textId="77777777">
      <w:pPr>
        <w:numPr>
          <w:ilvl w:val="0"/>
          <w:numId w:val="42"/>
        </w:numPr>
        <w:rPr>
          <w:rFonts w:ascii="Calibri" w:hAnsi="Calibri" w:eastAsia="MS Mincho" w:cs="Calibri"/>
        </w:rPr>
      </w:pPr>
      <w:proofErr w:type="spellStart"/>
      <w:r w:rsidRPr="00B67A11">
        <w:rPr>
          <w:rFonts w:ascii="Calibri" w:hAnsi="Calibri" w:eastAsia="MS Mincho" w:cs="Calibri"/>
        </w:rPr>
        <w:t>file.completed</w:t>
      </w:r>
      <w:proofErr w:type="spellEnd"/>
      <w:r w:rsidRPr="00B67A11">
        <w:rPr>
          <w:rFonts w:ascii="Calibri" w:hAnsi="Calibri" w:eastAsia="MS Mincho" w:cs="Calibri"/>
        </w:rPr>
        <w:t xml:space="preserve"> → Trigger Notifications</w:t>
      </w:r>
    </w:p>
    <w:p w:rsidRPr="00B67A11" w:rsidR="00B67A11" w:rsidP="00542763" w:rsidRDefault="00B67A11" w14:paraId="2654CAB9" w14:textId="77777777">
      <w:pPr>
        <w:numPr>
          <w:ilvl w:val="0"/>
          <w:numId w:val="42"/>
        </w:numPr>
        <w:rPr>
          <w:rFonts w:ascii="Calibri" w:hAnsi="Calibri" w:eastAsia="MS Mincho" w:cs="Calibri"/>
        </w:rPr>
      </w:pPr>
      <w:proofErr w:type="spellStart"/>
      <w:r w:rsidRPr="00B67A11">
        <w:rPr>
          <w:rFonts w:ascii="Calibri" w:hAnsi="Calibri" w:eastAsia="MS Mincho" w:cs="Calibri"/>
        </w:rPr>
        <w:t>deadline.approaching</w:t>
      </w:r>
      <w:proofErr w:type="spellEnd"/>
      <w:r w:rsidRPr="00B67A11">
        <w:rPr>
          <w:rFonts w:ascii="Calibri" w:hAnsi="Calibri" w:eastAsia="MS Mincho" w:cs="Calibri"/>
        </w:rPr>
        <w:t xml:space="preserve"> → Trigger Priority Processing</w:t>
      </w:r>
    </w:p>
    <w:p w:rsidRPr="00B67A11" w:rsidR="00B67A11" w:rsidP="00B67A11" w:rsidRDefault="00B67A11" w14:paraId="1DF1D966" w14:textId="77777777">
      <w:pPr>
        <w:rPr>
          <w:rFonts w:ascii="Calibri" w:hAnsi="Calibri" w:eastAsia="MS Mincho" w:cs="Calibri"/>
        </w:rPr>
      </w:pPr>
      <w:r w:rsidRPr="00B67A11">
        <w:rPr>
          <w:rFonts w:ascii="Calibri" w:hAnsi="Calibri" w:eastAsia="MS Mincho" w:cs="Calibri"/>
          <w:b/>
          <w:bCs/>
        </w:rPr>
        <w:t>SQS Queues:</w:t>
      </w:r>
    </w:p>
    <w:p w:rsidRPr="00B67A11" w:rsidR="00B67A11" w:rsidP="00542763" w:rsidRDefault="00B67A11" w14:paraId="622DEEC0" w14:textId="77777777">
      <w:pPr>
        <w:numPr>
          <w:ilvl w:val="0"/>
          <w:numId w:val="43"/>
        </w:numPr>
        <w:rPr>
          <w:rFonts w:ascii="Calibri" w:hAnsi="Calibri" w:eastAsia="MS Mincho" w:cs="Calibri"/>
        </w:rPr>
      </w:pPr>
      <w:proofErr w:type="spellStart"/>
      <w:r w:rsidRPr="00B67A11">
        <w:rPr>
          <w:rFonts w:ascii="Calibri" w:hAnsi="Calibri" w:eastAsia="MS Mincho" w:cs="Calibri"/>
        </w:rPr>
        <w:t>idp</w:t>
      </w:r>
      <w:proofErr w:type="spellEnd"/>
      <w:r w:rsidRPr="00B67A11">
        <w:rPr>
          <w:rFonts w:ascii="Calibri" w:hAnsi="Calibri" w:eastAsia="MS Mincho" w:cs="Calibri"/>
        </w:rPr>
        <w:t xml:space="preserve">-processing-queue (Visibility: 300s, DLQ: </w:t>
      </w:r>
      <w:proofErr w:type="spellStart"/>
      <w:r w:rsidRPr="00B67A11">
        <w:rPr>
          <w:rFonts w:ascii="Calibri" w:hAnsi="Calibri" w:eastAsia="MS Mincho" w:cs="Calibri"/>
        </w:rPr>
        <w:t>idp-dlq</w:t>
      </w:r>
      <w:proofErr w:type="spellEnd"/>
      <w:r w:rsidRPr="00B67A11">
        <w:rPr>
          <w:rFonts w:ascii="Calibri" w:hAnsi="Calibri" w:eastAsia="MS Mincho" w:cs="Calibri"/>
        </w:rPr>
        <w:t>)</w:t>
      </w:r>
    </w:p>
    <w:p w:rsidRPr="00B67A11" w:rsidR="00B67A11" w:rsidP="00542763" w:rsidRDefault="00B67A11" w14:paraId="172D2DA5" w14:textId="77777777">
      <w:pPr>
        <w:numPr>
          <w:ilvl w:val="0"/>
          <w:numId w:val="43"/>
        </w:numPr>
        <w:rPr>
          <w:rFonts w:ascii="Calibri" w:hAnsi="Calibri" w:eastAsia="MS Mincho" w:cs="Calibri"/>
        </w:rPr>
      </w:pPr>
      <w:r w:rsidRPr="00B67A11">
        <w:rPr>
          <w:rFonts w:ascii="Calibri" w:hAnsi="Calibri" w:eastAsia="MS Mincho" w:cs="Calibri"/>
        </w:rPr>
        <w:t>validator-queue (Visibility: 300s, DLQ: validator-</w:t>
      </w:r>
      <w:proofErr w:type="spellStart"/>
      <w:r w:rsidRPr="00B67A11">
        <w:rPr>
          <w:rFonts w:ascii="Calibri" w:hAnsi="Calibri" w:eastAsia="MS Mincho" w:cs="Calibri"/>
        </w:rPr>
        <w:t>dlq</w:t>
      </w:r>
      <w:proofErr w:type="spellEnd"/>
      <w:r w:rsidRPr="00B67A11">
        <w:rPr>
          <w:rFonts w:ascii="Calibri" w:hAnsi="Calibri" w:eastAsia="MS Mincho" w:cs="Calibri"/>
        </w:rPr>
        <w:t>)</w:t>
      </w:r>
    </w:p>
    <w:p w:rsidRPr="00B67A11" w:rsidR="00B67A11" w:rsidP="00542763" w:rsidRDefault="00B67A11" w14:paraId="3B3CCA04" w14:textId="77777777">
      <w:pPr>
        <w:numPr>
          <w:ilvl w:val="0"/>
          <w:numId w:val="43"/>
        </w:numPr>
        <w:rPr>
          <w:rFonts w:ascii="Calibri" w:hAnsi="Calibri" w:eastAsia="MS Mincho" w:cs="Calibri"/>
        </w:rPr>
      </w:pPr>
      <w:r w:rsidRPr="00B67A11">
        <w:rPr>
          <w:rFonts w:ascii="Calibri" w:hAnsi="Calibri" w:eastAsia="MS Mincho" w:cs="Calibri"/>
        </w:rPr>
        <w:t>transform-queue (Visibility: 600s, DLQ: transform-</w:t>
      </w:r>
      <w:proofErr w:type="spellStart"/>
      <w:r w:rsidRPr="00B67A11">
        <w:rPr>
          <w:rFonts w:ascii="Calibri" w:hAnsi="Calibri" w:eastAsia="MS Mincho" w:cs="Calibri"/>
        </w:rPr>
        <w:t>dlq</w:t>
      </w:r>
      <w:proofErr w:type="spellEnd"/>
      <w:r w:rsidRPr="00B67A11">
        <w:rPr>
          <w:rFonts w:ascii="Calibri" w:hAnsi="Calibri" w:eastAsia="MS Mincho" w:cs="Calibri"/>
        </w:rPr>
        <w:t>)</w:t>
      </w:r>
    </w:p>
    <w:p w:rsidRPr="00B67A11" w:rsidR="00B67A11" w:rsidP="00542763" w:rsidRDefault="00B67A11" w14:paraId="261EC256" w14:textId="77777777">
      <w:pPr>
        <w:numPr>
          <w:ilvl w:val="0"/>
          <w:numId w:val="43"/>
        </w:numPr>
        <w:rPr>
          <w:rFonts w:ascii="Calibri" w:hAnsi="Calibri" w:eastAsia="MS Mincho" w:cs="Calibri"/>
        </w:rPr>
      </w:pPr>
      <w:r w:rsidRPr="00B67A11">
        <w:rPr>
          <w:rFonts w:ascii="Calibri" w:hAnsi="Calibri" w:eastAsia="MS Mincho" w:cs="Calibri"/>
        </w:rPr>
        <w:t>compliance-queue (Visibility: 300s, DLQ: compliance-</w:t>
      </w:r>
      <w:proofErr w:type="spellStart"/>
      <w:r w:rsidRPr="00B67A11">
        <w:rPr>
          <w:rFonts w:ascii="Calibri" w:hAnsi="Calibri" w:eastAsia="MS Mincho" w:cs="Calibri"/>
        </w:rPr>
        <w:t>dlq</w:t>
      </w:r>
      <w:proofErr w:type="spellEnd"/>
      <w:r w:rsidRPr="00B67A11">
        <w:rPr>
          <w:rFonts w:ascii="Calibri" w:hAnsi="Calibri" w:eastAsia="MS Mincho" w:cs="Calibri"/>
        </w:rPr>
        <w:t>)</w:t>
      </w:r>
    </w:p>
    <w:p w:rsidRPr="00B67A11" w:rsidR="00B67A11" w:rsidP="00542763" w:rsidRDefault="00B67A11" w14:paraId="051230A4" w14:textId="77777777">
      <w:pPr>
        <w:numPr>
          <w:ilvl w:val="0"/>
          <w:numId w:val="43"/>
        </w:numPr>
        <w:rPr>
          <w:rFonts w:ascii="Calibri" w:hAnsi="Calibri" w:eastAsia="MS Mincho" w:cs="Calibri"/>
        </w:rPr>
      </w:pPr>
      <w:r w:rsidRPr="00B67A11">
        <w:rPr>
          <w:rFonts w:ascii="Calibri" w:hAnsi="Calibri" w:eastAsia="MS Mincho" w:cs="Calibri"/>
        </w:rPr>
        <w:t>human-review-queue (Visibility: 3600s for 1 hour review)</w:t>
      </w:r>
    </w:p>
    <w:p w:rsidRPr="00B67A11" w:rsidR="00B67A11" w:rsidP="00542763" w:rsidRDefault="00B67A11" w14:paraId="25E0BD6D" w14:textId="77777777">
      <w:pPr>
        <w:numPr>
          <w:ilvl w:val="0"/>
          <w:numId w:val="43"/>
        </w:numPr>
        <w:rPr>
          <w:rFonts w:ascii="Calibri" w:hAnsi="Calibri" w:eastAsia="MS Mincho" w:cs="Calibri"/>
        </w:rPr>
      </w:pPr>
      <w:r w:rsidRPr="00B67A11">
        <w:rPr>
          <w:rFonts w:ascii="Calibri" w:hAnsi="Calibri" w:eastAsia="MS Mincho" w:cs="Calibri"/>
        </w:rPr>
        <w:t xml:space="preserve">notification-queue (Visibility: 60s, DLQ: </w:t>
      </w:r>
      <w:proofErr w:type="spellStart"/>
      <w:r w:rsidRPr="00B67A11">
        <w:rPr>
          <w:rFonts w:ascii="Calibri" w:hAnsi="Calibri" w:eastAsia="MS Mincho" w:cs="Calibri"/>
        </w:rPr>
        <w:t>notif-dlq</w:t>
      </w:r>
      <w:proofErr w:type="spellEnd"/>
      <w:r w:rsidRPr="00B67A11">
        <w:rPr>
          <w:rFonts w:ascii="Calibri" w:hAnsi="Calibri" w:eastAsia="MS Mincho" w:cs="Calibri"/>
        </w:rPr>
        <w:t>)</w:t>
      </w:r>
    </w:p>
    <w:p w:rsidR="00711595" w:rsidP="00B67A11" w:rsidRDefault="00711595" w14:paraId="734A6F49" w14:textId="099C29BA">
      <w:pPr>
        <w:rPr>
          <w:rFonts w:ascii="Calibri" w:hAnsi="Calibri" w:eastAsia="MS Mincho" w:cs="Calibri"/>
        </w:rPr>
      </w:pPr>
    </w:p>
    <w:p w:rsidRPr="00B67A11" w:rsidR="00711595" w:rsidP="00B67A11" w:rsidRDefault="00711595" w14:paraId="6A1AC611" w14:textId="77777777">
      <w:pPr>
        <w:rPr>
          <w:rFonts w:ascii="Calibri" w:hAnsi="Calibri" w:eastAsia="MS Mincho" w:cs="Calibri"/>
        </w:rPr>
      </w:pPr>
    </w:p>
    <w:p w:rsidR="00711595" w:rsidP="00B67A11" w:rsidRDefault="00711595" w14:paraId="338BA36D" w14:textId="0F094FE3">
      <w:pPr>
        <w:rPr>
          <w:rFonts w:ascii="Calibri" w:hAnsi="Calibri" w:eastAsia="MS Mincho" w:cs="Calibri"/>
        </w:rPr>
      </w:pPr>
    </w:p>
    <w:p w:rsidR="001546A0" w:rsidP="00B67A11" w:rsidRDefault="001546A0" w14:paraId="76EDAADB" w14:textId="77777777">
      <w:pPr>
        <w:rPr>
          <w:rFonts w:ascii="Calibri" w:hAnsi="Calibri" w:eastAsia="MS Mincho" w:cs="Calibri"/>
        </w:rPr>
      </w:pPr>
    </w:p>
    <w:p w:rsidR="001546A0" w:rsidP="00B67A11" w:rsidRDefault="001546A0" w14:paraId="75394E47" w14:textId="77777777">
      <w:pPr>
        <w:rPr>
          <w:rFonts w:ascii="Calibri" w:hAnsi="Calibri" w:eastAsia="MS Mincho" w:cs="Calibri"/>
        </w:rPr>
      </w:pPr>
    </w:p>
    <w:p w:rsidR="008B7865" w:rsidP="00B67A11" w:rsidRDefault="008B7865" w14:paraId="67DE3F29" w14:textId="77777777">
      <w:pPr>
        <w:rPr>
          <w:rFonts w:ascii="Calibri" w:hAnsi="Calibri" w:eastAsia="MS Mincho" w:cs="Calibri"/>
        </w:rPr>
      </w:pPr>
    </w:p>
    <w:p w:rsidRPr="00B67A11" w:rsidR="008B7865" w:rsidP="00B67A11" w:rsidRDefault="008B7865" w14:paraId="67A5C55F" w14:textId="77777777">
      <w:pPr>
        <w:rPr>
          <w:rFonts w:ascii="Calibri" w:hAnsi="Calibri" w:eastAsia="MS Mincho" w:cs="Calibri"/>
        </w:rPr>
      </w:pPr>
    </w:p>
    <w:p w:rsidRPr="00B67A11" w:rsidR="00B67A11" w:rsidP="00B67A11" w:rsidRDefault="00B67A11" w14:paraId="39CFBAC4" w14:textId="54BEB752">
      <w:pPr>
        <w:rPr>
          <w:rFonts w:ascii="Calibri" w:hAnsi="Calibri" w:eastAsia="MS Mincho" w:cs="Calibri"/>
        </w:rPr>
      </w:pPr>
    </w:p>
    <w:p w:rsidRPr="00B67A11" w:rsidR="00B67A11" w:rsidP="00711595" w:rsidRDefault="00B67A11" w14:paraId="713CC592" w14:textId="77777777">
      <w:pPr>
        <w:pStyle w:val="Heading1"/>
      </w:pPr>
      <w:bookmarkStart w:name="_Toc220765356" w:id="149"/>
      <w:r w:rsidRPr="00B67A11">
        <w:t>8. Security Architecture</w:t>
      </w:r>
      <w:bookmarkEnd w:id="149"/>
    </w:p>
    <w:p w:rsidRPr="00B67A11" w:rsidR="00B67A11" w:rsidP="00711595" w:rsidRDefault="00B67A11" w14:paraId="4374601C" w14:textId="77777777">
      <w:pPr>
        <w:pStyle w:val="Heading2"/>
      </w:pPr>
      <w:bookmarkStart w:name="_Toc220765357" w:id="150"/>
      <w:r w:rsidRPr="00B67A11">
        <w:t>8.1 Identity &amp; Access</w:t>
      </w:r>
      <w:bookmarkEnd w:id="150"/>
    </w:p>
    <w:p w:rsidRPr="00B67A11" w:rsidR="00B67A11" w:rsidP="00B67A11" w:rsidRDefault="00B67A11" w14:paraId="6297E591" w14:textId="77777777">
      <w:pPr>
        <w:rPr>
          <w:rFonts w:ascii="Calibri" w:hAnsi="Calibri" w:eastAsia="MS Mincho" w:cs="Calibri"/>
        </w:rPr>
      </w:pPr>
      <w:r w:rsidRPr="00B67A11">
        <w:rPr>
          <w:rFonts w:ascii="Calibri" w:hAnsi="Calibri" w:eastAsia="MS Mincho" w:cs="Calibri"/>
          <w:b/>
          <w:bCs/>
        </w:rPr>
        <w:t>AWS IAM Roles:</w:t>
      </w:r>
    </w:p>
    <w:p w:rsidRPr="00B67A11" w:rsidR="00B67A11" w:rsidP="00542763" w:rsidRDefault="00B67A11" w14:paraId="784ECBE1" w14:textId="77777777">
      <w:pPr>
        <w:numPr>
          <w:ilvl w:val="0"/>
          <w:numId w:val="44"/>
        </w:numPr>
        <w:rPr>
          <w:rFonts w:ascii="Calibri" w:hAnsi="Calibri" w:eastAsia="MS Mincho" w:cs="Calibri"/>
        </w:rPr>
      </w:pPr>
      <w:r w:rsidRPr="00B67A11">
        <w:rPr>
          <w:rFonts w:ascii="Calibri" w:hAnsi="Calibri" w:eastAsia="MS Mincho" w:cs="Calibri"/>
        </w:rPr>
        <w:t>Agent execution roles</w:t>
      </w:r>
    </w:p>
    <w:p w:rsidRPr="00B67A11" w:rsidR="00B67A11" w:rsidP="00542763" w:rsidRDefault="00B67A11" w14:paraId="01F07FA3" w14:textId="77777777">
      <w:pPr>
        <w:numPr>
          <w:ilvl w:val="0"/>
          <w:numId w:val="44"/>
        </w:numPr>
        <w:rPr>
          <w:rFonts w:ascii="Calibri" w:hAnsi="Calibri" w:eastAsia="MS Mincho" w:cs="Calibri"/>
        </w:rPr>
      </w:pPr>
      <w:r w:rsidRPr="00B67A11">
        <w:rPr>
          <w:rFonts w:ascii="Calibri" w:hAnsi="Calibri" w:eastAsia="MS Mincho" w:cs="Calibri"/>
        </w:rPr>
        <w:t>Service accounts</w:t>
      </w:r>
    </w:p>
    <w:p w:rsidRPr="00B67A11" w:rsidR="00B67A11" w:rsidP="00B67A11" w:rsidRDefault="00B67A11" w14:paraId="025D3E4D" w14:textId="6E7E9707">
      <w:pPr>
        <w:rPr>
          <w:rFonts w:ascii="Calibri" w:hAnsi="Calibri" w:eastAsia="MS Mincho" w:cs="Calibri"/>
        </w:rPr>
      </w:pPr>
      <w:r w:rsidRPr="00B67A11">
        <w:rPr>
          <w:rFonts w:ascii="Calibri" w:hAnsi="Calibri" w:eastAsia="MS Mincho" w:cs="Calibri"/>
          <w:b/>
          <w:bCs/>
        </w:rPr>
        <w:t>A</w:t>
      </w:r>
      <w:r w:rsidR="00711595">
        <w:rPr>
          <w:rFonts w:ascii="Calibri" w:hAnsi="Calibri" w:eastAsia="MS Mincho" w:cs="Calibri"/>
          <w:b/>
          <w:bCs/>
        </w:rPr>
        <w:t>zure AD SSO</w:t>
      </w:r>
      <w:r w:rsidRPr="00B67A11">
        <w:rPr>
          <w:rFonts w:ascii="Calibri" w:hAnsi="Calibri" w:eastAsia="MS Mincho" w:cs="Calibri"/>
          <w:b/>
          <w:bCs/>
        </w:rPr>
        <w:t>:</w:t>
      </w:r>
    </w:p>
    <w:p w:rsidRPr="00B67A11" w:rsidR="00B67A11" w:rsidP="00542763" w:rsidRDefault="00B67A11" w14:paraId="4E2BB849" w14:textId="77777777">
      <w:pPr>
        <w:numPr>
          <w:ilvl w:val="0"/>
          <w:numId w:val="45"/>
        </w:numPr>
        <w:rPr>
          <w:rFonts w:ascii="Calibri" w:hAnsi="Calibri" w:eastAsia="MS Mincho" w:cs="Calibri"/>
        </w:rPr>
      </w:pPr>
      <w:r w:rsidRPr="00B67A11">
        <w:rPr>
          <w:rFonts w:ascii="Calibri" w:hAnsi="Calibri" w:eastAsia="MS Mincho" w:cs="Calibri"/>
        </w:rPr>
        <w:t>Dashboard authentication</w:t>
      </w:r>
    </w:p>
    <w:p w:rsidRPr="00B67A11" w:rsidR="00B67A11" w:rsidP="00542763" w:rsidRDefault="00B67A11" w14:paraId="7E49AEB7" w14:textId="77777777">
      <w:pPr>
        <w:numPr>
          <w:ilvl w:val="0"/>
          <w:numId w:val="45"/>
        </w:numPr>
        <w:rPr>
          <w:rFonts w:ascii="Calibri" w:hAnsi="Calibri" w:eastAsia="MS Mincho" w:cs="Calibri"/>
        </w:rPr>
      </w:pPr>
      <w:r w:rsidRPr="00B67A11">
        <w:rPr>
          <w:rFonts w:ascii="Calibri" w:hAnsi="Calibri" w:eastAsia="MS Mincho" w:cs="Calibri"/>
        </w:rPr>
        <w:t>API access</w:t>
      </w:r>
    </w:p>
    <w:p w:rsidRPr="00B67A11" w:rsidR="00B67A11" w:rsidP="00B67A11" w:rsidRDefault="00B67A11" w14:paraId="6BC091BF" w14:textId="77777777">
      <w:pPr>
        <w:rPr>
          <w:rFonts w:ascii="Calibri" w:hAnsi="Calibri" w:eastAsia="MS Mincho" w:cs="Calibri"/>
        </w:rPr>
      </w:pPr>
      <w:r w:rsidRPr="00B67A11">
        <w:rPr>
          <w:rFonts w:ascii="Calibri" w:hAnsi="Calibri" w:eastAsia="MS Mincho" w:cs="Calibri"/>
          <w:b/>
          <w:bCs/>
        </w:rPr>
        <w:t>Role-Based Access:</w:t>
      </w:r>
    </w:p>
    <w:p w:rsidRPr="00B67A11" w:rsidR="00B67A11" w:rsidP="00542763" w:rsidRDefault="00B67A11" w14:paraId="55A4428C" w14:textId="77777777">
      <w:pPr>
        <w:numPr>
          <w:ilvl w:val="0"/>
          <w:numId w:val="46"/>
        </w:numPr>
        <w:rPr>
          <w:rFonts w:ascii="Calibri" w:hAnsi="Calibri" w:eastAsia="MS Mincho" w:cs="Calibri"/>
        </w:rPr>
      </w:pPr>
      <w:proofErr w:type="spellStart"/>
      <w:r w:rsidRPr="00B67A11">
        <w:rPr>
          <w:rFonts w:ascii="Calibri" w:hAnsi="Calibri" w:eastAsia="MS Mincho" w:cs="Calibri"/>
        </w:rPr>
        <w:t>PayrollOperator</w:t>
      </w:r>
      <w:proofErr w:type="spellEnd"/>
      <w:r w:rsidRPr="00B67A11">
        <w:rPr>
          <w:rFonts w:ascii="Calibri" w:hAnsi="Calibri" w:eastAsia="MS Mincho" w:cs="Calibri"/>
        </w:rPr>
        <w:t>: View files, approve ACH, resolve exceptions</w:t>
      </w:r>
    </w:p>
    <w:p w:rsidRPr="00B67A11" w:rsidR="00B67A11" w:rsidP="00542763" w:rsidRDefault="00B67A11" w14:paraId="1999DFEF" w14:textId="77777777">
      <w:pPr>
        <w:numPr>
          <w:ilvl w:val="0"/>
          <w:numId w:val="46"/>
        </w:numPr>
        <w:rPr>
          <w:rFonts w:ascii="Calibri" w:hAnsi="Calibri" w:eastAsia="MS Mincho" w:cs="Calibri"/>
        </w:rPr>
      </w:pPr>
      <w:proofErr w:type="spellStart"/>
      <w:r w:rsidRPr="00B67A11">
        <w:rPr>
          <w:rFonts w:ascii="Calibri" w:hAnsi="Calibri" w:eastAsia="MS Mincho" w:cs="Calibri"/>
        </w:rPr>
        <w:t>PayrollAdmin</w:t>
      </w:r>
      <w:proofErr w:type="spellEnd"/>
      <w:r w:rsidRPr="00B67A11">
        <w:rPr>
          <w:rFonts w:ascii="Calibri" w:hAnsi="Calibri" w:eastAsia="MS Mincho" w:cs="Calibri"/>
        </w:rPr>
        <w:t>: Configure schemas, manage rules, view audit logs</w:t>
      </w:r>
    </w:p>
    <w:p w:rsidRPr="00B67A11" w:rsidR="00B67A11" w:rsidP="00542763" w:rsidRDefault="00B67A11" w14:paraId="3F309CF4" w14:textId="77777777">
      <w:pPr>
        <w:numPr>
          <w:ilvl w:val="0"/>
          <w:numId w:val="46"/>
        </w:numPr>
        <w:rPr>
          <w:rFonts w:ascii="Calibri" w:hAnsi="Calibri" w:eastAsia="MS Mincho" w:cs="Calibri"/>
        </w:rPr>
      </w:pPr>
      <w:proofErr w:type="spellStart"/>
      <w:r w:rsidRPr="00B67A11">
        <w:rPr>
          <w:rFonts w:ascii="Calibri" w:hAnsi="Calibri" w:eastAsia="MS Mincho" w:cs="Calibri"/>
        </w:rPr>
        <w:t>SystemAdmin</w:t>
      </w:r>
      <w:proofErr w:type="spellEnd"/>
      <w:r w:rsidRPr="00B67A11">
        <w:rPr>
          <w:rFonts w:ascii="Calibri" w:hAnsi="Calibri" w:eastAsia="MS Mincho" w:cs="Calibri"/>
        </w:rPr>
        <w:t>: Infrastructure access, secrets management</w:t>
      </w:r>
    </w:p>
    <w:p w:rsidRPr="00B67A11" w:rsidR="00B67A11" w:rsidP="00542763" w:rsidRDefault="00B67A11" w14:paraId="47022145" w14:textId="77777777">
      <w:pPr>
        <w:numPr>
          <w:ilvl w:val="0"/>
          <w:numId w:val="46"/>
        </w:numPr>
        <w:rPr>
          <w:rFonts w:ascii="Calibri" w:hAnsi="Calibri" w:eastAsia="MS Mincho" w:cs="Calibri"/>
        </w:rPr>
      </w:pPr>
      <w:proofErr w:type="spellStart"/>
      <w:r w:rsidRPr="00B67A11">
        <w:rPr>
          <w:rFonts w:ascii="Calibri" w:hAnsi="Calibri" w:eastAsia="MS Mincho" w:cs="Calibri"/>
        </w:rPr>
        <w:t>ReadOnly</w:t>
      </w:r>
      <w:proofErr w:type="spellEnd"/>
      <w:r w:rsidRPr="00B67A11">
        <w:rPr>
          <w:rFonts w:ascii="Calibri" w:hAnsi="Calibri" w:eastAsia="MS Mincho" w:cs="Calibri"/>
        </w:rPr>
        <w:t>: View dashboards and reports</w:t>
      </w:r>
    </w:p>
    <w:p w:rsidRPr="00B67A11" w:rsidR="00B67A11" w:rsidP="00711595" w:rsidRDefault="00B67A11" w14:paraId="37C32BBC" w14:textId="77777777">
      <w:pPr>
        <w:pStyle w:val="Heading2"/>
      </w:pPr>
      <w:bookmarkStart w:name="_Toc220765358" w:id="151"/>
      <w:r w:rsidRPr="00B67A11">
        <w:t>8.2 Data Protection</w:t>
      </w:r>
      <w:bookmarkEnd w:id="151"/>
    </w:p>
    <w:p w:rsidRPr="00B67A11" w:rsidR="00B67A11" w:rsidP="00B67A11" w:rsidRDefault="00B67A11" w14:paraId="557192B4" w14:textId="77777777">
      <w:pPr>
        <w:rPr>
          <w:rFonts w:ascii="Calibri" w:hAnsi="Calibri" w:eastAsia="MS Mincho" w:cs="Calibri"/>
        </w:rPr>
      </w:pPr>
      <w:r w:rsidRPr="00B67A11">
        <w:rPr>
          <w:rFonts w:ascii="Calibri" w:hAnsi="Calibri" w:eastAsia="MS Mincho" w:cs="Calibri"/>
          <w:b/>
          <w:bCs/>
        </w:rPr>
        <w:t>Encryption Strategy:</w:t>
      </w:r>
    </w:p>
    <w:p w:rsidRPr="00B67A11" w:rsidR="00B67A11" w:rsidP="00B67A11" w:rsidRDefault="00B67A11" w14:paraId="0115E134" w14:textId="77777777">
      <w:pPr>
        <w:rPr>
          <w:rFonts w:ascii="Calibri" w:hAnsi="Calibri" w:eastAsia="MS Mincho" w:cs="Calibri"/>
        </w:rPr>
      </w:pPr>
      <w:r w:rsidRPr="00B67A11">
        <w:rPr>
          <w:rFonts w:ascii="Calibri" w:hAnsi="Calibri" w:eastAsia="MS Mincho" w:cs="Calibri"/>
        </w:rPr>
        <w:t>At Rest:</w:t>
      </w:r>
    </w:p>
    <w:p w:rsidRPr="00B67A11" w:rsidR="00B67A11" w:rsidP="00542763" w:rsidRDefault="00B67A11" w14:paraId="3F6D4B40" w14:textId="77777777">
      <w:pPr>
        <w:numPr>
          <w:ilvl w:val="0"/>
          <w:numId w:val="47"/>
        </w:numPr>
        <w:rPr>
          <w:rFonts w:ascii="Calibri" w:hAnsi="Calibri" w:eastAsia="MS Mincho" w:cs="Calibri"/>
        </w:rPr>
      </w:pPr>
      <w:r w:rsidRPr="00B67A11">
        <w:rPr>
          <w:rFonts w:ascii="Calibri" w:hAnsi="Calibri" w:eastAsia="MS Mincho" w:cs="Calibri"/>
        </w:rPr>
        <w:t>S3: SSE-S3 (AES-256) for all buckets</w:t>
      </w:r>
    </w:p>
    <w:p w:rsidRPr="00B67A11" w:rsidR="00B67A11" w:rsidP="00542763" w:rsidRDefault="00B67A11" w14:paraId="5EECBB67" w14:textId="77777777">
      <w:pPr>
        <w:numPr>
          <w:ilvl w:val="0"/>
          <w:numId w:val="47"/>
        </w:numPr>
        <w:rPr>
          <w:rFonts w:ascii="Calibri" w:hAnsi="Calibri" w:eastAsia="MS Mincho" w:cs="Calibri"/>
        </w:rPr>
      </w:pPr>
      <w:r w:rsidRPr="00B67A11">
        <w:rPr>
          <w:rFonts w:ascii="Calibri" w:hAnsi="Calibri" w:eastAsia="MS Mincho" w:cs="Calibri"/>
        </w:rPr>
        <w:t>DynamoDB: AWS owned keys</w:t>
      </w:r>
    </w:p>
    <w:p w:rsidRPr="00B67A11" w:rsidR="00B67A11" w:rsidP="00542763" w:rsidRDefault="00B67A11" w14:paraId="3ADE4BF7" w14:textId="77777777">
      <w:pPr>
        <w:numPr>
          <w:ilvl w:val="0"/>
          <w:numId w:val="47"/>
        </w:numPr>
        <w:rPr>
          <w:rFonts w:ascii="Calibri" w:hAnsi="Calibri" w:eastAsia="MS Mincho" w:cs="Calibri"/>
        </w:rPr>
      </w:pPr>
      <w:r w:rsidRPr="00B67A11">
        <w:rPr>
          <w:rFonts w:ascii="Calibri" w:hAnsi="Calibri" w:eastAsia="MS Mincho" w:cs="Calibri"/>
        </w:rPr>
        <w:t>Redis: TLS encryption</w:t>
      </w:r>
    </w:p>
    <w:p w:rsidRPr="00B67A11" w:rsidR="00B67A11" w:rsidP="00542763" w:rsidRDefault="00B67A11" w14:paraId="7D150BA2" w14:textId="77777777">
      <w:pPr>
        <w:numPr>
          <w:ilvl w:val="0"/>
          <w:numId w:val="47"/>
        </w:numPr>
        <w:rPr>
          <w:rFonts w:ascii="Calibri" w:hAnsi="Calibri" w:eastAsia="MS Mincho" w:cs="Calibri"/>
        </w:rPr>
      </w:pPr>
      <w:r w:rsidRPr="00B67A11">
        <w:rPr>
          <w:rFonts w:ascii="Calibri" w:hAnsi="Calibri" w:eastAsia="MS Mincho" w:cs="Calibri"/>
        </w:rPr>
        <w:t>EBS: Encrypted volumes</w:t>
      </w:r>
    </w:p>
    <w:p w:rsidRPr="00B67A11" w:rsidR="00B67A11" w:rsidP="00B67A11" w:rsidRDefault="00B67A11" w14:paraId="2B6C3BF1" w14:textId="77777777">
      <w:pPr>
        <w:rPr>
          <w:rFonts w:ascii="Calibri" w:hAnsi="Calibri" w:eastAsia="MS Mincho" w:cs="Calibri"/>
        </w:rPr>
      </w:pPr>
      <w:r w:rsidRPr="00B67A11">
        <w:rPr>
          <w:rFonts w:ascii="Calibri" w:hAnsi="Calibri" w:eastAsia="MS Mincho" w:cs="Calibri"/>
        </w:rPr>
        <w:t>In Transit:</w:t>
      </w:r>
    </w:p>
    <w:p w:rsidRPr="00B67A11" w:rsidR="00B67A11" w:rsidP="00542763" w:rsidRDefault="00B67A11" w14:paraId="72444A37" w14:textId="77777777">
      <w:pPr>
        <w:numPr>
          <w:ilvl w:val="0"/>
          <w:numId w:val="48"/>
        </w:numPr>
        <w:rPr>
          <w:rFonts w:ascii="Calibri" w:hAnsi="Calibri" w:eastAsia="MS Mincho" w:cs="Calibri"/>
        </w:rPr>
      </w:pPr>
      <w:r w:rsidRPr="00B67A11">
        <w:rPr>
          <w:rFonts w:ascii="Calibri" w:hAnsi="Calibri" w:eastAsia="MS Mincho" w:cs="Calibri"/>
        </w:rPr>
        <w:t>TLS 1.3 for all API communications</w:t>
      </w:r>
    </w:p>
    <w:p w:rsidRPr="00B67A11" w:rsidR="00B67A11" w:rsidP="00542763" w:rsidRDefault="00B67A11" w14:paraId="40E00CA0" w14:textId="77777777">
      <w:pPr>
        <w:numPr>
          <w:ilvl w:val="0"/>
          <w:numId w:val="48"/>
        </w:numPr>
        <w:rPr>
          <w:rFonts w:ascii="Calibri" w:hAnsi="Calibri" w:eastAsia="MS Mincho" w:cs="Calibri"/>
        </w:rPr>
      </w:pPr>
      <w:r w:rsidRPr="00B67A11">
        <w:rPr>
          <w:rFonts w:ascii="Calibri" w:hAnsi="Calibri" w:eastAsia="MS Mincho" w:cs="Calibri"/>
        </w:rPr>
        <w:t>VPC endpoints for AWS services</w:t>
      </w:r>
    </w:p>
    <w:p w:rsidRPr="00B67A11" w:rsidR="00B67A11" w:rsidP="00542763" w:rsidRDefault="00B67A11" w14:paraId="6E513EA6" w14:textId="77777777">
      <w:pPr>
        <w:numPr>
          <w:ilvl w:val="0"/>
          <w:numId w:val="48"/>
        </w:numPr>
        <w:rPr>
          <w:rFonts w:ascii="Calibri" w:hAnsi="Calibri" w:eastAsia="MS Mincho" w:cs="Calibri"/>
        </w:rPr>
      </w:pPr>
      <w:r w:rsidRPr="00B67A11">
        <w:rPr>
          <w:rFonts w:ascii="Calibri" w:hAnsi="Calibri" w:eastAsia="MS Mincho" w:cs="Calibri"/>
        </w:rPr>
        <w:t>Direct Connect for on-prem connectivity</w:t>
      </w:r>
    </w:p>
    <w:p w:rsidRPr="00B67A11" w:rsidR="00B67A11" w:rsidP="00B67A11" w:rsidRDefault="00B67A11" w14:paraId="3DDD4F0E" w14:textId="77777777">
      <w:pPr>
        <w:rPr>
          <w:rFonts w:ascii="Calibri" w:hAnsi="Calibri" w:eastAsia="MS Mincho" w:cs="Calibri"/>
        </w:rPr>
      </w:pPr>
      <w:r w:rsidRPr="00B67A11">
        <w:rPr>
          <w:rFonts w:ascii="Calibri" w:hAnsi="Calibri" w:eastAsia="MS Mincho" w:cs="Calibri"/>
        </w:rPr>
        <w:t>Field-Level:</w:t>
      </w:r>
    </w:p>
    <w:p w:rsidRPr="00B67A11" w:rsidR="00B67A11" w:rsidP="00542763" w:rsidRDefault="00B67A11" w14:paraId="6E2EA386" w14:textId="77777777">
      <w:pPr>
        <w:numPr>
          <w:ilvl w:val="0"/>
          <w:numId w:val="49"/>
        </w:numPr>
        <w:rPr>
          <w:rFonts w:ascii="Calibri" w:hAnsi="Calibri" w:eastAsia="MS Mincho" w:cs="Calibri"/>
        </w:rPr>
      </w:pPr>
      <w:r w:rsidRPr="00B67A11">
        <w:rPr>
          <w:rFonts w:ascii="Calibri" w:hAnsi="Calibri" w:eastAsia="MS Mincho" w:cs="Calibri"/>
        </w:rPr>
        <w:t xml:space="preserve">SSN: Masked in logs </w:t>
      </w:r>
      <w:proofErr w:type="gramStart"/>
      <w:r w:rsidRPr="00B67A11">
        <w:rPr>
          <w:rFonts w:ascii="Calibri" w:hAnsi="Calibri" w:eastAsia="MS Mincho" w:cs="Calibri"/>
        </w:rPr>
        <w:t>(*</w:t>
      </w:r>
      <w:r w:rsidRPr="00B67A11">
        <w:rPr>
          <w:rFonts w:ascii="Calibri" w:hAnsi="Calibri" w:eastAsia="MS Mincho" w:cs="Calibri"/>
          <w:b/>
          <w:bCs/>
        </w:rPr>
        <w:t>-</w:t>
      </w:r>
      <w:proofErr w:type="gramEnd"/>
      <w:r w:rsidRPr="00B67A11">
        <w:rPr>
          <w:rFonts w:ascii="Calibri" w:hAnsi="Calibri" w:eastAsia="MS Mincho" w:cs="Calibri"/>
        </w:rPr>
        <w:t>-1234)</w:t>
      </w:r>
    </w:p>
    <w:p w:rsidRPr="00B67A11" w:rsidR="00B67A11" w:rsidP="00542763" w:rsidRDefault="00B67A11" w14:paraId="0E444AE9" w14:textId="77777777">
      <w:pPr>
        <w:numPr>
          <w:ilvl w:val="0"/>
          <w:numId w:val="49"/>
        </w:numPr>
        <w:rPr>
          <w:rFonts w:ascii="Calibri" w:hAnsi="Calibri" w:eastAsia="MS Mincho" w:cs="Calibri"/>
        </w:rPr>
      </w:pPr>
      <w:r w:rsidRPr="00B67A11">
        <w:rPr>
          <w:rFonts w:ascii="Calibri" w:hAnsi="Calibri" w:eastAsia="MS Mincho" w:cs="Calibri"/>
        </w:rPr>
        <w:t>Bank accounts: TOKENIZED via Token Service</w:t>
      </w:r>
    </w:p>
    <w:p w:rsidRPr="00B67A11" w:rsidR="00B67A11" w:rsidP="00711595" w:rsidRDefault="00B67A11" w14:paraId="6CFA909A" w14:textId="77777777">
      <w:pPr>
        <w:pStyle w:val="Heading2"/>
      </w:pPr>
      <w:bookmarkStart w:name="_Toc220765359" w:id="152"/>
      <w:r w:rsidRPr="00B67A11">
        <w:t>8.3 NACHA Compliance (CRITICAL)</w:t>
      </w:r>
      <w:bookmarkEnd w:id="152"/>
    </w:p>
    <w:p w:rsidRPr="00B67A11" w:rsidR="00B67A11" w:rsidP="00711595" w:rsidRDefault="00B67A11" w14:paraId="638A5A7B" w14:textId="77777777">
      <w:pPr>
        <w:ind w:left="720"/>
        <w:rPr>
          <w:rFonts w:ascii="Calibri" w:hAnsi="Calibri" w:eastAsia="MS Mincho" w:cs="Calibri"/>
        </w:rPr>
      </w:pPr>
      <w:r w:rsidRPr="00B67A11">
        <w:rPr>
          <w:rFonts w:ascii="Calibri" w:hAnsi="Calibri" w:eastAsia="MS Mincho" w:cs="Calibri"/>
          <w:b/>
          <w:bCs/>
        </w:rPr>
        <w:t>Bank Account Data Flow Rules:</w:t>
      </w:r>
    </w:p>
    <w:p w:rsidRPr="00B67A11" w:rsidR="00B67A11" w:rsidP="00711595" w:rsidRDefault="00B67A11" w14:paraId="4DBE084F" w14:textId="77777777">
      <w:pPr>
        <w:ind w:left="720"/>
        <w:rPr>
          <w:rFonts w:ascii="Calibri" w:hAnsi="Calibri" w:eastAsia="MS Mincho" w:cs="Calibri"/>
        </w:rPr>
      </w:pPr>
      <w:r w:rsidRPr="00B67A11">
        <w:rPr>
          <w:rFonts w:ascii="Calibri" w:hAnsi="Calibri" w:eastAsia="MS Mincho" w:cs="Calibri"/>
        </w:rPr>
        <w:t>Bank account numbers (</w:t>
      </w:r>
      <w:proofErr w:type="spellStart"/>
      <w:r w:rsidRPr="00B67A11">
        <w:rPr>
          <w:rFonts w:ascii="Calibri" w:hAnsi="Calibri" w:eastAsia="MS Mincho" w:cs="Calibri"/>
        </w:rPr>
        <w:t>bankacctno</w:t>
      </w:r>
      <w:proofErr w:type="spellEnd"/>
      <w:r w:rsidRPr="00B67A11">
        <w:rPr>
          <w:rFonts w:ascii="Calibri" w:hAnsi="Calibri" w:eastAsia="MS Mincho" w:cs="Calibri"/>
        </w:rPr>
        <w:t xml:space="preserve">, </w:t>
      </w:r>
      <w:proofErr w:type="spellStart"/>
      <w:r w:rsidRPr="00B67A11">
        <w:rPr>
          <w:rFonts w:ascii="Calibri" w:hAnsi="Calibri" w:eastAsia="MS Mincho" w:cs="Calibri"/>
        </w:rPr>
        <w:t>bankaba</w:t>
      </w:r>
      <w:proofErr w:type="spellEnd"/>
      <w:r w:rsidRPr="00B67A11">
        <w:rPr>
          <w:rFonts w:ascii="Calibri" w:hAnsi="Calibri" w:eastAsia="MS Mincho" w:cs="Calibri"/>
        </w:rPr>
        <w:t>) are NEVER:</w:t>
      </w:r>
    </w:p>
    <w:p w:rsidRPr="00B67A11" w:rsidR="00B67A11" w:rsidP="00711595" w:rsidRDefault="00B67A11" w14:paraId="0E51A08F" w14:textId="77777777">
      <w:pPr>
        <w:numPr>
          <w:ilvl w:val="0"/>
          <w:numId w:val="50"/>
        </w:numPr>
        <w:tabs>
          <w:tab w:val="clear" w:pos="720"/>
          <w:tab w:val="num" w:pos="1440"/>
        </w:tabs>
        <w:ind w:left="1440"/>
        <w:rPr>
          <w:rFonts w:ascii="Calibri" w:hAnsi="Calibri" w:eastAsia="MS Mincho" w:cs="Calibri"/>
        </w:rPr>
      </w:pPr>
      <w:r w:rsidRPr="00B67A11">
        <w:rPr>
          <w:rFonts w:ascii="Calibri" w:hAnsi="Calibri" w:eastAsia="MS Mincho" w:cs="Calibri"/>
        </w:rPr>
        <w:t>Stored in S3 buckets</w:t>
      </w:r>
    </w:p>
    <w:p w:rsidRPr="00B67A11" w:rsidR="00B67A11" w:rsidP="00711595" w:rsidRDefault="00B67A11" w14:paraId="6C8949F7" w14:textId="77777777">
      <w:pPr>
        <w:numPr>
          <w:ilvl w:val="0"/>
          <w:numId w:val="50"/>
        </w:numPr>
        <w:tabs>
          <w:tab w:val="clear" w:pos="720"/>
          <w:tab w:val="num" w:pos="1440"/>
        </w:tabs>
        <w:ind w:left="1440"/>
        <w:rPr>
          <w:rFonts w:ascii="Calibri" w:hAnsi="Calibri" w:eastAsia="MS Mincho" w:cs="Calibri"/>
        </w:rPr>
      </w:pPr>
      <w:r w:rsidRPr="00B67A11">
        <w:rPr>
          <w:rFonts w:ascii="Calibri" w:hAnsi="Calibri" w:eastAsia="MS Mincho" w:cs="Calibri"/>
        </w:rPr>
        <w:t>Stored in DynamoDB</w:t>
      </w:r>
    </w:p>
    <w:p w:rsidRPr="00B67A11" w:rsidR="00B67A11" w:rsidP="00711595" w:rsidRDefault="00B67A11" w14:paraId="69E77586" w14:textId="77777777">
      <w:pPr>
        <w:numPr>
          <w:ilvl w:val="0"/>
          <w:numId w:val="50"/>
        </w:numPr>
        <w:tabs>
          <w:tab w:val="clear" w:pos="720"/>
          <w:tab w:val="num" w:pos="1440"/>
        </w:tabs>
        <w:ind w:left="1440"/>
        <w:rPr>
          <w:rFonts w:ascii="Calibri" w:hAnsi="Calibri" w:eastAsia="MS Mincho" w:cs="Calibri"/>
        </w:rPr>
      </w:pPr>
      <w:r w:rsidRPr="00B67A11">
        <w:rPr>
          <w:rFonts w:ascii="Calibri" w:hAnsi="Calibri" w:eastAsia="MS Mincho" w:cs="Calibri"/>
        </w:rPr>
        <w:t>Cached in Redis</w:t>
      </w:r>
    </w:p>
    <w:p w:rsidRPr="00B67A11" w:rsidR="00B67A11" w:rsidP="00711595" w:rsidRDefault="00B67A11" w14:paraId="6F948BFD" w14:textId="77777777">
      <w:pPr>
        <w:numPr>
          <w:ilvl w:val="0"/>
          <w:numId w:val="50"/>
        </w:numPr>
        <w:tabs>
          <w:tab w:val="clear" w:pos="720"/>
          <w:tab w:val="num" w:pos="1440"/>
        </w:tabs>
        <w:ind w:left="1440"/>
        <w:rPr>
          <w:rFonts w:ascii="Calibri" w:hAnsi="Calibri" w:eastAsia="MS Mincho" w:cs="Calibri"/>
        </w:rPr>
      </w:pPr>
      <w:r w:rsidRPr="00B67A11">
        <w:rPr>
          <w:rFonts w:ascii="Calibri" w:hAnsi="Calibri" w:eastAsia="MS Mincho" w:cs="Calibri"/>
        </w:rPr>
        <w:t>Logged to CloudWatch</w:t>
      </w:r>
    </w:p>
    <w:p w:rsidRPr="00B67A11" w:rsidR="00B67A11" w:rsidP="00711595" w:rsidRDefault="00B67A11" w14:paraId="30CB61D8" w14:textId="77777777">
      <w:pPr>
        <w:numPr>
          <w:ilvl w:val="0"/>
          <w:numId w:val="50"/>
        </w:numPr>
        <w:tabs>
          <w:tab w:val="clear" w:pos="720"/>
          <w:tab w:val="num" w:pos="1440"/>
        </w:tabs>
        <w:ind w:left="1440"/>
        <w:rPr>
          <w:rFonts w:ascii="Calibri" w:hAnsi="Calibri" w:eastAsia="MS Mincho" w:cs="Calibri"/>
        </w:rPr>
      </w:pPr>
      <w:r w:rsidRPr="00B67A11">
        <w:rPr>
          <w:rFonts w:ascii="Calibri" w:hAnsi="Calibri" w:eastAsia="MS Mincho" w:cs="Calibri"/>
        </w:rPr>
        <w:t>Passed through AI agents</w:t>
      </w:r>
    </w:p>
    <w:p w:rsidRPr="00B67A11" w:rsidR="00B67A11" w:rsidP="00711595" w:rsidRDefault="00B67A11" w14:paraId="05757BE8" w14:textId="77777777">
      <w:pPr>
        <w:ind w:left="720"/>
        <w:rPr>
          <w:rFonts w:ascii="Calibri" w:hAnsi="Calibri" w:eastAsia="MS Mincho" w:cs="Calibri"/>
        </w:rPr>
      </w:pPr>
      <w:r w:rsidRPr="00B67A11">
        <w:rPr>
          <w:rFonts w:ascii="Calibri" w:hAnsi="Calibri" w:eastAsia="MS Mincho" w:cs="Calibri"/>
          <w:b/>
          <w:bCs/>
        </w:rPr>
        <w:t>Implementation:</w:t>
      </w:r>
    </w:p>
    <w:p w:rsidRPr="00B67A11" w:rsidR="00B67A11" w:rsidP="00711595" w:rsidRDefault="00B67A11" w14:paraId="071F1DFF" w14:textId="77777777">
      <w:pPr>
        <w:numPr>
          <w:ilvl w:val="0"/>
          <w:numId w:val="51"/>
        </w:numPr>
        <w:tabs>
          <w:tab w:val="clear" w:pos="720"/>
          <w:tab w:val="num" w:pos="1440"/>
        </w:tabs>
        <w:ind w:left="1440"/>
        <w:rPr>
          <w:rFonts w:ascii="Calibri" w:hAnsi="Calibri" w:eastAsia="MS Mincho" w:cs="Calibri"/>
        </w:rPr>
      </w:pPr>
      <w:r w:rsidRPr="00B67A11">
        <w:rPr>
          <w:rFonts w:ascii="Calibri" w:hAnsi="Calibri" w:eastAsia="MS Mincho" w:cs="Calibri"/>
        </w:rPr>
        <w:t>AI agents work with SEFA IDs only (sefaid1, sefaid2, sefaid3)</w:t>
      </w:r>
    </w:p>
    <w:p w:rsidRPr="00B67A11" w:rsidR="00B67A11" w:rsidP="00711595" w:rsidRDefault="00B67A11" w14:paraId="4FCE6147" w14:textId="77777777">
      <w:pPr>
        <w:numPr>
          <w:ilvl w:val="0"/>
          <w:numId w:val="51"/>
        </w:numPr>
        <w:tabs>
          <w:tab w:val="clear" w:pos="720"/>
          <w:tab w:val="num" w:pos="1440"/>
        </w:tabs>
        <w:ind w:left="1440"/>
        <w:rPr>
          <w:rFonts w:ascii="Calibri" w:hAnsi="Calibri" w:eastAsia="MS Mincho" w:cs="Calibri"/>
        </w:rPr>
      </w:pPr>
      <w:r w:rsidRPr="00B67A11">
        <w:rPr>
          <w:rFonts w:ascii="Calibri" w:hAnsi="Calibri" w:eastAsia="MS Mincho" w:cs="Calibri"/>
        </w:rPr>
        <w:t>At ACH generation time</w:t>
      </w:r>
      <w:proofErr w:type="gramStart"/>
      <w:r w:rsidRPr="00B67A11">
        <w:rPr>
          <w:rFonts w:ascii="Calibri" w:hAnsi="Calibri" w:eastAsia="MS Mincho" w:cs="Calibri"/>
        </w:rPr>
        <w:t>: a</w:t>
      </w:r>
      <w:proofErr w:type="gramEnd"/>
      <w:r w:rsidRPr="00B67A11">
        <w:rPr>
          <w:rFonts w:ascii="Calibri" w:hAnsi="Calibri" w:eastAsia="MS Mincho" w:cs="Calibri"/>
        </w:rPr>
        <w:t>. ACH Generator calls Token Service with SEFA ID b. Token Service retrieves tokenized bank data c. Token Service generates final ACH file d. ACH file transmitted directly to custodian</w:t>
      </w:r>
    </w:p>
    <w:p w:rsidRPr="00B67A11" w:rsidR="00B67A11" w:rsidP="00711595" w:rsidRDefault="00B67A11" w14:paraId="3B76CFFD" w14:textId="77777777">
      <w:pPr>
        <w:numPr>
          <w:ilvl w:val="0"/>
          <w:numId w:val="51"/>
        </w:numPr>
        <w:tabs>
          <w:tab w:val="clear" w:pos="720"/>
          <w:tab w:val="num" w:pos="1440"/>
        </w:tabs>
        <w:ind w:left="1440"/>
        <w:rPr>
          <w:rFonts w:ascii="Calibri" w:hAnsi="Calibri" w:eastAsia="MS Mincho" w:cs="Calibri"/>
        </w:rPr>
      </w:pPr>
      <w:r w:rsidRPr="00B67A11">
        <w:rPr>
          <w:rFonts w:ascii="Calibri" w:hAnsi="Calibri" w:eastAsia="MS Mincho" w:cs="Calibri"/>
        </w:rPr>
        <w:t>Bank data never enters cloud infrastructure</w:t>
      </w:r>
    </w:p>
    <w:p w:rsidRPr="00B67A11" w:rsidR="00B67A11" w:rsidP="00711595" w:rsidRDefault="00B67A11" w14:paraId="5815E5AA" w14:textId="77777777">
      <w:pPr>
        <w:ind w:left="720"/>
        <w:rPr>
          <w:rFonts w:ascii="Calibri" w:hAnsi="Calibri" w:eastAsia="MS Mincho" w:cs="Calibri"/>
        </w:rPr>
      </w:pPr>
      <w:r w:rsidRPr="00B67A11">
        <w:rPr>
          <w:rFonts w:ascii="Calibri" w:hAnsi="Calibri" w:eastAsia="MS Mincho" w:cs="Calibri"/>
          <w:b/>
          <w:bCs/>
        </w:rPr>
        <w:t>Token Service Integration (On-Prem):</w:t>
      </w:r>
    </w:p>
    <w:p w:rsidRPr="00B67A11" w:rsidR="00B67A11" w:rsidP="00711595" w:rsidRDefault="00B67A11" w14:paraId="5B1892E8" w14:textId="77777777">
      <w:pPr>
        <w:numPr>
          <w:ilvl w:val="0"/>
          <w:numId w:val="52"/>
        </w:numPr>
        <w:tabs>
          <w:tab w:val="clear" w:pos="720"/>
          <w:tab w:val="num" w:pos="1440"/>
        </w:tabs>
        <w:ind w:left="1440"/>
        <w:rPr>
          <w:rFonts w:ascii="Calibri" w:hAnsi="Calibri" w:eastAsia="MS Mincho" w:cs="Calibri"/>
        </w:rPr>
      </w:pPr>
      <w:r w:rsidRPr="00B67A11">
        <w:rPr>
          <w:rFonts w:ascii="Calibri" w:hAnsi="Calibri" w:eastAsia="MS Mincho" w:cs="Calibri"/>
        </w:rPr>
        <w:t>Location: On-premises data center (behind firewall)</w:t>
      </w:r>
    </w:p>
    <w:p w:rsidRPr="00B67A11" w:rsidR="00B67A11" w:rsidP="00711595" w:rsidRDefault="00B67A11" w14:paraId="58C8BA8D" w14:textId="77777777">
      <w:pPr>
        <w:numPr>
          <w:ilvl w:val="0"/>
          <w:numId w:val="52"/>
        </w:numPr>
        <w:tabs>
          <w:tab w:val="clear" w:pos="720"/>
          <w:tab w:val="num" w:pos="1440"/>
        </w:tabs>
        <w:ind w:left="1440"/>
        <w:rPr>
          <w:rFonts w:ascii="Calibri" w:hAnsi="Calibri" w:eastAsia="MS Mincho" w:cs="Calibri"/>
        </w:rPr>
      </w:pPr>
      <w:r w:rsidRPr="00B67A11">
        <w:rPr>
          <w:rFonts w:ascii="Calibri" w:hAnsi="Calibri" w:eastAsia="MS Mincho" w:cs="Calibri"/>
        </w:rPr>
        <w:t xml:space="preserve">Access: </w:t>
      </w:r>
      <w:proofErr w:type="spellStart"/>
      <w:r w:rsidRPr="00B67A11">
        <w:rPr>
          <w:rFonts w:ascii="Calibri" w:hAnsi="Calibri" w:eastAsia="MS Mincho" w:cs="Calibri"/>
        </w:rPr>
        <w:t>mTLS</w:t>
      </w:r>
      <w:proofErr w:type="spellEnd"/>
      <w:r w:rsidRPr="00B67A11">
        <w:rPr>
          <w:rFonts w:ascii="Calibri" w:hAnsi="Calibri" w:eastAsia="MS Mincho" w:cs="Calibri"/>
        </w:rPr>
        <w:t xml:space="preserve"> + API Key over Direct Connect</w:t>
      </w:r>
    </w:p>
    <w:p w:rsidRPr="00B67A11" w:rsidR="00B67A11" w:rsidP="00711595" w:rsidRDefault="00B67A11" w14:paraId="27A99F1F" w14:textId="77777777">
      <w:pPr>
        <w:numPr>
          <w:ilvl w:val="0"/>
          <w:numId w:val="52"/>
        </w:numPr>
        <w:tabs>
          <w:tab w:val="clear" w:pos="720"/>
          <w:tab w:val="num" w:pos="1440"/>
        </w:tabs>
        <w:ind w:left="1440"/>
        <w:rPr>
          <w:rFonts w:ascii="Calibri" w:hAnsi="Calibri" w:eastAsia="MS Mincho" w:cs="Calibri"/>
        </w:rPr>
      </w:pPr>
      <w:r w:rsidRPr="00B67A11">
        <w:rPr>
          <w:rFonts w:ascii="Calibri" w:hAnsi="Calibri" w:eastAsia="MS Mincho" w:cs="Calibri"/>
        </w:rPr>
        <w:t>Logging: All access logged with correlation ID</w:t>
      </w:r>
    </w:p>
    <w:p w:rsidR="00B67A11" w:rsidP="00711595" w:rsidRDefault="00B67A11" w14:paraId="314A3151" w14:textId="35EC922A">
      <w:pPr>
        <w:numPr>
          <w:ilvl w:val="0"/>
          <w:numId w:val="52"/>
        </w:numPr>
        <w:tabs>
          <w:tab w:val="clear" w:pos="720"/>
          <w:tab w:val="num" w:pos="1440"/>
        </w:tabs>
        <w:ind w:left="1440"/>
        <w:rPr>
          <w:rFonts w:ascii="Calibri" w:hAnsi="Calibri" w:eastAsia="MS Mincho" w:cs="Calibri"/>
        </w:rPr>
      </w:pPr>
      <w:r w:rsidRPr="00B67A11">
        <w:rPr>
          <w:rFonts w:ascii="Calibri" w:hAnsi="Calibri" w:eastAsia="MS Mincho" w:cs="Calibri"/>
        </w:rPr>
        <w:t>Audit: SOC 2 Type II compliant</w:t>
      </w:r>
      <w:r w:rsidR="001546A0">
        <w:rPr>
          <w:rFonts w:ascii="Calibri" w:hAnsi="Calibri" w:eastAsia="MS Mincho" w:cs="Calibri"/>
        </w:rPr>
        <w:t>.</w:t>
      </w:r>
    </w:p>
    <w:p w:rsidR="001546A0" w:rsidP="001546A0" w:rsidRDefault="001546A0" w14:paraId="3498A8EE" w14:textId="77777777">
      <w:pPr>
        <w:rPr>
          <w:rFonts w:ascii="Calibri" w:hAnsi="Calibri" w:eastAsia="MS Mincho" w:cs="Calibri"/>
        </w:rPr>
      </w:pPr>
    </w:p>
    <w:p w:rsidR="001546A0" w:rsidP="001546A0" w:rsidRDefault="001546A0" w14:paraId="031826FB" w14:textId="77777777">
      <w:pPr>
        <w:rPr>
          <w:rFonts w:ascii="Calibri" w:hAnsi="Calibri" w:eastAsia="MS Mincho" w:cs="Calibri"/>
        </w:rPr>
      </w:pPr>
    </w:p>
    <w:p w:rsidR="001546A0" w:rsidP="001546A0" w:rsidRDefault="001546A0" w14:paraId="121176E6" w14:textId="77777777">
      <w:pPr>
        <w:rPr>
          <w:rFonts w:ascii="Calibri" w:hAnsi="Calibri" w:eastAsia="MS Mincho" w:cs="Calibri"/>
        </w:rPr>
      </w:pPr>
    </w:p>
    <w:p w:rsidR="001546A0" w:rsidP="001546A0" w:rsidRDefault="001546A0" w14:paraId="186C34D5" w14:textId="77777777">
      <w:pPr>
        <w:rPr>
          <w:rFonts w:ascii="Calibri" w:hAnsi="Calibri" w:eastAsia="MS Mincho" w:cs="Calibri"/>
        </w:rPr>
      </w:pPr>
    </w:p>
    <w:p w:rsidR="001546A0" w:rsidP="001546A0" w:rsidRDefault="001546A0" w14:paraId="771B671D" w14:textId="77777777">
      <w:pPr>
        <w:rPr>
          <w:rFonts w:ascii="Calibri" w:hAnsi="Calibri" w:eastAsia="MS Mincho" w:cs="Calibri"/>
        </w:rPr>
      </w:pPr>
    </w:p>
    <w:p w:rsidR="001546A0" w:rsidP="001546A0" w:rsidRDefault="001546A0" w14:paraId="19E4748E" w14:textId="77777777">
      <w:pPr>
        <w:rPr>
          <w:rFonts w:ascii="Calibri" w:hAnsi="Calibri" w:eastAsia="MS Mincho" w:cs="Calibri"/>
        </w:rPr>
      </w:pPr>
    </w:p>
    <w:p w:rsidR="008B7865" w:rsidP="001546A0" w:rsidRDefault="008B7865" w14:paraId="3815D623" w14:textId="77777777">
      <w:pPr>
        <w:rPr>
          <w:rFonts w:ascii="Calibri" w:hAnsi="Calibri" w:eastAsia="MS Mincho" w:cs="Calibri"/>
        </w:rPr>
      </w:pPr>
    </w:p>
    <w:p w:rsidR="008B7865" w:rsidP="001546A0" w:rsidRDefault="008B7865" w14:paraId="6E65A56D" w14:textId="77777777">
      <w:pPr>
        <w:rPr>
          <w:rFonts w:ascii="Calibri" w:hAnsi="Calibri" w:eastAsia="MS Mincho" w:cs="Calibri"/>
        </w:rPr>
      </w:pPr>
    </w:p>
    <w:p w:rsidRPr="00B67A11" w:rsidR="001546A0" w:rsidP="001546A0" w:rsidRDefault="001546A0" w14:paraId="0B507EA0" w14:textId="77777777">
      <w:pPr>
        <w:rPr>
          <w:rFonts w:ascii="Calibri" w:hAnsi="Calibri" w:eastAsia="MS Mincho" w:cs="Calibri"/>
        </w:rPr>
      </w:pPr>
    </w:p>
    <w:p w:rsidRPr="00B67A11" w:rsidR="00B67A11" w:rsidP="00711595" w:rsidRDefault="00B67A11" w14:paraId="0652CE17" w14:textId="77777777">
      <w:pPr>
        <w:ind w:left="720"/>
        <w:rPr>
          <w:rFonts w:ascii="Calibri" w:hAnsi="Calibri" w:eastAsia="MS Mincho" w:cs="Calibri"/>
        </w:rPr>
      </w:pPr>
      <w:r w:rsidRPr="00B67A11">
        <w:rPr>
          <w:rFonts w:ascii="Calibri" w:hAnsi="Calibri" w:eastAsia="MS Mincho" w:cs="Calibri"/>
          <w:b/>
          <w:bCs/>
        </w:rPr>
        <w:t>Token Service API:</w:t>
      </w:r>
    </w:p>
    <w:p w:rsidR="00B67A11" w:rsidP="00711595" w:rsidRDefault="00B67A11" w14:paraId="31B8FDC8" w14:textId="77777777">
      <w:pPr>
        <w:ind w:left="720"/>
        <w:rPr>
          <w:rFonts w:ascii="Calibri" w:hAnsi="Calibri" w:eastAsia="MS Mincho" w:cs="Calibri"/>
        </w:rPr>
      </w:pPr>
      <w:r w:rsidRPr="00B67A11">
        <w:rPr>
          <w:rFonts w:ascii="Calibri" w:hAnsi="Calibri" w:eastAsia="MS Mincho" w:cs="Calibri"/>
        </w:rPr>
        <w:t>POST /ach/generate</w:t>
      </w:r>
    </w:p>
    <w:tbl>
      <w:tblPr>
        <w:tblStyle w:val="TableGrid"/>
        <w:tblW w:w="0" w:type="auto"/>
        <w:tblInd w:w="720" w:type="dxa"/>
        <w:tblLook w:val="04A0" w:firstRow="1" w:lastRow="0" w:firstColumn="1" w:lastColumn="0" w:noHBand="0" w:noVBand="1"/>
      </w:tblPr>
      <w:tblGrid>
        <w:gridCol w:w="8630"/>
      </w:tblGrid>
      <w:tr w:rsidR="001546A0" w:rsidTr="001546A0" w14:paraId="7A07E5DE" w14:textId="77777777">
        <w:tc>
          <w:tcPr>
            <w:tcW w:w="9350" w:type="dxa"/>
            <w:shd w:val="clear" w:color="auto" w:fill="E8E8E8" w:themeFill="background2"/>
          </w:tcPr>
          <w:p w:rsidRPr="00B67A11" w:rsidR="001546A0" w:rsidP="001546A0" w:rsidRDefault="001546A0" w14:paraId="1FFD79F0" w14:textId="77777777">
            <w:pPr>
              <w:spacing w:after="160" w:line="279" w:lineRule="auto"/>
              <w:ind w:left="720"/>
              <w:rPr>
                <w:rFonts w:ascii="Calibri" w:hAnsi="Calibri" w:eastAsia="MS Mincho" w:cs="Calibri"/>
              </w:rPr>
            </w:pPr>
            <w:r w:rsidRPr="00B67A11">
              <w:rPr>
                <w:rFonts w:ascii="Calibri" w:hAnsi="Calibri" w:eastAsia="MS Mincho" w:cs="Calibri"/>
              </w:rPr>
              <w:t>{</w:t>
            </w:r>
          </w:p>
          <w:p w:rsidRPr="00B67A11" w:rsidR="001546A0" w:rsidP="001546A0" w:rsidRDefault="001546A0" w14:paraId="5A3BA5E2" w14:textId="77777777">
            <w:pPr>
              <w:spacing w:after="160" w:line="279" w:lineRule="auto"/>
              <w:ind w:left="720"/>
              <w:rPr>
                <w:rFonts w:ascii="Calibri" w:hAnsi="Calibri" w:eastAsia="MS Mincho" w:cs="Calibri"/>
              </w:rPr>
            </w:pPr>
            <w:r w:rsidRPr="00B67A11">
              <w:rPr>
                <w:rFonts w:ascii="Calibri" w:hAnsi="Calibri" w:eastAsia="MS Mincho" w:cs="Calibri"/>
              </w:rPr>
              <w:t xml:space="preserve">  "sefaid1": "Am4bAEspr",</w:t>
            </w:r>
          </w:p>
          <w:p w:rsidRPr="00B67A11" w:rsidR="001546A0" w:rsidP="001546A0" w:rsidRDefault="001546A0" w14:paraId="3D57A3B2" w14:textId="77777777">
            <w:pPr>
              <w:spacing w:after="160" w:line="279" w:lineRule="auto"/>
              <w:ind w:left="720"/>
              <w:rPr>
                <w:rFonts w:ascii="Calibri" w:hAnsi="Calibri" w:eastAsia="MS Mincho" w:cs="Calibri"/>
              </w:rPr>
            </w:pPr>
            <w:r w:rsidRPr="00B67A11">
              <w:rPr>
                <w:rFonts w:ascii="Calibri" w:hAnsi="Calibri" w:eastAsia="MS Mincho" w:cs="Calibri"/>
              </w:rPr>
              <w:t xml:space="preserve">  "sefaid2": "",</w:t>
            </w:r>
          </w:p>
          <w:p w:rsidRPr="00B67A11" w:rsidR="001546A0" w:rsidP="001546A0" w:rsidRDefault="001546A0" w14:paraId="662FC046" w14:textId="77777777">
            <w:pPr>
              <w:spacing w:after="160" w:line="279" w:lineRule="auto"/>
              <w:ind w:left="720"/>
              <w:rPr>
                <w:rFonts w:ascii="Calibri" w:hAnsi="Calibri" w:eastAsia="MS Mincho" w:cs="Calibri"/>
              </w:rPr>
            </w:pPr>
            <w:r w:rsidRPr="00B67A11">
              <w:rPr>
                <w:rFonts w:ascii="Calibri" w:hAnsi="Calibri" w:eastAsia="MS Mincho" w:cs="Calibri"/>
              </w:rPr>
              <w:t xml:space="preserve">  "sefaid3": "",</w:t>
            </w:r>
          </w:p>
          <w:p w:rsidRPr="00B67A11" w:rsidR="001546A0" w:rsidP="001546A0" w:rsidRDefault="001546A0" w14:paraId="50F02AC0"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proofErr w:type="gramStart"/>
            <w:r w:rsidRPr="00B67A11">
              <w:rPr>
                <w:rFonts w:ascii="Calibri" w:hAnsi="Calibri" w:eastAsia="MS Mincho" w:cs="Calibri"/>
              </w:rPr>
              <w:t>payroll</w:t>
            </w:r>
            <w:proofErr w:type="gramEnd"/>
            <w:r w:rsidRPr="00B67A11">
              <w:rPr>
                <w:rFonts w:ascii="Calibri" w:hAnsi="Calibri" w:eastAsia="MS Mincho" w:cs="Calibri"/>
              </w:rPr>
              <w:t>_date</w:t>
            </w:r>
            <w:proofErr w:type="spellEnd"/>
            <w:r w:rsidRPr="00B67A11">
              <w:rPr>
                <w:rFonts w:ascii="Calibri" w:hAnsi="Calibri" w:eastAsia="MS Mincho" w:cs="Calibri"/>
              </w:rPr>
              <w:t>": "2026-01-23",</w:t>
            </w:r>
          </w:p>
          <w:p w:rsidRPr="00B67A11" w:rsidR="001546A0" w:rsidP="001546A0" w:rsidRDefault="001546A0" w14:paraId="28A4E21E" w14:textId="77777777">
            <w:pPr>
              <w:spacing w:after="160" w:line="279" w:lineRule="auto"/>
              <w:ind w:left="720"/>
              <w:rPr>
                <w:rFonts w:ascii="Calibri" w:hAnsi="Calibri" w:eastAsia="MS Mincho" w:cs="Calibri"/>
              </w:rPr>
            </w:pPr>
            <w:r w:rsidRPr="00B67A11">
              <w:rPr>
                <w:rFonts w:ascii="Calibri" w:hAnsi="Calibri" w:eastAsia="MS Mincho" w:cs="Calibri"/>
              </w:rPr>
              <w:t xml:space="preserve">  "amounts</w:t>
            </w:r>
            <w:proofErr w:type="gramStart"/>
            <w:r w:rsidRPr="00B67A11">
              <w:rPr>
                <w:rFonts w:ascii="Calibri" w:hAnsi="Calibri" w:eastAsia="MS Mincho" w:cs="Calibri"/>
              </w:rPr>
              <w:t>": {</w:t>
            </w:r>
            <w:proofErr w:type="gramEnd"/>
          </w:p>
          <w:p w:rsidRPr="00B67A11" w:rsidR="001546A0" w:rsidP="001546A0" w:rsidRDefault="001546A0" w14:paraId="58834E9F"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r w:rsidRPr="00B67A11">
              <w:rPr>
                <w:rFonts w:ascii="Calibri" w:hAnsi="Calibri" w:eastAsia="MS Mincho" w:cs="Calibri"/>
              </w:rPr>
              <w:t>TotalAmt</w:t>
            </w:r>
            <w:proofErr w:type="spellEnd"/>
            <w:r w:rsidRPr="00B67A11">
              <w:rPr>
                <w:rFonts w:ascii="Calibri" w:hAnsi="Calibri" w:eastAsia="MS Mincho" w:cs="Calibri"/>
              </w:rPr>
              <w:t>": 15420.50,</w:t>
            </w:r>
          </w:p>
          <w:p w:rsidRPr="00B67A11" w:rsidR="001546A0" w:rsidP="001546A0" w:rsidRDefault="001546A0" w14:paraId="406C0CAB"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r w:rsidRPr="00B67A11">
              <w:rPr>
                <w:rFonts w:ascii="Calibri" w:hAnsi="Calibri" w:eastAsia="MS Mincho" w:cs="Calibri"/>
              </w:rPr>
              <w:t>ERAmt</w:t>
            </w:r>
            <w:proofErr w:type="spellEnd"/>
            <w:r w:rsidRPr="00B67A11">
              <w:rPr>
                <w:rFonts w:ascii="Calibri" w:hAnsi="Calibri" w:eastAsia="MS Mincho" w:cs="Calibri"/>
              </w:rPr>
              <w:t>": 5140.25,</w:t>
            </w:r>
          </w:p>
          <w:p w:rsidRPr="00B67A11" w:rsidR="001546A0" w:rsidP="001546A0" w:rsidRDefault="001546A0" w14:paraId="0C2ECCF9"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r w:rsidRPr="00B67A11">
              <w:rPr>
                <w:rFonts w:ascii="Calibri" w:hAnsi="Calibri" w:eastAsia="MS Mincho" w:cs="Calibri"/>
              </w:rPr>
              <w:t>EEAmt</w:t>
            </w:r>
            <w:proofErr w:type="spellEnd"/>
            <w:r w:rsidRPr="00B67A11">
              <w:rPr>
                <w:rFonts w:ascii="Calibri" w:hAnsi="Calibri" w:eastAsia="MS Mincho" w:cs="Calibri"/>
              </w:rPr>
              <w:t>": 8500.00,</w:t>
            </w:r>
          </w:p>
          <w:p w:rsidRPr="00B67A11" w:rsidR="001546A0" w:rsidP="001546A0" w:rsidRDefault="001546A0" w14:paraId="7A7A1F8E"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r w:rsidRPr="00B67A11">
              <w:rPr>
                <w:rFonts w:ascii="Calibri" w:hAnsi="Calibri" w:eastAsia="MS Mincho" w:cs="Calibri"/>
              </w:rPr>
              <w:t>RothAmt</w:t>
            </w:r>
            <w:proofErr w:type="spellEnd"/>
            <w:r w:rsidRPr="00B67A11">
              <w:rPr>
                <w:rFonts w:ascii="Calibri" w:hAnsi="Calibri" w:eastAsia="MS Mincho" w:cs="Calibri"/>
              </w:rPr>
              <w:t>": 1200.25,</w:t>
            </w:r>
          </w:p>
          <w:p w:rsidRPr="00B67A11" w:rsidR="001546A0" w:rsidP="001546A0" w:rsidRDefault="001546A0" w14:paraId="3A198625"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r w:rsidRPr="00B67A11">
              <w:rPr>
                <w:rFonts w:ascii="Calibri" w:hAnsi="Calibri" w:eastAsia="MS Mincho" w:cs="Calibri"/>
              </w:rPr>
              <w:t>LoanPymtAmt</w:t>
            </w:r>
            <w:proofErr w:type="spellEnd"/>
            <w:r w:rsidRPr="00B67A11">
              <w:rPr>
                <w:rFonts w:ascii="Calibri" w:hAnsi="Calibri" w:eastAsia="MS Mincho" w:cs="Calibri"/>
              </w:rPr>
              <w:t>": 580.00</w:t>
            </w:r>
          </w:p>
          <w:p w:rsidRPr="00B67A11" w:rsidR="001546A0" w:rsidP="001546A0" w:rsidRDefault="001546A0" w14:paraId="003C0127"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
          <w:p w:rsidRPr="00B67A11" w:rsidR="001546A0" w:rsidP="001546A0" w:rsidRDefault="001546A0" w14:paraId="1904E221" w14:textId="77777777">
            <w:pPr>
              <w:spacing w:after="160" w:line="279" w:lineRule="auto"/>
              <w:ind w:left="720"/>
              <w:rPr>
                <w:rFonts w:ascii="Calibri" w:hAnsi="Calibri" w:eastAsia="MS Mincho" w:cs="Calibri"/>
              </w:rPr>
            </w:pPr>
            <w:r w:rsidRPr="00B67A11">
              <w:rPr>
                <w:rFonts w:ascii="Calibri" w:hAnsi="Calibri" w:eastAsia="MS Mincho" w:cs="Calibri"/>
              </w:rPr>
              <w:t xml:space="preserve">  "</w:t>
            </w:r>
            <w:proofErr w:type="spellStart"/>
            <w:proofErr w:type="gramStart"/>
            <w:r w:rsidRPr="00B67A11">
              <w:rPr>
                <w:rFonts w:ascii="Calibri" w:hAnsi="Calibri" w:eastAsia="MS Mincho" w:cs="Calibri"/>
              </w:rPr>
              <w:t>correlation</w:t>
            </w:r>
            <w:proofErr w:type="gramEnd"/>
            <w:r w:rsidRPr="00B67A11">
              <w:rPr>
                <w:rFonts w:ascii="Calibri" w:hAnsi="Calibri" w:eastAsia="MS Mincho" w:cs="Calibri"/>
              </w:rPr>
              <w:t>_id</w:t>
            </w:r>
            <w:proofErr w:type="spellEnd"/>
            <w:r w:rsidRPr="00B67A11">
              <w:rPr>
                <w:rFonts w:ascii="Calibri" w:hAnsi="Calibri" w:eastAsia="MS Mincho" w:cs="Calibri"/>
              </w:rPr>
              <w:t>": "</w:t>
            </w:r>
            <w:proofErr w:type="spellStart"/>
            <w:r w:rsidRPr="00B67A11">
              <w:rPr>
                <w:rFonts w:ascii="Calibri" w:hAnsi="Calibri" w:eastAsia="MS Mincho" w:cs="Calibri"/>
              </w:rPr>
              <w:t>uuid</w:t>
            </w:r>
            <w:proofErr w:type="spellEnd"/>
            <w:r w:rsidRPr="00B67A11">
              <w:rPr>
                <w:rFonts w:ascii="Calibri" w:hAnsi="Calibri" w:eastAsia="MS Mincho" w:cs="Calibri"/>
              </w:rPr>
              <w:t>"</w:t>
            </w:r>
          </w:p>
          <w:p w:rsidRPr="00B67A11" w:rsidR="001546A0" w:rsidP="001546A0" w:rsidRDefault="001546A0" w14:paraId="6B63BEDD" w14:textId="77777777">
            <w:pPr>
              <w:spacing w:after="160" w:line="279" w:lineRule="auto"/>
              <w:ind w:left="720"/>
              <w:rPr>
                <w:rFonts w:ascii="Calibri" w:hAnsi="Calibri" w:eastAsia="MS Mincho" w:cs="Calibri"/>
              </w:rPr>
            </w:pPr>
            <w:r w:rsidRPr="00B67A11">
              <w:rPr>
                <w:rFonts w:ascii="Calibri" w:hAnsi="Calibri" w:eastAsia="MS Mincho" w:cs="Calibri"/>
              </w:rPr>
              <w:t>}</w:t>
            </w:r>
          </w:p>
          <w:p w:rsidR="001546A0" w:rsidP="00711595" w:rsidRDefault="001546A0" w14:paraId="1D91B636" w14:textId="77777777">
            <w:pPr>
              <w:rPr>
                <w:rFonts w:ascii="Calibri" w:hAnsi="Calibri" w:eastAsia="MS Mincho" w:cs="Calibri"/>
              </w:rPr>
            </w:pPr>
          </w:p>
        </w:tc>
      </w:tr>
    </w:tbl>
    <w:p w:rsidR="001546A0" w:rsidP="00711595" w:rsidRDefault="001546A0" w14:paraId="29216585" w14:textId="77777777">
      <w:pPr>
        <w:ind w:left="720"/>
        <w:rPr>
          <w:rFonts w:ascii="Calibri" w:hAnsi="Calibri" w:eastAsia="MS Mincho" w:cs="Calibri"/>
        </w:rPr>
      </w:pPr>
    </w:p>
    <w:p w:rsidR="001546A0" w:rsidP="00711595" w:rsidRDefault="001546A0" w14:paraId="3CD6102A" w14:textId="77777777">
      <w:pPr>
        <w:ind w:left="720"/>
        <w:rPr>
          <w:rFonts w:ascii="Calibri" w:hAnsi="Calibri" w:eastAsia="MS Mincho" w:cs="Calibri"/>
        </w:rPr>
      </w:pPr>
    </w:p>
    <w:p w:rsidR="001546A0" w:rsidP="00711595" w:rsidRDefault="001546A0" w14:paraId="0870BA38" w14:textId="77777777">
      <w:pPr>
        <w:ind w:left="720"/>
        <w:rPr>
          <w:rFonts w:ascii="Calibri" w:hAnsi="Calibri" w:eastAsia="MS Mincho" w:cs="Calibri"/>
        </w:rPr>
      </w:pPr>
    </w:p>
    <w:p w:rsidR="001546A0" w:rsidP="00711595" w:rsidRDefault="001546A0" w14:paraId="359791FE" w14:textId="77777777">
      <w:pPr>
        <w:ind w:left="720"/>
        <w:rPr>
          <w:rFonts w:ascii="Calibri" w:hAnsi="Calibri" w:eastAsia="MS Mincho" w:cs="Calibri"/>
        </w:rPr>
      </w:pPr>
    </w:p>
    <w:p w:rsidR="001546A0" w:rsidP="00711595" w:rsidRDefault="001546A0" w14:paraId="33ECCA1F" w14:textId="77777777">
      <w:pPr>
        <w:ind w:left="720"/>
        <w:rPr>
          <w:rFonts w:ascii="Calibri" w:hAnsi="Calibri" w:eastAsia="MS Mincho" w:cs="Calibri"/>
        </w:rPr>
      </w:pPr>
    </w:p>
    <w:p w:rsidR="001546A0" w:rsidP="00711595" w:rsidRDefault="001546A0" w14:paraId="55B9EF76" w14:textId="77777777">
      <w:pPr>
        <w:ind w:left="720"/>
        <w:rPr>
          <w:rFonts w:ascii="Calibri" w:hAnsi="Calibri" w:eastAsia="MS Mincho" w:cs="Calibri"/>
        </w:rPr>
      </w:pPr>
    </w:p>
    <w:p w:rsidR="001546A0" w:rsidP="00711595" w:rsidRDefault="001546A0" w14:paraId="63913868" w14:textId="77777777">
      <w:pPr>
        <w:ind w:left="720"/>
        <w:rPr>
          <w:rFonts w:ascii="Calibri" w:hAnsi="Calibri" w:eastAsia="MS Mincho" w:cs="Calibri"/>
        </w:rPr>
      </w:pPr>
    </w:p>
    <w:p w:rsidR="001546A0" w:rsidP="00711595" w:rsidRDefault="001546A0" w14:paraId="5A32DAB5" w14:textId="77777777">
      <w:pPr>
        <w:ind w:left="720"/>
        <w:rPr>
          <w:rFonts w:ascii="Calibri" w:hAnsi="Calibri" w:eastAsia="MS Mincho" w:cs="Calibri"/>
        </w:rPr>
      </w:pPr>
    </w:p>
    <w:p w:rsidRPr="00B67A11" w:rsidR="008B7865" w:rsidP="00711595" w:rsidRDefault="008B7865" w14:paraId="1F4283FD" w14:textId="77777777">
      <w:pPr>
        <w:ind w:left="720"/>
        <w:rPr>
          <w:rFonts w:ascii="Calibri" w:hAnsi="Calibri" w:eastAsia="MS Mincho" w:cs="Calibri"/>
        </w:rPr>
      </w:pPr>
    </w:p>
    <w:p w:rsidR="785E6E3D" w:rsidP="785E6E3D" w:rsidRDefault="785E6E3D" w14:paraId="5863235D" w14:textId="39C84A15">
      <w:pPr>
        <w:ind w:left="720"/>
        <w:rPr>
          <w:rFonts w:ascii="Calibri" w:hAnsi="Calibri" w:eastAsia="MS Mincho" w:cs="Calibri"/>
        </w:rPr>
      </w:pPr>
    </w:p>
    <w:p w:rsidRPr="00B67A11" w:rsidR="00B67A11" w:rsidP="00711595" w:rsidRDefault="00B67A11" w14:paraId="6AA2E1EE" w14:textId="77777777">
      <w:pPr>
        <w:pStyle w:val="Heading2"/>
      </w:pPr>
      <w:bookmarkStart w:name="_Toc220765360" w:id="153"/>
      <w:r w:rsidRPr="00B67A11">
        <w:t>8.4 Network Security</w:t>
      </w:r>
      <w:bookmarkEnd w:id="153"/>
    </w:p>
    <w:p w:rsidRPr="00B67A11" w:rsidR="00B67A11" w:rsidP="00711595" w:rsidRDefault="00B67A11" w14:paraId="05C257A2" w14:textId="77777777">
      <w:pPr>
        <w:ind w:left="720"/>
        <w:rPr>
          <w:rFonts w:ascii="Calibri" w:hAnsi="Calibri" w:eastAsia="MS Mincho" w:cs="Calibri"/>
        </w:rPr>
      </w:pPr>
      <w:r w:rsidRPr="00B67A11">
        <w:rPr>
          <w:rFonts w:ascii="Calibri" w:hAnsi="Calibri" w:eastAsia="MS Mincho" w:cs="Calibri"/>
          <w:b/>
          <w:bCs/>
        </w:rPr>
        <w:t>VPC Architecture:</w:t>
      </w:r>
      <w:r w:rsidRPr="00B67A11">
        <w:rPr>
          <w:rFonts w:ascii="Calibri" w:hAnsi="Calibri" w:eastAsia="MS Mincho" w:cs="Calibri"/>
        </w:rPr>
        <w:t xml:space="preserve"> 10.0.</w:t>
      </w:r>
      <w:proofErr w:type="gramStart"/>
      <w:r w:rsidRPr="00B67A11">
        <w:rPr>
          <w:rFonts w:ascii="Calibri" w:hAnsi="Calibri" w:eastAsia="MS Mincho" w:cs="Calibri"/>
        </w:rPr>
        <w:t>0.0</w:t>
      </w:r>
      <w:proofErr w:type="gramEnd"/>
      <w:r w:rsidRPr="00B67A11">
        <w:rPr>
          <w:rFonts w:ascii="Calibri" w:hAnsi="Calibri" w:eastAsia="MS Mincho" w:cs="Calibri"/>
        </w:rPr>
        <w:t>/16</w:t>
      </w:r>
    </w:p>
    <w:p w:rsidRPr="00B67A11" w:rsidR="00B67A11" w:rsidP="00711595" w:rsidRDefault="00B67A11" w14:paraId="0BA8921C" w14:textId="77777777">
      <w:pPr>
        <w:ind w:left="720"/>
        <w:rPr>
          <w:rFonts w:ascii="Calibri" w:hAnsi="Calibri" w:eastAsia="MS Mincho" w:cs="Calibri"/>
        </w:rPr>
      </w:pPr>
      <w:r w:rsidRPr="00B67A11">
        <w:rPr>
          <w:rFonts w:ascii="Calibri" w:hAnsi="Calibri" w:eastAsia="MS Mincho" w:cs="Calibri"/>
        </w:rPr>
        <w:t>Public Subnets (10.0.1.0/24, 10.0.2.0/24):</w:t>
      </w:r>
    </w:p>
    <w:p w:rsidRPr="00B67A11" w:rsidR="00B67A11" w:rsidP="00711595" w:rsidRDefault="00B67A11" w14:paraId="5CF9EEBF" w14:textId="77777777">
      <w:pPr>
        <w:numPr>
          <w:ilvl w:val="0"/>
          <w:numId w:val="53"/>
        </w:numPr>
        <w:tabs>
          <w:tab w:val="clear" w:pos="720"/>
          <w:tab w:val="num" w:pos="1440"/>
        </w:tabs>
        <w:ind w:left="1440"/>
        <w:rPr>
          <w:rFonts w:ascii="Calibri" w:hAnsi="Calibri" w:eastAsia="MS Mincho" w:cs="Calibri"/>
        </w:rPr>
      </w:pPr>
      <w:r w:rsidRPr="00B67A11">
        <w:rPr>
          <w:rFonts w:ascii="Calibri" w:hAnsi="Calibri" w:eastAsia="MS Mincho" w:cs="Calibri"/>
        </w:rPr>
        <w:t>ALB (if needed for dashboard)</w:t>
      </w:r>
    </w:p>
    <w:p w:rsidRPr="00B67A11" w:rsidR="00B67A11" w:rsidP="00711595" w:rsidRDefault="00B67A11" w14:paraId="7B490686" w14:textId="77777777">
      <w:pPr>
        <w:numPr>
          <w:ilvl w:val="0"/>
          <w:numId w:val="53"/>
        </w:numPr>
        <w:tabs>
          <w:tab w:val="clear" w:pos="720"/>
          <w:tab w:val="num" w:pos="1440"/>
        </w:tabs>
        <w:ind w:left="1440"/>
        <w:rPr>
          <w:rFonts w:ascii="Calibri" w:hAnsi="Calibri" w:eastAsia="MS Mincho" w:cs="Calibri"/>
        </w:rPr>
      </w:pPr>
      <w:r w:rsidRPr="00B67A11">
        <w:rPr>
          <w:rFonts w:ascii="Calibri" w:hAnsi="Calibri" w:eastAsia="MS Mincho" w:cs="Calibri"/>
        </w:rPr>
        <w:t>NAT Gateway</w:t>
      </w:r>
    </w:p>
    <w:p w:rsidRPr="00B67A11" w:rsidR="00B67A11" w:rsidP="00711595" w:rsidRDefault="00B67A11" w14:paraId="3B8C4D86" w14:textId="77777777">
      <w:pPr>
        <w:ind w:left="720"/>
        <w:rPr>
          <w:rFonts w:ascii="Calibri" w:hAnsi="Calibri" w:eastAsia="MS Mincho" w:cs="Calibri"/>
        </w:rPr>
      </w:pPr>
      <w:r w:rsidRPr="00B67A11">
        <w:rPr>
          <w:rFonts w:ascii="Calibri" w:hAnsi="Calibri" w:eastAsia="MS Mincho" w:cs="Calibri"/>
        </w:rPr>
        <w:t>Private Subnets (10.0.10.0/24, 10.0.11.0/24):</w:t>
      </w:r>
    </w:p>
    <w:p w:rsidRPr="00B67A11" w:rsidR="00B67A11" w:rsidP="00711595" w:rsidRDefault="00B67A11" w14:paraId="1086D77D" w14:textId="77777777">
      <w:pPr>
        <w:numPr>
          <w:ilvl w:val="0"/>
          <w:numId w:val="54"/>
        </w:numPr>
        <w:tabs>
          <w:tab w:val="clear" w:pos="720"/>
          <w:tab w:val="num" w:pos="1440"/>
        </w:tabs>
        <w:ind w:left="1440"/>
        <w:rPr>
          <w:rFonts w:ascii="Calibri" w:hAnsi="Calibri" w:eastAsia="MS Mincho" w:cs="Calibri"/>
        </w:rPr>
      </w:pPr>
      <w:r w:rsidRPr="00B67A11">
        <w:rPr>
          <w:rFonts w:ascii="Calibri" w:hAnsi="Calibri" w:eastAsia="MS Mincho" w:cs="Calibri"/>
        </w:rPr>
        <w:t>ECS Fargate tasks</w:t>
      </w:r>
    </w:p>
    <w:p w:rsidRPr="00B67A11" w:rsidR="00B67A11" w:rsidP="00711595" w:rsidRDefault="00B67A11" w14:paraId="200586AB" w14:textId="77777777">
      <w:pPr>
        <w:numPr>
          <w:ilvl w:val="0"/>
          <w:numId w:val="54"/>
        </w:numPr>
        <w:tabs>
          <w:tab w:val="clear" w:pos="720"/>
          <w:tab w:val="num" w:pos="1440"/>
        </w:tabs>
        <w:ind w:left="1440"/>
        <w:rPr>
          <w:rFonts w:ascii="Calibri" w:hAnsi="Calibri" w:eastAsia="MS Mincho" w:cs="Calibri"/>
        </w:rPr>
      </w:pPr>
      <w:r w:rsidRPr="00B67A11">
        <w:rPr>
          <w:rFonts w:ascii="Calibri" w:hAnsi="Calibri" w:eastAsia="MS Mincho" w:cs="Calibri"/>
        </w:rPr>
        <w:t>Redis cluster</w:t>
      </w:r>
    </w:p>
    <w:p w:rsidRPr="00B67A11" w:rsidR="00B67A11" w:rsidP="00711595" w:rsidRDefault="00B67A11" w14:paraId="0F0C00B3" w14:textId="77777777">
      <w:pPr>
        <w:numPr>
          <w:ilvl w:val="0"/>
          <w:numId w:val="54"/>
        </w:numPr>
        <w:tabs>
          <w:tab w:val="clear" w:pos="720"/>
          <w:tab w:val="num" w:pos="1440"/>
        </w:tabs>
        <w:ind w:left="1440"/>
        <w:rPr>
          <w:rFonts w:ascii="Calibri" w:hAnsi="Calibri" w:eastAsia="MS Mincho" w:cs="Calibri"/>
        </w:rPr>
      </w:pPr>
      <w:r w:rsidRPr="00B67A11">
        <w:rPr>
          <w:rFonts w:ascii="Calibri" w:hAnsi="Calibri" w:eastAsia="MS Mincho" w:cs="Calibri"/>
        </w:rPr>
        <w:t>VPC Endpoints</w:t>
      </w:r>
    </w:p>
    <w:p w:rsidRPr="00B67A11" w:rsidR="00B67A11" w:rsidP="00711595" w:rsidRDefault="00B67A11" w14:paraId="5A839DCE" w14:textId="77777777">
      <w:pPr>
        <w:ind w:left="720"/>
        <w:rPr>
          <w:rFonts w:ascii="Calibri" w:hAnsi="Calibri" w:eastAsia="MS Mincho" w:cs="Calibri"/>
        </w:rPr>
      </w:pPr>
      <w:r w:rsidRPr="00B67A11">
        <w:rPr>
          <w:rFonts w:ascii="Calibri" w:hAnsi="Calibri" w:eastAsia="MS Mincho" w:cs="Calibri"/>
          <w:b/>
          <w:bCs/>
        </w:rPr>
        <w:t>VPC Endpoints:</w:t>
      </w:r>
    </w:p>
    <w:p w:rsidRPr="00B67A11" w:rsidR="00B67A11" w:rsidP="00711595" w:rsidRDefault="00B67A11" w14:paraId="0649CC52" w14:textId="77777777">
      <w:pPr>
        <w:numPr>
          <w:ilvl w:val="0"/>
          <w:numId w:val="55"/>
        </w:numPr>
        <w:tabs>
          <w:tab w:val="clear" w:pos="720"/>
          <w:tab w:val="num" w:pos="1440"/>
        </w:tabs>
        <w:ind w:left="1440"/>
        <w:rPr>
          <w:rFonts w:ascii="Calibri" w:hAnsi="Calibri" w:eastAsia="MS Mincho" w:cs="Calibri"/>
        </w:rPr>
      </w:pPr>
      <w:r w:rsidRPr="00B67A11">
        <w:rPr>
          <w:rFonts w:ascii="Calibri" w:hAnsi="Calibri" w:eastAsia="MS Mincho" w:cs="Calibri"/>
        </w:rPr>
        <w:t>S3 Gateway Endpoint</w:t>
      </w:r>
    </w:p>
    <w:p w:rsidRPr="00B67A11" w:rsidR="00B67A11" w:rsidP="00711595" w:rsidRDefault="00B67A11" w14:paraId="58300927" w14:textId="77777777">
      <w:pPr>
        <w:numPr>
          <w:ilvl w:val="0"/>
          <w:numId w:val="55"/>
        </w:numPr>
        <w:tabs>
          <w:tab w:val="clear" w:pos="720"/>
          <w:tab w:val="num" w:pos="1440"/>
        </w:tabs>
        <w:ind w:left="1440"/>
        <w:rPr>
          <w:rFonts w:ascii="Calibri" w:hAnsi="Calibri" w:eastAsia="MS Mincho" w:cs="Calibri"/>
        </w:rPr>
      </w:pPr>
      <w:r w:rsidRPr="00B67A11">
        <w:rPr>
          <w:rFonts w:ascii="Calibri" w:hAnsi="Calibri" w:eastAsia="MS Mincho" w:cs="Calibri"/>
        </w:rPr>
        <w:t>DynamoDB Gateway Endpoint</w:t>
      </w:r>
    </w:p>
    <w:p w:rsidRPr="00B67A11" w:rsidR="00B67A11" w:rsidP="00711595" w:rsidRDefault="00B67A11" w14:paraId="45DC132E" w14:textId="77777777">
      <w:pPr>
        <w:numPr>
          <w:ilvl w:val="0"/>
          <w:numId w:val="55"/>
        </w:numPr>
        <w:tabs>
          <w:tab w:val="clear" w:pos="720"/>
          <w:tab w:val="num" w:pos="1440"/>
        </w:tabs>
        <w:ind w:left="1440"/>
        <w:rPr>
          <w:rFonts w:ascii="Calibri" w:hAnsi="Calibri" w:eastAsia="MS Mincho" w:cs="Calibri"/>
        </w:rPr>
      </w:pPr>
      <w:r w:rsidRPr="00B67A11">
        <w:rPr>
          <w:rFonts w:ascii="Calibri" w:hAnsi="Calibri" w:eastAsia="MS Mincho" w:cs="Calibri"/>
        </w:rPr>
        <w:t>Interface Endpoints: ECR, SQS, Secrets Manager, Bedrock, CloudWatch Logs, X-Ray</w:t>
      </w:r>
    </w:p>
    <w:p w:rsidRPr="00B67A11" w:rsidR="00B67A11" w:rsidP="00711595" w:rsidRDefault="00B67A11" w14:paraId="26D8A8C6" w14:textId="77777777">
      <w:pPr>
        <w:ind w:left="720"/>
        <w:rPr>
          <w:rFonts w:ascii="Calibri" w:hAnsi="Calibri" w:eastAsia="MS Mincho" w:cs="Calibri"/>
        </w:rPr>
      </w:pPr>
      <w:r w:rsidRPr="00B67A11">
        <w:rPr>
          <w:rFonts w:ascii="Calibri" w:hAnsi="Calibri" w:eastAsia="MS Mincho" w:cs="Calibri"/>
          <w:b/>
          <w:bCs/>
        </w:rPr>
        <w:t>Security Groups:</w:t>
      </w:r>
    </w:p>
    <w:p w:rsidRPr="00B67A11" w:rsidR="00B67A11" w:rsidP="00711595" w:rsidRDefault="00B67A11" w14:paraId="60CF7E55" w14:textId="77777777">
      <w:pPr>
        <w:numPr>
          <w:ilvl w:val="0"/>
          <w:numId w:val="56"/>
        </w:numPr>
        <w:tabs>
          <w:tab w:val="clear" w:pos="720"/>
          <w:tab w:val="num" w:pos="1440"/>
        </w:tabs>
        <w:ind w:left="1440"/>
        <w:rPr>
          <w:rFonts w:ascii="Calibri" w:hAnsi="Calibri" w:eastAsia="MS Mincho" w:cs="Calibri"/>
        </w:rPr>
      </w:pPr>
      <w:r w:rsidRPr="00B67A11">
        <w:rPr>
          <w:rFonts w:ascii="Calibri" w:hAnsi="Calibri" w:eastAsia="MS Mincho" w:cs="Calibri"/>
        </w:rPr>
        <w:t>sg-agents: Allow outbound to VPC endpoints only</w:t>
      </w:r>
    </w:p>
    <w:p w:rsidRPr="00B67A11" w:rsidR="00B67A11" w:rsidP="00711595" w:rsidRDefault="00B67A11" w14:paraId="132E6AE2" w14:textId="77777777">
      <w:pPr>
        <w:numPr>
          <w:ilvl w:val="0"/>
          <w:numId w:val="56"/>
        </w:numPr>
        <w:tabs>
          <w:tab w:val="clear" w:pos="720"/>
          <w:tab w:val="num" w:pos="1440"/>
        </w:tabs>
        <w:ind w:left="1440"/>
        <w:rPr>
          <w:rFonts w:ascii="Calibri" w:hAnsi="Calibri" w:eastAsia="MS Mincho" w:cs="Calibri"/>
        </w:rPr>
      </w:pPr>
      <w:r w:rsidRPr="00B67A11">
        <w:rPr>
          <w:rFonts w:ascii="Calibri" w:hAnsi="Calibri" w:eastAsia="MS Mincho" w:cs="Calibri"/>
        </w:rPr>
        <w:t>sg-</w:t>
      </w:r>
      <w:proofErr w:type="spellStart"/>
      <w:r w:rsidRPr="00B67A11">
        <w:rPr>
          <w:rFonts w:ascii="Calibri" w:hAnsi="Calibri" w:eastAsia="MS Mincho" w:cs="Calibri"/>
        </w:rPr>
        <w:t>redis</w:t>
      </w:r>
      <w:proofErr w:type="spellEnd"/>
      <w:r w:rsidRPr="00B67A11">
        <w:rPr>
          <w:rFonts w:ascii="Calibri" w:hAnsi="Calibri" w:eastAsia="MS Mincho" w:cs="Calibri"/>
        </w:rPr>
        <w:t>: Allow inbound 6379 from sg-agents</w:t>
      </w:r>
    </w:p>
    <w:p w:rsidR="00B67A11" w:rsidP="00711595" w:rsidRDefault="00B67A11" w14:paraId="76C71812" w14:textId="2A008EB9">
      <w:pPr>
        <w:numPr>
          <w:ilvl w:val="0"/>
          <w:numId w:val="56"/>
        </w:numPr>
        <w:tabs>
          <w:tab w:val="clear" w:pos="720"/>
          <w:tab w:val="num" w:pos="1440"/>
        </w:tabs>
        <w:ind w:left="1440"/>
        <w:rPr>
          <w:rFonts w:ascii="Calibri" w:hAnsi="Calibri" w:eastAsia="MS Mincho" w:cs="Calibri"/>
        </w:rPr>
      </w:pPr>
      <w:r w:rsidRPr="00B67A11">
        <w:rPr>
          <w:rFonts w:ascii="Calibri" w:hAnsi="Calibri" w:eastAsia="MS Mincho" w:cs="Calibri"/>
        </w:rPr>
        <w:t>sg-</w:t>
      </w:r>
      <w:proofErr w:type="spellStart"/>
      <w:r w:rsidRPr="00B67A11">
        <w:rPr>
          <w:rFonts w:ascii="Calibri" w:hAnsi="Calibri" w:eastAsia="MS Mincho" w:cs="Calibri"/>
        </w:rPr>
        <w:t>onprem</w:t>
      </w:r>
      <w:proofErr w:type="spellEnd"/>
      <w:r w:rsidRPr="00B67A11">
        <w:rPr>
          <w:rFonts w:ascii="Calibri" w:hAnsi="Calibri" w:eastAsia="MS Mincho" w:cs="Calibri"/>
        </w:rPr>
        <w:t>: Allow inbound from Direct Connect CIDR</w:t>
      </w:r>
      <w:r w:rsidR="00802E52">
        <w:rPr>
          <w:rFonts w:ascii="Calibri" w:hAnsi="Calibri" w:eastAsia="MS Mincho" w:cs="Calibri"/>
        </w:rPr>
        <w:t>.</w:t>
      </w:r>
    </w:p>
    <w:p w:rsidRPr="00B67A11" w:rsidR="00B67A11" w:rsidP="00711595" w:rsidRDefault="00B67A11" w14:paraId="4EF35EAD" w14:textId="77777777">
      <w:pPr>
        <w:pStyle w:val="Heading2"/>
      </w:pPr>
      <w:bookmarkStart w:name="_Toc220765361" w:id="154"/>
      <w:r w:rsidRPr="00B67A11">
        <w:t>8.5 Audit &amp; Logging</w:t>
      </w:r>
      <w:bookmarkEnd w:id="154"/>
    </w:p>
    <w:p w:rsidRPr="00B67A11" w:rsidR="00B67A11" w:rsidP="00711595" w:rsidRDefault="00B67A11" w14:paraId="698401AA" w14:textId="302AEDA0">
      <w:pPr>
        <w:ind w:left="360"/>
        <w:rPr>
          <w:rFonts w:ascii="Calibri" w:hAnsi="Calibri" w:eastAsia="MS Mincho" w:cs="Calibri"/>
        </w:rPr>
      </w:pPr>
      <w:r w:rsidRPr="00B67A11">
        <w:rPr>
          <w:rFonts w:ascii="Calibri" w:hAnsi="Calibri" w:eastAsia="MS Mincho" w:cs="Calibri"/>
        </w:rPr>
        <w:t xml:space="preserve">All logs retained </w:t>
      </w:r>
      <w:commentRangeStart w:id="155"/>
      <w:commentRangeStart w:id="156"/>
      <w:r w:rsidRPr="00B67A11">
        <w:rPr>
          <w:rFonts w:ascii="Calibri" w:hAnsi="Calibri" w:eastAsia="MS Mincho" w:cs="Calibri"/>
        </w:rPr>
        <w:t>7 years minimum</w:t>
      </w:r>
      <w:commentRangeEnd w:id="155"/>
      <w:r w:rsidRPr="00B67A11">
        <w:rPr>
          <w:rStyle w:val="CommentReference"/>
          <w:rFonts w:ascii="Calibri" w:hAnsi="Calibri" w:eastAsia="MS Mincho" w:cs="Calibri"/>
          <w:sz w:val="24"/>
          <w:szCs w:val="24"/>
        </w:rPr>
        <w:commentReference w:id="155"/>
      </w:r>
      <w:commentRangeEnd w:id="156"/>
      <w:r>
        <w:rPr>
          <w:rStyle w:val="CommentReference"/>
        </w:rPr>
        <w:commentReference w:id="156"/>
      </w:r>
      <w:r w:rsidRPr="00B67A11">
        <w:rPr>
          <w:rFonts w:ascii="Calibri" w:hAnsi="Calibri" w:eastAsia="MS Mincho" w:cs="Calibri"/>
        </w:rPr>
        <w:t>.</w:t>
      </w:r>
    </w:p>
    <w:p w:rsidRPr="00B67A11" w:rsidR="00B67A11" w:rsidP="00711595" w:rsidRDefault="00B67A11" w14:paraId="0840C967" w14:textId="77777777">
      <w:pPr>
        <w:numPr>
          <w:ilvl w:val="0"/>
          <w:numId w:val="57"/>
        </w:numPr>
        <w:tabs>
          <w:tab w:val="clear" w:pos="720"/>
          <w:tab w:val="num" w:pos="1080"/>
        </w:tabs>
        <w:ind w:left="1080"/>
        <w:rPr>
          <w:rFonts w:ascii="Calibri" w:hAnsi="Calibri" w:eastAsia="MS Mincho" w:cs="Calibri"/>
        </w:rPr>
      </w:pPr>
      <w:r w:rsidRPr="00B67A11">
        <w:rPr>
          <w:rFonts w:ascii="Calibri" w:hAnsi="Calibri" w:eastAsia="MS Mincho" w:cs="Calibri"/>
        </w:rPr>
        <w:t>CloudWatch Logs: App logs (SSN masked, bank excluded)</w:t>
      </w:r>
    </w:p>
    <w:p w:rsidRPr="00B67A11" w:rsidR="00B67A11" w:rsidP="00711595" w:rsidRDefault="00B67A11" w14:paraId="387B2473" w14:textId="77777777">
      <w:pPr>
        <w:numPr>
          <w:ilvl w:val="0"/>
          <w:numId w:val="57"/>
        </w:numPr>
        <w:tabs>
          <w:tab w:val="clear" w:pos="720"/>
          <w:tab w:val="num" w:pos="1080"/>
        </w:tabs>
        <w:ind w:left="1080"/>
        <w:rPr>
          <w:rFonts w:ascii="Calibri" w:hAnsi="Calibri" w:eastAsia="MS Mincho" w:cs="Calibri"/>
        </w:rPr>
      </w:pPr>
      <w:r w:rsidRPr="00B67A11">
        <w:rPr>
          <w:rFonts w:ascii="Calibri" w:hAnsi="Calibri" w:eastAsia="MS Mincho" w:cs="Calibri"/>
        </w:rPr>
        <w:t>CloudTrail: API calls, data access, IAM events</w:t>
      </w:r>
    </w:p>
    <w:p w:rsidRPr="00B67A11" w:rsidR="00B67A11" w:rsidP="00711595" w:rsidRDefault="00B67A11" w14:paraId="673213CF" w14:textId="77777777">
      <w:pPr>
        <w:numPr>
          <w:ilvl w:val="0"/>
          <w:numId w:val="57"/>
        </w:numPr>
        <w:tabs>
          <w:tab w:val="clear" w:pos="720"/>
          <w:tab w:val="num" w:pos="1080"/>
        </w:tabs>
        <w:ind w:left="1080"/>
        <w:rPr>
          <w:rFonts w:ascii="Calibri" w:hAnsi="Calibri" w:eastAsia="MS Mincho" w:cs="Calibri"/>
        </w:rPr>
      </w:pPr>
      <w:r w:rsidRPr="00B67A11">
        <w:rPr>
          <w:rFonts w:ascii="Calibri" w:hAnsi="Calibri" w:eastAsia="MS Mincho" w:cs="Calibri"/>
        </w:rPr>
        <w:t>X-Ray Tracing: Request flow, latency, dependencies</w:t>
      </w:r>
    </w:p>
    <w:p w:rsidRPr="00B67A11" w:rsidR="00B67A11" w:rsidP="00711595" w:rsidRDefault="00B67A11" w14:paraId="072EE9B5" w14:textId="77777777">
      <w:pPr>
        <w:ind w:left="360"/>
        <w:rPr>
          <w:rFonts w:ascii="Calibri" w:hAnsi="Calibri" w:eastAsia="MS Mincho" w:cs="Calibri"/>
        </w:rPr>
      </w:pPr>
      <w:r w:rsidRPr="00B67A11">
        <w:rPr>
          <w:rFonts w:ascii="Calibri" w:hAnsi="Calibri" w:eastAsia="MS Mincho" w:cs="Calibri"/>
        </w:rPr>
        <w:t xml:space="preserve">Log Fields EXCLUDED: </w:t>
      </w:r>
      <w:proofErr w:type="spellStart"/>
      <w:r w:rsidRPr="00B67A11">
        <w:rPr>
          <w:rFonts w:ascii="Calibri" w:hAnsi="Calibri" w:eastAsia="MS Mincho" w:cs="Calibri"/>
        </w:rPr>
        <w:t>bankacctno</w:t>
      </w:r>
      <w:proofErr w:type="spellEnd"/>
      <w:r w:rsidRPr="00B67A11">
        <w:rPr>
          <w:rFonts w:ascii="Calibri" w:hAnsi="Calibri" w:eastAsia="MS Mincho" w:cs="Calibri"/>
        </w:rPr>
        <w:t xml:space="preserve">, </w:t>
      </w:r>
      <w:proofErr w:type="spellStart"/>
      <w:r w:rsidRPr="00B67A11">
        <w:rPr>
          <w:rFonts w:ascii="Calibri" w:hAnsi="Calibri" w:eastAsia="MS Mincho" w:cs="Calibri"/>
        </w:rPr>
        <w:t>bankaba</w:t>
      </w:r>
      <w:proofErr w:type="spellEnd"/>
      <w:r w:rsidRPr="00B67A11">
        <w:rPr>
          <w:rFonts w:ascii="Calibri" w:hAnsi="Calibri" w:eastAsia="MS Mincho" w:cs="Calibri"/>
        </w:rPr>
        <w:t xml:space="preserve">, full SSN Log Fields MASKED: </w:t>
      </w:r>
      <w:proofErr w:type="spellStart"/>
      <w:r w:rsidRPr="00B67A11">
        <w:rPr>
          <w:rFonts w:ascii="Calibri" w:hAnsi="Calibri" w:eastAsia="MS Mincho" w:cs="Calibri"/>
        </w:rPr>
        <w:t>ssn</w:t>
      </w:r>
      <w:proofErr w:type="spellEnd"/>
      <w:r w:rsidRPr="00B67A11">
        <w:rPr>
          <w:rFonts w:ascii="Calibri" w:hAnsi="Calibri" w:eastAsia="MS Mincho" w:cs="Calibri"/>
        </w:rPr>
        <w:t xml:space="preserve"> (show last 4 only)</w:t>
      </w:r>
    </w:p>
    <w:p w:rsidR="00711595" w:rsidP="00B67A11" w:rsidRDefault="00711595" w14:paraId="2E8C5C6F" w14:textId="59C2DCB3">
      <w:pPr>
        <w:rPr>
          <w:rFonts w:ascii="Calibri" w:hAnsi="Calibri" w:eastAsia="MS Mincho" w:cs="Calibri"/>
        </w:rPr>
      </w:pPr>
    </w:p>
    <w:p w:rsidR="00711595" w:rsidP="00B67A11" w:rsidRDefault="00711595" w14:paraId="56848E94" w14:textId="77777777">
      <w:pPr>
        <w:rPr>
          <w:rFonts w:ascii="Calibri" w:hAnsi="Calibri" w:eastAsia="MS Mincho" w:cs="Calibri"/>
        </w:rPr>
      </w:pPr>
    </w:p>
    <w:p w:rsidR="00711595" w:rsidP="00B67A11" w:rsidRDefault="00711595" w14:paraId="67FC0787" w14:textId="77777777">
      <w:pPr>
        <w:rPr>
          <w:rFonts w:ascii="Calibri" w:hAnsi="Calibri" w:eastAsia="MS Mincho" w:cs="Calibri"/>
        </w:rPr>
      </w:pPr>
    </w:p>
    <w:p w:rsidRPr="00B67A11" w:rsidR="00B67A11" w:rsidP="00711595" w:rsidRDefault="00B67A11" w14:paraId="002650AF" w14:textId="77777777">
      <w:pPr>
        <w:pStyle w:val="Heading1"/>
      </w:pPr>
      <w:bookmarkStart w:name="_Toc220765362" w:id="158"/>
      <w:r w:rsidRPr="00B67A11">
        <w:t>9. Infrastructure Architecture</w:t>
      </w:r>
      <w:bookmarkEnd w:id="158"/>
    </w:p>
    <w:p w:rsidRPr="00B67A11" w:rsidR="00B67A11" w:rsidP="00711595" w:rsidRDefault="00B67A11" w14:paraId="58F20A50" w14:textId="77777777">
      <w:pPr>
        <w:pStyle w:val="Heading2"/>
      </w:pPr>
      <w:bookmarkStart w:name="_Toc220765363" w:id="159"/>
      <w:r w:rsidRPr="00B67A11">
        <w:t>9.1 AWS Infrastructure</w:t>
      </w:r>
      <w:bookmarkEnd w:id="159"/>
    </w:p>
    <w:p w:rsidRPr="00B67A11" w:rsidR="00B67A11" w:rsidP="00B67A11" w:rsidRDefault="00B67A11" w14:paraId="58827681" w14:textId="77777777">
      <w:pPr>
        <w:rPr>
          <w:rFonts w:ascii="Calibri" w:hAnsi="Calibri" w:eastAsia="MS Mincho" w:cs="Calibri"/>
        </w:rPr>
      </w:pPr>
      <w:r w:rsidRPr="00B67A11">
        <w:rPr>
          <w:rFonts w:ascii="Calibri" w:hAnsi="Calibri" w:eastAsia="MS Mincho" w:cs="Calibri"/>
          <w:b/>
          <w:bCs/>
        </w:rPr>
        <w:t>Region:</w:t>
      </w:r>
      <w:r w:rsidRPr="00B67A11">
        <w:rPr>
          <w:rFonts w:ascii="Calibri" w:hAnsi="Calibri" w:eastAsia="MS Mincho" w:cs="Calibri"/>
        </w:rPr>
        <w:t xml:space="preserve"> us-east-1 (Primary)</w:t>
      </w:r>
    </w:p>
    <w:p w:rsidRPr="00B67A11" w:rsidR="00B67A11" w:rsidP="00B67A11" w:rsidRDefault="00B67A11" w14:paraId="20091A1E" w14:textId="77777777">
      <w:pPr>
        <w:rPr>
          <w:rFonts w:ascii="Calibri" w:hAnsi="Calibri" w:eastAsia="MS Mincho" w:cs="Calibri"/>
        </w:rPr>
      </w:pPr>
      <w:r w:rsidRPr="00B67A11">
        <w:rPr>
          <w:rFonts w:ascii="Calibri" w:hAnsi="Calibri" w:eastAsia="MS Mincho" w:cs="Calibri"/>
          <w:b/>
          <w:bCs/>
        </w:rPr>
        <w:t>VPC:</w:t>
      </w:r>
      <w:r w:rsidRPr="00B67A11">
        <w:rPr>
          <w:rFonts w:ascii="Calibri" w:hAnsi="Calibri" w:eastAsia="MS Mincho" w:cs="Calibri"/>
        </w:rPr>
        <w:t xml:space="preserve"> 10.0.0.0/16</w:t>
      </w:r>
    </w:p>
    <w:p w:rsidRPr="00B67A11" w:rsidR="00B67A11" w:rsidP="00B67A11" w:rsidRDefault="00B67A11" w14:paraId="183BAFEA" w14:textId="77777777">
      <w:pPr>
        <w:rPr>
          <w:rFonts w:ascii="Calibri" w:hAnsi="Calibri" w:eastAsia="MS Mincho" w:cs="Calibri"/>
        </w:rPr>
      </w:pPr>
      <w:r w:rsidRPr="00B67A11">
        <w:rPr>
          <w:rFonts w:ascii="Calibri" w:hAnsi="Calibri" w:eastAsia="MS Mincho" w:cs="Calibri"/>
          <w:b/>
          <w:bCs/>
        </w:rPr>
        <w:t>Availability Zone A:</w:t>
      </w:r>
    </w:p>
    <w:p w:rsidRPr="00B67A11" w:rsidR="00B67A11" w:rsidP="00542763" w:rsidRDefault="00B67A11" w14:paraId="44D874A1" w14:textId="77777777">
      <w:pPr>
        <w:numPr>
          <w:ilvl w:val="0"/>
          <w:numId w:val="58"/>
        </w:numPr>
        <w:rPr>
          <w:rFonts w:ascii="Calibri" w:hAnsi="Calibri" w:eastAsia="MS Mincho" w:cs="Calibri"/>
        </w:rPr>
      </w:pPr>
      <w:r w:rsidRPr="00B67A11">
        <w:rPr>
          <w:rFonts w:ascii="Calibri" w:hAnsi="Calibri" w:eastAsia="MS Mincho" w:cs="Calibri"/>
        </w:rPr>
        <w:t>Public Subnet 10.0.1.0/24 (NAT Gateway)</w:t>
      </w:r>
    </w:p>
    <w:p w:rsidRPr="00B67A11" w:rsidR="00B67A11" w:rsidP="00542763" w:rsidRDefault="00B67A11" w14:paraId="3EFF2F69" w14:textId="77777777">
      <w:pPr>
        <w:numPr>
          <w:ilvl w:val="0"/>
          <w:numId w:val="58"/>
        </w:numPr>
        <w:rPr>
          <w:rFonts w:ascii="Calibri" w:hAnsi="Calibri" w:eastAsia="MS Mincho" w:cs="Calibri"/>
        </w:rPr>
      </w:pPr>
      <w:r w:rsidRPr="00B67A11">
        <w:rPr>
          <w:rFonts w:ascii="Calibri" w:hAnsi="Calibri" w:eastAsia="MS Mincho" w:cs="Calibri"/>
        </w:rPr>
        <w:t xml:space="preserve">Private Subnet 10.0.10.0/24 (ECS Fargate, </w:t>
      </w:r>
      <w:proofErr w:type="spellStart"/>
      <w:r w:rsidRPr="00B67A11">
        <w:rPr>
          <w:rFonts w:ascii="Calibri" w:hAnsi="Calibri" w:eastAsia="MS Mincho" w:cs="Calibri"/>
        </w:rPr>
        <w:t>ElastiCache</w:t>
      </w:r>
      <w:proofErr w:type="spellEnd"/>
      <w:r w:rsidRPr="00B67A11">
        <w:rPr>
          <w:rFonts w:ascii="Calibri" w:hAnsi="Calibri" w:eastAsia="MS Mincho" w:cs="Calibri"/>
        </w:rPr>
        <w:t xml:space="preserve"> Primary)</w:t>
      </w:r>
    </w:p>
    <w:p w:rsidRPr="00B67A11" w:rsidR="00B67A11" w:rsidP="00B67A11" w:rsidRDefault="00B67A11" w14:paraId="5ECAB0B3" w14:textId="77777777">
      <w:pPr>
        <w:rPr>
          <w:rFonts w:ascii="Calibri" w:hAnsi="Calibri" w:eastAsia="MS Mincho" w:cs="Calibri"/>
        </w:rPr>
      </w:pPr>
      <w:r w:rsidRPr="00B67A11">
        <w:rPr>
          <w:rFonts w:ascii="Calibri" w:hAnsi="Calibri" w:eastAsia="MS Mincho" w:cs="Calibri"/>
          <w:b/>
          <w:bCs/>
        </w:rPr>
        <w:t>Availability Zone B:</w:t>
      </w:r>
    </w:p>
    <w:p w:rsidRPr="00B67A11" w:rsidR="00B67A11" w:rsidP="00542763" w:rsidRDefault="00B67A11" w14:paraId="20E9AFE6" w14:textId="77777777">
      <w:pPr>
        <w:numPr>
          <w:ilvl w:val="0"/>
          <w:numId w:val="59"/>
        </w:numPr>
        <w:rPr>
          <w:rFonts w:ascii="Calibri" w:hAnsi="Calibri" w:eastAsia="MS Mincho" w:cs="Calibri"/>
        </w:rPr>
      </w:pPr>
      <w:r w:rsidRPr="00B67A11">
        <w:rPr>
          <w:rFonts w:ascii="Calibri" w:hAnsi="Calibri" w:eastAsia="MS Mincho" w:cs="Calibri"/>
        </w:rPr>
        <w:t>Public Subnet 10.0.2.0/24 (NAT Gateway Standby)</w:t>
      </w:r>
    </w:p>
    <w:p w:rsidRPr="00B67A11" w:rsidR="00B67A11" w:rsidP="00542763" w:rsidRDefault="00B67A11" w14:paraId="400DE179" w14:textId="77777777">
      <w:pPr>
        <w:numPr>
          <w:ilvl w:val="0"/>
          <w:numId w:val="59"/>
        </w:numPr>
        <w:rPr>
          <w:rFonts w:ascii="Calibri" w:hAnsi="Calibri" w:eastAsia="MS Mincho" w:cs="Calibri"/>
        </w:rPr>
      </w:pPr>
      <w:r w:rsidRPr="00B67A11">
        <w:rPr>
          <w:rFonts w:ascii="Calibri" w:hAnsi="Calibri" w:eastAsia="MS Mincho" w:cs="Calibri"/>
        </w:rPr>
        <w:t xml:space="preserve">Private Subnet 10.0.11.0/24 (ECS Fargate, </w:t>
      </w:r>
      <w:proofErr w:type="spellStart"/>
      <w:r w:rsidRPr="00B67A11">
        <w:rPr>
          <w:rFonts w:ascii="Calibri" w:hAnsi="Calibri" w:eastAsia="MS Mincho" w:cs="Calibri"/>
        </w:rPr>
        <w:t>ElastiCache</w:t>
      </w:r>
      <w:proofErr w:type="spellEnd"/>
      <w:r w:rsidRPr="00B67A11">
        <w:rPr>
          <w:rFonts w:ascii="Calibri" w:hAnsi="Calibri" w:eastAsia="MS Mincho" w:cs="Calibri"/>
        </w:rPr>
        <w:t xml:space="preserve"> Replica)</w:t>
      </w:r>
    </w:p>
    <w:p w:rsidRPr="00B67A11" w:rsidR="00B67A11" w:rsidP="00B67A11" w:rsidRDefault="00B67A11" w14:paraId="6F8FAD68" w14:textId="77777777">
      <w:pPr>
        <w:rPr>
          <w:rFonts w:ascii="Calibri" w:hAnsi="Calibri" w:eastAsia="MS Mincho" w:cs="Calibri"/>
        </w:rPr>
      </w:pPr>
      <w:r w:rsidRPr="00B67A11">
        <w:rPr>
          <w:rFonts w:ascii="Calibri" w:hAnsi="Calibri" w:eastAsia="MS Mincho" w:cs="Calibri"/>
          <w:b/>
          <w:bCs/>
        </w:rPr>
        <w:t>Global Services:</w:t>
      </w:r>
    </w:p>
    <w:p w:rsidRPr="00B67A11" w:rsidR="00B67A11" w:rsidP="00542763" w:rsidRDefault="00B67A11" w14:paraId="75FC4F70" w14:textId="77777777">
      <w:pPr>
        <w:numPr>
          <w:ilvl w:val="0"/>
          <w:numId w:val="60"/>
        </w:numPr>
        <w:rPr>
          <w:rFonts w:ascii="Calibri" w:hAnsi="Calibri" w:eastAsia="MS Mincho" w:cs="Calibri"/>
        </w:rPr>
      </w:pPr>
      <w:r w:rsidRPr="00B67A11">
        <w:rPr>
          <w:rFonts w:ascii="Calibri" w:hAnsi="Calibri" w:eastAsia="MS Mincho" w:cs="Calibri"/>
        </w:rPr>
        <w:t>S3 (Buckets)</w:t>
      </w:r>
    </w:p>
    <w:p w:rsidRPr="00B67A11" w:rsidR="00B67A11" w:rsidP="00542763" w:rsidRDefault="00B67A11" w14:paraId="6B8061D0" w14:textId="77777777">
      <w:pPr>
        <w:numPr>
          <w:ilvl w:val="0"/>
          <w:numId w:val="60"/>
        </w:numPr>
        <w:rPr>
          <w:rFonts w:ascii="Calibri" w:hAnsi="Calibri" w:eastAsia="MS Mincho" w:cs="Calibri"/>
        </w:rPr>
      </w:pPr>
      <w:r w:rsidRPr="00B67A11">
        <w:rPr>
          <w:rFonts w:ascii="Calibri" w:hAnsi="Calibri" w:eastAsia="MS Mincho" w:cs="Calibri"/>
        </w:rPr>
        <w:t>DynamoDB (Tables)</w:t>
      </w:r>
    </w:p>
    <w:p w:rsidRPr="00B67A11" w:rsidR="00B67A11" w:rsidP="00542763" w:rsidRDefault="00B67A11" w14:paraId="37355895" w14:textId="77777777">
      <w:pPr>
        <w:numPr>
          <w:ilvl w:val="0"/>
          <w:numId w:val="60"/>
        </w:numPr>
        <w:rPr>
          <w:rFonts w:ascii="Calibri" w:hAnsi="Calibri" w:eastAsia="MS Mincho" w:cs="Calibri"/>
        </w:rPr>
      </w:pPr>
      <w:proofErr w:type="spellStart"/>
      <w:r w:rsidRPr="00B67A11">
        <w:rPr>
          <w:rFonts w:ascii="Calibri" w:hAnsi="Calibri" w:eastAsia="MS Mincho" w:cs="Calibri"/>
        </w:rPr>
        <w:t>EventBridge</w:t>
      </w:r>
      <w:proofErr w:type="spellEnd"/>
      <w:r w:rsidRPr="00B67A11">
        <w:rPr>
          <w:rFonts w:ascii="Calibri" w:hAnsi="Calibri" w:eastAsia="MS Mincho" w:cs="Calibri"/>
        </w:rPr>
        <w:t xml:space="preserve"> (Event Bus)</w:t>
      </w:r>
    </w:p>
    <w:p w:rsidRPr="00B67A11" w:rsidR="00B67A11" w:rsidP="00542763" w:rsidRDefault="00B67A11" w14:paraId="149414E3" w14:textId="77777777">
      <w:pPr>
        <w:numPr>
          <w:ilvl w:val="0"/>
          <w:numId w:val="60"/>
        </w:numPr>
        <w:rPr>
          <w:rFonts w:ascii="Calibri" w:hAnsi="Calibri" w:eastAsia="MS Mincho" w:cs="Calibri"/>
        </w:rPr>
      </w:pPr>
      <w:r w:rsidRPr="00B67A11">
        <w:rPr>
          <w:rFonts w:ascii="Calibri" w:hAnsi="Calibri" w:eastAsia="MS Mincho" w:cs="Calibri"/>
        </w:rPr>
        <w:t>SQS (Queues)</w:t>
      </w:r>
    </w:p>
    <w:p w:rsidRPr="00B67A11" w:rsidR="00B67A11" w:rsidP="00542763" w:rsidRDefault="00B67A11" w14:paraId="0FF20A41" w14:textId="77777777">
      <w:pPr>
        <w:numPr>
          <w:ilvl w:val="0"/>
          <w:numId w:val="60"/>
        </w:numPr>
        <w:rPr>
          <w:rFonts w:ascii="Calibri" w:hAnsi="Calibri" w:eastAsia="MS Mincho" w:cs="Calibri"/>
        </w:rPr>
      </w:pPr>
      <w:r w:rsidRPr="00B67A11">
        <w:rPr>
          <w:rFonts w:ascii="Calibri" w:hAnsi="Calibri" w:eastAsia="MS Mincho" w:cs="Calibri"/>
        </w:rPr>
        <w:t>Bedrock (Claude)</w:t>
      </w:r>
    </w:p>
    <w:p w:rsidRPr="00B67A11" w:rsidR="00B67A11" w:rsidP="00542763" w:rsidRDefault="00B67A11" w14:paraId="53802585" w14:textId="77777777">
      <w:pPr>
        <w:numPr>
          <w:ilvl w:val="0"/>
          <w:numId w:val="60"/>
        </w:numPr>
        <w:rPr>
          <w:rFonts w:ascii="Calibri" w:hAnsi="Calibri" w:eastAsia="MS Mincho" w:cs="Calibri"/>
        </w:rPr>
      </w:pPr>
      <w:r w:rsidRPr="00B67A11">
        <w:rPr>
          <w:rFonts w:ascii="Calibri" w:hAnsi="Calibri" w:eastAsia="MS Mincho" w:cs="Calibri"/>
        </w:rPr>
        <w:t>ECR (Container Images)</w:t>
      </w:r>
    </w:p>
    <w:p w:rsidRPr="00B67A11" w:rsidR="00B67A11" w:rsidP="00542763" w:rsidRDefault="00B67A11" w14:paraId="762C4B36" w14:textId="77777777">
      <w:pPr>
        <w:numPr>
          <w:ilvl w:val="0"/>
          <w:numId w:val="60"/>
        </w:numPr>
        <w:rPr>
          <w:rFonts w:ascii="Calibri" w:hAnsi="Calibri" w:eastAsia="MS Mincho" w:cs="Calibri"/>
        </w:rPr>
      </w:pPr>
      <w:r w:rsidRPr="00B67A11">
        <w:rPr>
          <w:rFonts w:ascii="Calibri" w:hAnsi="Calibri" w:eastAsia="MS Mincho" w:cs="Calibri"/>
        </w:rPr>
        <w:t>Secrets Manager</w:t>
      </w:r>
    </w:p>
    <w:p w:rsidRPr="00B67A11" w:rsidR="00B67A11" w:rsidP="00542763" w:rsidRDefault="00B67A11" w14:paraId="1C4E460A" w14:textId="77777777">
      <w:pPr>
        <w:numPr>
          <w:ilvl w:val="0"/>
          <w:numId w:val="60"/>
        </w:numPr>
        <w:rPr>
          <w:rFonts w:ascii="Calibri" w:hAnsi="Calibri" w:eastAsia="MS Mincho" w:cs="Calibri"/>
        </w:rPr>
      </w:pPr>
      <w:r w:rsidRPr="00B67A11">
        <w:rPr>
          <w:rFonts w:ascii="Calibri" w:hAnsi="Calibri" w:eastAsia="MS Mincho" w:cs="Calibri"/>
        </w:rPr>
        <w:t>CloudWatch (Logs/Metrics)</w:t>
      </w:r>
    </w:p>
    <w:p w:rsidRPr="00B67A11" w:rsidR="00B67A11" w:rsidP="00B67A11" w:rsidRDefault="00B67A11" w14:paraId="01E1A502" w14:textId="77777777">
      <w:pPr>
        <w:rPr>
          <w:rFonts w:ascii="Calibri" w:hAnsi="Calibri" w:eastAsia="MS Mincho" w:cs="Calibri"/>
        </w:rPr>
      </w:pPr>
      <w:r w:rsidRPr="00B67A11">
        <w:rPr>
          <w:rFonts w:ascii="Calibri" w:hAnsi="Calibri" w:eastAsia="MS Mincho" w:cs="Calibri"/>
          <w:b/>
          <w:bCs/>
        </w:rPr>
        <w:t>On-Premises Connectivity:</w:t>
      </w:r>
    </w:p>
    <w:p w:rsidRPr="00B67A11" w:rsidR="00B67A11" w:rsidP="00542763" w:rsidRDefault="00B67A11" w14:paraId="4883FA1E" w14:textId="77777777">
      <w:pPr>
        <w:numPr>
          <w:ilvl w:val="0"/>
          <w:numId w:val="61"/>
        </w:numPr>
        <w:rPr>
          <w:rFonts w:ascii="Calibri" w:hAnsi="Calibri" w:eastAsia="MS Mincho" w:cs="Calibri"/>
        </w:rPr>
      </w:pPr>
      <w:r w:rsidRPr="00B67A11">
        <w:rPr>
          <w:rFonts w:ascii="Calibri" w:hAnsi="Calibri" w:eastAsia="MS Mincho" w:cs="Calibri"/>
        </w:rPr>
        <w:t>AWS Direct Connect (1 Gbps dedicated)</w:t>
      </w:r>
    </w:p>
    <w:p w:rsidRPr="00B67A11" w:rsidR="00B67A11" w:rsidP="00542763" w:rsidRDefault="00B67A11" w14:paraId="0A1F3A2E" w14:textId="77777777">
      <w:pPr>
        <w:numPr>
          <w:ilvl w:val="0"/>
          <w:numId w:val="61"/>
        </w:numPr>
        <w:rPr>
          <w:rFonts w:ascii="Calibri" w:hAnsi="Calibri" w:eastAsia="MS Mincho" w:cs="Calibri"/>
        </w:rPr>
      </w:pPr>
      <w:r w:rsidRPr="00B67A11">
        <w:rPr>
          <w:rFonts w:ascii="Calibri" w:hAnsi="Calibri" w:eastAsia="MS Mincho" w:cs="Calibri"/>
        </w:rPr>
        <w:t>Virtual Interface: Private VIF to VPC</w:t>
      </w:r>
    </w:p>
    <w:p w:rsidR="00B67A11" w:rsidP="00542763" w:rsidRDefault="00B67A11" w14:paraId="6B07A2B1" w14:textId="77777777">
      <w:pPr>
        <w:numPr>
          <w:ilvl w:val="0"/>
          <w:numId w:val="61"/>
        </w:numPr>
        <w:rPr>
          <w:rFonts w:ascii="Calibri" w:hAnsi="Calibri" w:eastAsia="MS Mincho" w:cs="Calibri"/>
        </w:rPr>
      </w:pPr>
      <w:r w:rsidRPr="00B67A11">
        <w:rPr>
          <w:rFonts w:ascii="Calibri" w:hAnsi="Calibri" w:eastAsia="MS Mincho" w:cs="Calibri"/>
        </w:rPr>
        <w:t>Backup: Site-to-Site VPN</w:t>
      </w:r>
    </w:p>
    <w:p w:rsidR="00711595" w:rsidP="00711595" w:rsidRDefault="00711595" w14:paraId="457D9246" w14:textId="77777777">
      <w:pPr>
        <w:rPr>
          <w:rFonts w:ascii="Calibri" w:hAnsi="Calibri" w:eastAsia="MS Mincho" w:cs="Calibri"/>
        </w:rPr>
      </w:pPr>
    </w:p>
    <w:p w:rsidR="00711595" w:rsidP="00711595" w:rsidRDefault="00711595" w14:paraId="1DC05004" w14:textId="77777777">
      <w:pPr>
        <w:rPr>
          <w:rFonts w:ascii="Calibri" w:hAnsi="Calibri" w:eastAsia="MS Mincho" w:cs="Calibri"/>
        </w:rPr>
      </w:pPr>
    </w:p>
    <w:p w:rsidRPr="00B67A11" w:rsidR="00711595" w:rsidP="00711595" w:rsidRDefault="00711595" w14:paraId="6F0B6BC0" w14:textId="77777777">
      <w:pPr>
        <w:rPr>
          <w:rFonts w:ascii="Calibri" w:hAnsi="Calibri" w:eastAsia="MS Mincho" w:cs="Calibri"/>
        </w:rPr>
      </w:pPr>
    </w:p>
    <w:p w:rsidRPr="00B67A11" w:rsidR="00B67A11" w:rsidP="00711595" w:rsidRDefault="00B67A11" w14:paraId="1EF9520B" w14:textId="77777777">
      <w:pPr>
        <w:pStyle w:val="Heading2"/>
      </w:pPr>
      <w:bookmarkStart w:name="_Toc220765364" w:id="160"/>
      <w:r w:rsidRPr="00B67A11">
        <w:t>9.2 Resource Specifications</w:t>
      </w:r>
      <w:bookmarkEnd w:id="160"/>
    </w:p>
    <w:tbl>
      <w:tblPr>
        <w:tblStyle w:val="TableGrid"/>
        <w:tblW w:w="0" w:type="auto"/>
        <w:tblLook w:val="04A0" w:firstRow="1" w:lastRow="0" w:firstColumn="1" w:lastColumn="0" w:noHBand="0" w:noVBand="1"/>
      </w:tblPr>
      <w:tblGrid>
        <w:gridCol w:w="3505"/>
        <w:gridCol w:w="2581"/>
        <w:gridCol w:w="3264"/>
      </w:tblGrid>
      <w:tr w:rsidRPr="00B67A11" w:rsidR="00B67A11" w:rsidTr="00711595" w14:paraId="2FB64134" w14:textId="77777777">
        <w:tc>
          <w:tcPr>
            <w:tcW w:w="0" w:type="auto"/>
            <w:hideMark/>
          </w:tcPr>
          <w:p w:rsidRPr="00B67A11" w:rsidR="00B67A11" w:rsidP="00B67A11" w:rsidRDefault="00B67A11" w14:paraId="5DCD3FA5" w14:textId="77777777">
            <w:pPr>
              <w:spacing w:after="160" w:line="279" w:lineRule="auto"/>
              <w:rPr>
                <w:rFonts w:ascii="Calibri" w:hAnsi="Calibri" w:eastAsia="MS Mincho" w:cs="Calibri"/>
                <w:b/>
                <w:bCs/>
              </w:rPr>
            </w:pPr>
            <w:r w:rsidRPr="00B67A11">
              <w:rPr>
                <w:rFonts w:ascii="Calibri" w:hAnsi="Calibri" w:eastAsia="MS Mincho" w:cs="Calibri"/>
                <w:b/>
                <w:bCs/>
              </w:rPr>
              <w:t>Component</w:t>
            </w:r>
          </w:p>
        </w:tc>
        <w:tc>
          <w:tcPr>
            <w:tcW w:w="0" w:type="auto"/>
            <w:hideMark/>
          </w:tcPr>
          <w:p w:rsidRPr="00B67A11" w:rsidR="00B67A11" w:rsidP="00B67A11" w:rsidRDefault="00B67A11" w14:paraId="260F7A01" w14:textId="77777777">
            <w:pPr>
              <w:spacing w:after="160" w:line="279" w:lineRule="auto"/>
              <w:rPr>
                <w:rFonts w:ascii="Calibri" w:hAnsi="Calibri" w:eastAsia="MS Mincho" w:cs="Calibri"/>
                <w:b/>
                <w:bCs/>
              </w:rPr>
            </w:pPr>
            <w:r w:rsidRPr="00B67A11">
              <w:rPr>
                <w:rFonts w:ascii="Calibri" w:hAnsi="Calibri" w:eastAsia="MS Mincho" w:cs="Calibri"/>
                <w:b/>
                <w:bCs/>
              </w:rPr>
              <w:t>Specification</w:t>
            </w:r>
          </w:p>
        </w:tc>
        <w:tc>
          <w:tcPr>
            <w:tcW w:w="0" w:type="auto"/>
            <w:hideMark/>
          </w:tcPr>
          <w:p w:rsidRPr="00B67A11" w:rsidR="00B67A11" w:rsidP="00B67A11" w:rsidRDefault="00B67A11" w14:paraId="3AC842C5" w14:textId="77777777">
            <w:pPr>
              <w:spacing w:after="160" w:line="279" w:lineRule="auto"/>
              <w:rPr>
                <w:rFonts w:ascii="Calibri" w:hAnsi="Calibri" w:eastAsia="MS Mincho" w:cs="Calibri"/>
                <w:b/>
                <w:bCs/>
              </w:rPr>
            </w:pPr>
            <w:r w:rsidRPr="00B67A11">
              <w:rPr>
                <w:rFonts w:ascii="Calibri" w:hAnsi="Calibri" w:eastAsia="MS Mincho" w:cs="Calibri"/>
                <w:b/>
                <w:bCs/>
              </w:rPr>
              <w:t>Scaling</w:t>
            </w:r>
          </w:p>
        </w:tc>
      </w:tr>
      <w:tr w:rsidRPr="00B67A11" w:rsidR="00B67A11" w:rsidTr="00711595" w14:paraId="36422829" w14:textId="77777777">
        <w:tc>
          <w:tcPr>
            <w:tcW w:w="0" w:type="auto"/>
            <w:hideMark/>
          </w:tcPr>
          <w:p w:rsidRPr="00B67A11" w:rsidR="00B67A11" w:rsidP="00B67A11" w:rsidRDefault="00B67A11" w14:paraId="7DF04639" w14:textId="77777777">
            <w:pPr>
              <w:spacing w:after="160" w:line="279" w:lineRule="auto"/>
              <w:rPr>
                <w:rFonts w:ascii="Calibri" w:hAnsi="Calibri" w:eastAsia="MS Mincho" w:cs="Calibri"/>
              </w:rPr>
            </w:pPr>
            <w:r w:rsidRPr="00B67A11">
              <w:rPr>
                <w:rFonts w:ascii="Calibri" w:hAnsi="Calibri" w:eastAsia="MS Mincho" w:cs="Calibri"/>
              </w:rPr>
              <w:t>ECS Fargate - IDP Agent</w:t>
            </w:r>
          </w:p>
        </w:tc>
        <w:tc>
          <w:tcPr>
            <w:tcW w:w="0" w:type="auto"/>
            <w:hideMark/>
          </w:tcPr>
          <w:p w:rsidRPr="00B67A11" w:rsidR="00B67A11" w:rsidP="00B67A11" w:rsidRDefault="00B67A11" w14:paraId="05C2ECDA" w14:textId="77777777">
            <w:pPr>
              <w:spacing w:after="160" w:line="279" w:lineRule="auto"/>
              <w:rPr>
                <w:rFonts w:ascii="Calibri" w:hAnsi="Calibri" w:eastAsia="MS Mincho" w:cs="Calibri"/>
              </w:rPr>
            </w:pPr>
            <w:r w:rsidRPr="00B67A11">
              <w:rPr>
                <w:rFonts w:ascii="Calibri" w:hAnsi="Calibri" w:eastAsia="MS Mincho" w:cs="Calibri"/>
              </w:rPr>
              <w:t>2 vCPU, 4GB RAM</w:t>
            </w:r>
          </w:p>
        </w:tc>
        <w:tc>
          <w:tcPr>
            <w:tcW w:w="0" w:type="auto"/>
            <w:hideMark/>
          </w:tcPr>
          <w:p w:rsidRPr="00B67A11" w:rsidR="00B67A11" w:rsidP="00B67A11" w:rsidRDefault="00B67A11" w14:paraId="2205094A" w14:textId="77777777">
            <w:pPr>
              <w:spacing w:after="160" w:line="279" w:lineRule="auto"/>
              <w:rPr>
                <w:rFonts w:ascii="Calibri" w:hAnsi="Calibri" w:eastAsia="MS Mincho" w:cs="Calibri"/>
              </w:rPr>
            </w:pPr>
            <w:r w:rsidRPr="00B67A11">
              <w:rPr>
                <w:rFonts w:ascii="Calibri" w:hAnsi="Calibri" w:eastAsia="MS Mincho" w:cs="Calibri"/>
              </w:rPr>
              <w:t>Min: 2, Max: 20, Target: 70% CPU</w:t>
            </w:r>
          </w:p>
        </w:tc>
      </w:tr>
      <w:tr w:rsidRPr="00B67A11" w:rsidR="00B67A11" w:rsidTr="00711595" w14:paraId="4BE753F2" w14:textId="77777777">
        <w:tc>
          <w:tcPr>
            <w:tcW w:w="0" w:type="auto"/>
            <w:hideMark/>
          </w:tcPr>
          <w:p w:rsidRPr="00B67A11" w:rsidR="00B67A11" w:rsidP="00B67A11" w:rsidRDefault="00B67A11" w14:paraId="230B834A" w14:textId="77777777">
            <w:pPr>
              <w:spacing w:after="160" w:line="279" w:lineRule="auto"/>
              <w:rPr>
                <w:rFonts w:ascii="Calibri" w:hAnsi="Calibri" w:eastAsia="MS Mincho" w:cs="Calibri"/>
              </w:rPr>
            </w:pPr>
            <w:r w:rsidRPr="00B67A11">
              <w:rPr>
                <w:rFonts w:ascii="Calibri" w:hAnsi="Calibri" w:eastAsia="MS Mincho" w:cs="Calibri"/>
              </w:rPr>
              <w:t>ECS Fargate - Validator Agent</w:t>
            </w:r>
          </w:p>
        </w:tc>
        <w:tc>
          <w:tcPr>
            <w:tcW w:w="0" w:type="auto"/>
            <w:hideMark/>
          </w:tcPr>
          <w:p w:rsidRPr="00B67A11" w:rsidR="00B67A11" w:rsidP="00B67A11" w:rsidRDefault="00B67A11" w14:paraId="0BB871EC" w14:textId="77777777">
            <w:pPr>
              <w:spacing w:after="160" w:line="279" w:lineRule="auto"/>
              <w:rPr>
                <w:rFonts w:ascii="Calibri" w:hAnsi="Calibri" w:eastAsia="MS Mincho" w:cs="Calibri"/>
              </w:rPr>
            </w:pPr>
            <w:r w:rsidRPr="00B67A11">
              <w:rPr>
                <w:rFonts w:ascii="Calibri" w:hAnsi="Calibri" w:eastAsia="MS Mincho" w:cs="Calibri"/>
              </w:rPr>
              <w:t>2 vCPU, 4GB RAM</w:t>
            </w:r>
          </w:p>
        </w:tc>
        <w:tc>
          <w:tcPr>
            <w:tcW w:w="0" w:type="auto"/>
            <w:hideMark/>
          </w:tcPr>
          <w:p w:rsidRPr="00B67A11" w:rsidR="00B67A11" w:rsidP="00B67A11" w:rsidRDefault="00B67A11" w14:paraId="3DF71B83" w14:textId="77777777">
            <w:pPr>
              <w:spacing w:after="160" w:line="279" w:lineRule="auto"/>
              <w:rPr>
                <w:rFonts w:ascii="Calibri" w:hAnsi="Calibri" w:eastAsia="MS Mincho" w:cs="Calibri"/>
              </w:rPr>
            </w:pPr>
            <w:r w:rsidRPr="00B67A11">
              <w:rPr>
                <w:rFonts w:ascii="Calibri" w:hAnsi="Calibri" w:eastAsia="MS Mincho" w:cs="Calibri"/>
              </w:rPr>
              <w:t>Min: 2, Max: 20, Target: 70% CPU</w:t>
            </w:r>
          </w:p>
        </w:tc>
      </w:tr>
      <w:tr w:rsidRPr="00B67A11" w:rsidR="00B67A11" w:rsidTr="00711595" w14:paraId="45A52C5D" w14:textId="77777777">
        <w:tc>
          <w:tcPr>
            <w:tcW w:w="0" w:type="auto"/>
            <w:hideMark/>
          </w:tcPr>
          <w:p w:rsidRPr="00B67A11" w:rsidR="00B67A11" w:rsidP="00B67A11" w:rsidRDefault="00B67A11" w14:paraId="048C3F36" w14:textId="77777777">
            <w:pPr>
              <w:spacing w:after="160" w:line="279" w:lineRule="auto"/>
              <w:rPr>
                <w:rFonts w:ascii="Calibri" w:hAnsi="Calibri" w:eastAsia="MS Mincho" w:cs="Calibri"/>
              </w:rPr>
            </w:pPr>
            <w:r w:rsidRPr="00B67A11">
              <w:rPr>
                <w:rFonts w:ascii="Calibri" w:hAnsi="Calibri" w:eastAsia="MS Mincho" w:cs="Calibri"/>
              </w:rPr>
              <w:t>ECS Fargate - Transformation Agent</w:t>
            </w:r>
          </w:p>
        </w:tc>
        <w:tc>
          <w:tcPr>
            <w:tcW w:w="0" w:type="auto"/>
            <w:hideMark/>
          </w:tcPr>
          <w:p w:rsidRPr="00B67A11" w:rsidR="00B67A11" w:rsidP="00B67A11" w:rsidRDefault="00B67A11" w14:paraId="1361BB5C" w14:textId="77777777">
            <w:pPr>
              <w:spacing w:after="160" w:line="279" w:lineRule="auto"/>
              <w:rPr>
                <w:rFonts w:ascii="Calibri" w:hAnsi="Calibri" w:eastAsia="MS Mincho" w:cs="Calibri"/>
              </w:rPr>
            </w:pPr>
            <w:r w:rsidRPr="00B67A11">
              <w:rPr>
                <w:rFonts w:ascii="Calibri" w:hAnsi="Calibri" w:eastAsia="MS Mincho" w:cs="Calibri"/>
              </w:rPr>
              <w:t>4 vCPU, 8GB RAM</w:t>
            </w:r>
          </w:p>
        </w:tc>
        <w:tc>
          <w:tcPr>
            <w:tcW w:w="0" w:type="auto"/>
            <w:hideMark/>
          </w:tcPr>
          <w:p w:rsidRPr="00B67A11" w:rsidR="00B67A11" w:rsidP="00B67A11" w:rsidRDefault="00B67A11" w14:paraId="275D6980" w14:textId="77777777">
            <w:pPr>
              <w:spacing w:after="160" w:line="279" w:lineRule="auto"/>
              <w:rPr>
                <w:rFonts w:ascii="Calibri" w:hAnsi="Calibri" w:eastAsia="MS Mincho" w:cs="Calibri"/>
              </w:rPr>
            </w:pPr>
            <w:r w:rsidRPr="00B67A11">
              <w:rPr>
                <w:rFonts w:ascii="Calibri" w:hAnsi="Calibri" w:eastAsia="MS Mincho" w:cs="Calibri"/>
              </w:rPr>
              <w:t>Min: 2, Max: 10, Target: 70% CPU</w:t>
            </w:r>
          </w:p>
        </w:tc>
      </w:tr>
      <w:tr w:rsidRPr="00B67A11" w:rsidR="00B67A11" w:rsidTr="00711595" w14:paraId="19A163EE" w14:textId="77777777">
        <w:tc>
          <w:tcPr>
            <w:tcW w:w="0" w:type="auto"/>
            <w:hideMark/>
          </w:tcPr>
          <w:p w:rsidRPr="00B67A11" w:rsidR="00B67A11" w:rsidP="00B67A11" w:rsidRDefault="00B67A11" w14:paraId="6CA3D5F5" w14:textId="77777777">
            <w:pPr>
              <w:spacing w:after="160" w:line="279" w:lineRule="auto"/>
              <w:rPr>
                <w:rFonts w:ascii="Calibri" w:hAnsi="Calibri" w:eastAsia="MS Mincho" w:cs="Calibri"/>
              </w:rPr>
            </w:pPr>
            <w:r w:rsidRPr="00B67A11">
              <w:rPr>
                <w:rFonts w:ascii="Calibri" w:hAnsi="Calibri" w:eastAsia="MS Mincho" w:cs="Calibri"/>
              </w:rPr>
              <w:t>ECS Fargate - Compliance Agent</w:t>
            </w:r>
          </w:p>
        </w:tc>
        <w:tc>
          <w:tcPr>
            <w:tcW w:w="0" w:type="auto"/>
            <w:hideMark/>
          </w:tcPr>
          <w:p w:rsidRPr="00B67A11" w:rsidR="00B67A11" w:rsidP="00B67A11" w:rsidRDefault="00B67A11" w14:paraId="6454009A" w14:textId="77777777">
            <w:pPr>
              <w:spacing w:after="160" w:line="279" w:lineRule="auto"/>
              <w:rPr>
                <w:rFonts w:ascii="Calibri" w:hAnsi="Calibri" w:eastAsia="MS Mincho" w:cs="Calibri"/>
              </w:rPr>
            </w:pPr>
            <w:r w:rsidRPr="00B67A11">
              <w:rPr>
                <w:rFonts w:ascii="Calibri" w:hAnsi="Calibri" w:eastAsia="MS Mincho" w:cs="Calibri"/>
              </w:rPr>
              <w:t>2 vCPU, 4GB RAM</w:t>
            </w:r>
          </w:p>
        </w:tc>
        <w:tc>
          <w:tcPr>
            <w:tcW w:w="0" w:type="auto"/>
            <w:hideMark/>
          </w:tcPr>
          <w:p w:rsidRPr="00B67A11" w:rsidR="00B67A11" w:rsidP="00B67A11" w:rsidRDefault="00B67A11" w14:paraId="05A803AB" w14:textId="77777777">
            <w:pPr>
              <w:spacing w:after="160" w:line="279" w:lineRule="auto"/>
              <w:rPr>
                <w:rFonts w:ascii="Calibri" w:hAnsi="Calibri" w:eastAsia="MS Mincho" w:cs="Calibri"/>
              </w:rPr>
            </w:pPr>
            <w:r w:rsidRPr="00B67A11">
              <w:rPr>
                <w:rFonts w:ascii="Calibri" w:hAnsi="Calibri" w:eastAsia="MS Mincho" w:cs="Calibri"/>
              </w:rPr>
              <w:t>Min: 2, Max: 10, Target: 70% CPU</w:t>
            </w:r>
          </w:p>
        </w:tc>
      </w:tr>
      <w:tr w:rsidRPr="00B67A11" w:rsidR="00B67A11" w:rsidTr="00711595" w14:paraId="28B504C5" w14:textId="77777777">
        <w:tc>
          <w:tcPr>
            <w:tcW w:w="0" w:type="auto"/>
            <w:hideMark/>
          </w:tcPr>
          <w:p w:rsidRPr="00B67A11" w:rsidR="00B67A11" w:rsidP="00B67A11" w:rsidRDefault="00B67A11" w14:paraId="5F836CC3" w14:textId="77777777">
            <w:pPr>
              <w:spacing w:after="160" w:line="279" w:lineRule="auto"/>
              <w:rPr>
                <w:rFonts w:ascii="Calibri" w:hAnsi="Calibri" w:eastAsia="MS Mincho" w:cs="Calibri"/>
              </w:rPr>
            </w:pPr>
            <w:proofErr w:type="spellStart"/>
            <w:r w:rsidRPr="00B67A11">
              <w:rPr>
                <w:rFonts w:ascii="Calibri" w:hAnsi="Calibri" w:eastAsia="MS Mincho" w:cs="Calibri"/>
              </w:rPr>
              <w:t>ElastiCache</w:t>
            </w:r>
            <w:proofErr w:type="spellEnd"/>
            <w:r w:rsidRPr="00B67A11">
              <w:rPr>
                <w:rFonts w:ascii="Calibri" w:hAnsi="Calibri" w:eastAsia="MS Mincho" w:cs="Calibri"/>
              </w:rPr>
              <w:t xml:space="preserve"> Redis</w:t>
            </w:r>
          </w:p>
        </w:tc>
        <w:tc>
          <w:tcPr>
            <w:tcW w:w="0" w:type="auto"/>
            <w:hideMark/>
          </w:tcPr>
          <w:p w:rsidRPr="00B67A11" w:rsidR="00B67A11" w:rsidP="00B67A11" w:rsidRDefault="00B67A11" w14:paraId="4FF063BC" w14:textId="77777777">
            <w:pPr>
              <w:spacing w:after="160" w:line="279" w:lineRule="auto"/>
              <w:rPr>
                <w:rFonts w:ascii="Calibri" w:hAnsi="Calibri" w:eastAsia="MS Mincho" w:cs="Calibri"/>
              </w:rPr>
            </w:pPr>
            <w:r w:rsidRPr="00B67A11">
              <w:rPr>
                <w:rFonts w:ascii="Calibri" w:hAnsi="Calibri" w:eastAsia="MS Mincho" w:cs="Calibri"/>
              </w:rPr>
              <w:t>cache.r6g.large (2 nodes)</w:t>
            </w:r>
          </w:p>
        </w:tc>
        <w:tc>
          <w:tcPr>
            <w:tcW w:w="0" w:type="auto"/>
            <w:hideMark/>
          </w:tcPr>
          <w:p w:rsidRPr="00B67A11" w:rsidR="00B67A11" w:rsidP="00B67A11" w:rsidRDefault="00B67A11" w14:paraId="542EF68B" w14:textId="77777777">
            <w:pPr>
              <w:spacing w:after="160" w:line="279" w:lineRule="auto"/>
              <w:rPr>
                <w:rFonts w:ascii="Calibri" w:hAnsi="Calibri" w:eastAsia="MS Mincho" w:cs="Calibri"/>
              </w:rPr>
            </w:pPr>
            <w:r w:rsidRPr="00B67A11">
              <w:rPr>
                <w:rFonts w:ascii="Calibri" w:hAnsi="Calibri" w:eastAsia="MS Mincho" w:cs="Calibri"/>
              </w:rPr>
              <w:t>Cluster mode enabled</w:t>
            </w:r>
          </w:p>
        </w:tc>
      </w:tr>
      <w:tr w:rsidRPr="00B67A11" w:rsidR="00B67A11" w:rsidTr="00711595" w14:paraId="5C6502A4" w14:textId="77777777">
        <w:tc>
          <w:tcPr>
            <w:tcW w:w="0" w:type="auto"/>
            <w:hideMark/>
          </w:tcPr>
          <w:p w:rsidRPr="00B67A11" w:rsidR="00B67A11" w:rsidP="00B67A11" w:rsidRDefault="00B67A11" w14:paraId="4384BDFA" w14:textId="77777777">
            <w:pPr>
              <w:spacing w:after="160" w:line="279" w:lineRule="auto"/>
              <w:rPr>
                <w:rFonts w:ascii="Calibri" w:hAnsi="Calibri" w:eastAsia="MS Mincho" w:cs="Calibri"/>
              </w:rPr>
            </w:pPr>
            <w:r w:rsidRPr="00B67A11">
              <w:rPr>
                <w:rFonts w:ascii="Calibri" w:hAnsi="Calibri" w:eastAsia="MS Mincho" w:cs="Calibri"/>
              </w:rPr>
              <w:t>DynamoDB</w:t>
            </w:r>
          </w:p>
        </w:tc>
        <w:tc>
          <w:tcPr>
            <w:tcW w:w="0" w:type="auto"/>
            <w:hideMark/>
          </w:tcPr>
          <w:p w:rsidRPr="00B67A11" w:rsidR="00B67A11" w:rsidP="00B67A11" w:rsidRDefault="00B67A11" w14:paraId="5678F370" w14:textId="77777777">
            <w:pPr>
              <w:spacing w:after="160" w:line="279" w:lineRule="auto"/>
              <w:rPr>
                <w:rFonts w:ascii="Calibri" w:hAnsi="Calibri" w:eastAsia="MS Mincho" w:cs="Calibri"/>
              </w:rPr>
            </w:pPr>
            <w:r w:rsidRPr="00B67A11">
              <w:rPr>
                <w:rFonts w:ascii="Calibri" w:hAnsi="Calibri" w:eastAsia="MS Mincho" w:cs="Calibri"/>
              </w:rPr>
              <w:t>On-demand capacity</w:t>
            </w:r>
          </w:p>
        </w:tc>
        <w:tc>
          <w:tcPr>
            <w:tcW w:w="0" w:type="auto"/>
            <w:hideMark/>
          </w:tcPr>
          <w:p w:rsidRPr="00B67A11" w:rsidR="00B67A11" w:rsidP="00B67A11" w:rsidRDefault="00B67A11" w14:paraId="792004CC" w14:textId="77777777">
            <w:pPr>
              <w:spacing w:after="160" w:line="279" w:lineRule="auto"/>
              <w:rPr>
                <w:rFonts w:ascii="Calibri" w:hAnsi="Calibri" w:eastAsia="MS Mincho" w:cs="Calibri"/>
              </w:rPr>
            </w:pPr>
            <w:r w:rsidRPr="00B67A11">
              <w:rPr>
                <w:rFonts w:ascii="Calibri" w:hAnsi="Calibri" w:eastAsia="MS Mincho" w:cs="Calibri"/>
              </w:rPr>
              <w:t>Auto-scaling</w:t>
            </w:r>
          </w:p>
        </w:tc>
      </w:tr>
      <w:tr w:rsidRPr="00B67A11" w:rsidR="00B67A11" w:rsidTr="00711595" w14:paraId="68280D55" w14:textId="77777777">
        <w:tc>
          <w:tcPr>
            <w:tcW w:w="0" w:type="auto"/>
            <w:hideMark/>
          </w:tcPr>
          <w:p w:rsidRPr="00B67A11" w:rsidR="00B67A11" w:rsidP="00B67A11" w:rsidRDefault="00B67A11" w14:paraId="2A232339" w14:textId="77777777">
            <w:pPr>
              <w:spacing w:after="160" w:line="279" w:lineRule="auto"/>
              <w:rPr>
                <w:rFonts w:ascii="Calibri" w:hAnsi="Calibri" w:eastAsia="MS Mincho" w:cs="Calibri"/>
              </w:rPr>
            </w:pPr>
            <w:r w:rsidRPr="00B67A11">
              <w:rPr>
                <w:rFonts w:ascii="Calibri" w:hAnsi="Calibri" w:eastAsia="MS Mincho" w:cs="Calibri"/>
              </w:rPr>
              <w:t>S3</w:t>
            </w:r>
          </w:p>
        </w:tc>
        <w:tc>
          <w:tcPr>
            <w:tcW w:w="0" w:type="auto"/>
            <w:hideMark/>
          </w:tcPr>
          <w:p w:rsidRPr="00B67A11" w:rsidR="00B67A11" w:rsidP="00B67A11" w:rsidRDefault="00B67A11" w14:paraId="210B0CCA" w14:textId="77777777">
            <w:pPr>
              <w:spacing w:after="160" w:line="279" w:lineRule="auto"/>
              <w:rPr>
                <w:rFonts w:ascii="Calibri" w:hAnsi="Calibri" w:eastAsia="MS Mincho" w:cs="Calibri"/>
              </w:rPr>
            </w:pPr>
            <w:r w:rsidRPr="00B67A11">
              <w:rPr>
                <w:rFonts w:ascii="Calibri" w:hAnsi="Calibri" w:eastAsia="MS Mincho" w:cs="Calibri"/>
              </w:rPr>
              <w:t>Standard storage class</w:t>
            </w:r>
          </w:p>
        </w:tc>
        <w:tc>
          <w:tcPr>
            <w:tcW w:w="0" w:type="auto"/>
            <w:hideMark/>
          </w:tcPr>
          <w:p w:rsidRPr="00B67A11" w:rsidR="00B67A11" w:rsidP="00B67A11" w:rsidRDefault="00B67A11" w14:paraId="3FF65502" w14:textId="77777777">
            <w:pPr>
              <w:spacing w:after="160" w:line="279" w:lineRule="auto"/>
              <w:rPr>
                <w:rFonts w:ascii="Calibri" w:hAnsi="Calibri" w:eastAsia="MS Mincho" w:cs="Calibri"/>
              </w:rPr>
            </w:pPr>
            <w:r w:rsidRPr="00B67A11">
              <w:rPr>
                <w:rFonts w:ascii="Calibri" w:hAnsi="Calibri" w:eastAsia="MS Mincho" w:cs="Calibri"/>
              </w:rPr>
              <w:t>Intelligent tiering</w:t>
            </w:r>
          </w:p>
        </w:tc>
      </w:tr>
    </w:tbl>
    <w:p w:rsidRPr="00B67A11" w:rsidR="00711595" w:rsidP="00B67A11" w:rsidRDefault="00711595" w14:paraId="3DDD3B0E" w14:textId="6B2F5183">
      <w:pPr>
        <w:rPr>
          <w:rFonts w:ascii="Calibri" w:hAnsi="Calibri" w:eastAsia="MS Mincho" w:cs="Calibri"/>
        </w:rPr>
      </w:pPr>
    </w:p>
    <w:p w:rsidRPr="00B67A11" w:rsidR="00B67A11" w:rsidP="00711595" w:rsidRDefault="00B67A11" w14:paraId="5035644D" w14:textId="77777777">
      <w:pPr>
        <w:pStyle w:val="Heading1"/>
      </w:pPr>
      <w:bookmarkStart w:name="_Toc220765365" w:id="161"/>
      <w:r w:rsidRPr="00B67A11">
        <w:t>10. Deployment Architecture</w:t>
      </w:r>
      <w:bookmarkEnd w:id="161"/>
    </w:p>
    <w:p w:rsidRPr="00B67A11" w:rsidR="00B67A11" w:rsidP="00711595" w:rsidRDefault="00B67A11" w14:paraId="2B55C90C" w14:textId="77777777">
      <w:pPr>
        <w:pStyle w:val="Heading2"/>
      </w:pPr>
      <w:bookmarkStart w:name="_Toc220765366" w:id="162"/>
      <w:r w:rsidRPr="00B67A11">
        <w:t>10.1 CI/CD Pipeline</w:t>
      </w:r>
      <w:bookmarkEnd w:id="162"/>
    </w:p>
    <w:p w:rsidRPr="00B67A11" w:rsidR="00B67A11" w:rsidP="00B67A11" w:rsidRDefault="00B67A11" w14:paraId="150E9A7E" w14:textId="77777777">
      <w:pPr>
        <w:rPr>
          <w:rFonts w:ascii="Calibri" w:hAnsi="Calibri" w:eastAsia="MS Mincho" w:cs="Calibri"/>
        </w:rPr>
      </w:pPr>
      <w:r w:rsidRPr="00B67A11">
        <w:rPr>
          <w:rFonts w:ascii="Calibri" w:hAnsi="Calibri" w:eastAsia="MS Mincho" w:cs="Calibri"/>
          <w:b/>
          <w:bCs/>
        </w:rPr>
        <w:t>Source Stage:</w:t>
      </w:r>
    </w:p>
    <w:p w:rsidRPr="00B67A11" w:rsidR="00B67A11" w:rsidP="00542763" w:rsidRDefault="00B67A11" w14:paraId="6C499209" w14:textId="77777777">
      <w:pPr>
        <w:numPr>
          <w:ilvl w:val="0"/>
          <w:numId w:val="62"/>
        </w:numPr>
        <w:rPr>
          <w:rFonts w:ascii="Calibri" w:hAnsi="Calibri" w:eastAsia="MS Mincho" w:cs="Calibri"/>
        </w:rPr>
      </w:pPr>
      <w:r w:rsidRPr="00B67A11">
        <w:rPr>
          <w:rFonts w:ascii="Calibri" w:hAnsi="Calibri" w:eastAsia="MS Mincho" w:cs="Calibri"/>
        </w:rPr>
        <w:t>GitHub Repository</w:t>
      </w:r>
    </w:p>
    <w:p w:rsidRPr="00B67A11" w:rsidR="00B67A11" w:rsidP="00542763" w:rsidRDefault="00B67A11" w14:paraId="5D74614C" w14:textId="77777777">
      <w:pPr>
        <w:numPr>
          <w:ilvl w:val="0"/>
          <w:numId w:val="62"/>
        </w:numPr>
        <w:rPr>
          <w:rFonts w:ascii="Calibri" w:hAnsi="Calibri" w:eastAsia="MS Mincho" w:cs="Calibri"/>
        </w:rPr>
      </w:pPr>
      <w:r w:rsidRPr="00B67A11">
        <w:rPr>
          <w:rFonts w:ascii="Calibri" w:hAnsi="Calibri" w:eastAsia="MS Mincho" w:cs="Calibri"/>
        </w:rPr>
        <w:t>Trigger: Push to main/develop</w:t>
      </w:r>
    </w:p>
    <w:p w:rsidRPr="00B67A11" w:rsidR="00B67A11" w:rsidP="00542763" w:rsidRDefault="00B67A11" w14:paraId="54C58E87" w14:textId="77777777">
      <w:pPr>
        <w:numPr>
          <w:ilvl w:val="0"/>
          <w:numId w:val="62"/>
        </w:numPr>
        <w:rPr>
          <w:rFonts w:ascii="Calibri" w:hAnsi="Calibri" w:eastAsia="MS Mincho" w:cs="Calibri"/>
        </w:rPr>
      </w:pPr>
      <w:r w:rsidRPr="00B67A11">
        <w:rPr>
          <w:rFonts w:ascii="Calibri" w:hAnsi="Calibri" w:eastAsia="MS Mincho" w:cs="Calibri"/>
        </w:rPr>
        <w:t>Branches: feature/* → develop → main</w:t>
      </w:r>
    </w:p>
    <w:p w:rsidRPr="00B67A11" w:rsidR="00B67A11" w:rsidP="00B67A11" w:rsidRDefault="00B67A11" w14:paraId="39F9BCCA" w14:textId="331C254E">
      <w:pPr>
        <w:rPr>
          <w:rFonts w:ascii="Calibri" w:hAnsi="Calibri" w:eastAsia="MS Mincho" w:cs="Calibri"/>
        </w:rPr>
      </w:pPr>
      <w:r w:rsidRPr="00B67A11">
        <w:rPr>
          <w:rFonts w:ascii="Calibri" w:hAnsi="Calibri" w:eastAsia="MS Mincho" w:cs="Calibri"/>
          <w:b/>
          <w:bCs/>
        </w:rPr>
        <w:t>Build Stage (</w:t>
      </w:r>
      <w:proofErr w:type="spellStart"/>
      <w:r w:rsidR="00711595">
        <w:rPr>
          <w:rFonts w:ascii="Calibri" w:hAnsi="Calibri" w:eastAsia="MS Mincho" w:cs="Calibri"/>
          <w:b/>
          <w:bCs/>
        </w:rPr>
        <w:t>Github</w:t>
      </w:r>
      <w:proofErr w:type="spellEnd"/>
      <w:r w:rsidR="00711595">
        <w:rPr>
          <w:rFonts w:ascii="Calibri" w:hAnsi="Calibri" w:eastAsia="MS Mincho" w:cs="Calibri"/>
          <w:b/>
          <w:bCs/>
        </w:rPr>
        <w:t xml:space="preserve"> Actions</w:t>
      </w:r>
      <w:r w:rsidRPr="00B67A11">
        <w:rPr>
          <w:rFonts w:ascii="Calibri" w:hAnsi="Calibri" w:eastAsia="MS Mincho" w:cs="Calibri"/>
          <w:b/>
          <w:bCs/>
        </w:rPr>
        <w:t>):</w:t>
      </w:r>
    </w:p>
    <w:p w:rsidRPr="00B67A11" w:rsidR="00B67A11" w:rsidP="00542763" w:rsidRDefault="00B67A11" w14:paraId="3CCC72DD" w14:textId="77777777">
      <w:pPr>
        <w:numPr>
          <w:ilvl w:val="0"/>
          <w:numId w:val="63"/>
        </w:numPr>
        <w:rPr>
          <w:rFonts w:ascii="Calibri" w:hAnsi="Calibri" w:eastAsia="MS Mincho" w:cs="Calibri"/>
        </w:rPr>
      </w:pPr>
      <w:r w:rsidRPr="00B67A11">
        <w:rPr>
          <w:rFonts w:ascii="Calibri" w:hAnsi="Calibri" w:eastAsia="MS Mincho" w:cs="Calibri"/>
        </w:rPr>
        <w:t xml:space="preserve">Lint &amp; Static Analysis (ruff, </w:t>
      </w:r>
      <w:proofErr w:type="spellStart"/>
      <w:r w:rsidRPr="00B67A11">
        <w:rPr>
          <w:rFonts w:ascii="Calibri" w:hAnsi="Calibri" w:eastAsia="MS Mincho" w:cs="Calibri"/>
        </w:rPr>
        <w:t>mypy</w:t>
      </w:r>
      <w:proofErr w:type="spellEnd"/>
      <w:r w:rsidRPr="00B67A11">
        <w:rPr>
          <w:rFonts w:ascii="Calibri" w:hAnsi="Calibri" w:eastAsia="MS Mincho" w:cs="Calibri"/>
        </w:rPr>
        <w:t>)</w:t>
      </w:r>
    </w:p>
    <w:p w:rsidRPr="00B67A11" w:rsidR="00B67A11" w:rsidP="00542763" w:rsidRDefault="00B67A11" w14:paraId="0A5F6E31" w14:textId="77777777">
      <w:pPr>
        <w:numPr>
          <w:ilvl w:val="0"/>
          <w:numId w:val="63"/>
        </w:numPr>
        <w:rPr>
          <w:rFonts w:ascii="Calibri" w:hAnsi="Calibri" w:eastAsia="MS Mincho" w:cs="Calibri"/>
        </w:rPr>
      </w:pPr>
      <w:r w:rsidRPr="00B67A11">
        <w:rPr>
          <w:rFonts w:ascii="Calibri" w:hAnsi="Calibri" w:eastAsia="MS Mincho" w:cs="Calibri"/>
        </w:rPr>
        <w:t>Unit Tests (</w:t>
      </w:r>
      <w:proofErr w:type="spellStart"/>
      <w:r w:rsidRPr="00B67A11">
        <w:rPr>
          <w:rFonts w:ascii="Calibri" w:hAnsi="Calibri" w:eastAsia="MS Mincho" w:cs="Calibri"/>
        </w:rPr>
        <w:t>pytest</w:t>
      </w:r>
      <w:proofErr w:type="spellEnd"/>
      <w:r w:rsidRPr="00B67A11">
        <w:rPr>
          <w:rFonts w:ascii="Calibri" w:hAnsi="Calibri" w:eastAsia="MS Mincho" w:cs="Calibri"/>
        </w:rPr>
        <w:t>)</w:t>
      </w:r>
    </w:p>
    <w:p w:rsidRPr="00B67A11" w:rsidR="00B67A11" w:rsidP="00542763" w:rsidRDefault="00B67A11" w14:paraId="0A13027B" w14:textId="7928CA71">
      <w:pPr>
        <w:numPr>
          <w:ilvl w:val="0"/>
          <w:numId w:val="63"/>
        </w:numPr>
        <w:rPr>
          <w:rFonts w:ascii="Calibri" w:hAnsi="Calibri" w:eastAsia="MS Mincho" w:cs="Calibri"/>
        </w:rPr>
      </w:pPr>
      <w:r w:rsidRPr="00B67A11">
        <w:rPr>
          <w:rFonts w:ascii="Calibri" w:hAnsi="Calibri" w:eastAsia="MS Mincho" w:cs="Calibri"/>
        </w:rPr>
        <w:t>Security Scan (</w:t>
      </w:r>
      <w:proofErr w:type="spellStart"/>
      <w:r w:rsidR="00711595">
        <w:rPr>
          <w:rFonts w:ascii="Calibri" w:hAnsi="Calibri" w:eastAsia="MS Mincho" w:cs="Calibri"/>
        </w:rPr>
        <w:t>Github</w:t>
      </w:r>
      <w:proofErr w:type="spellEnd"/>
      <w:r w:rsidR="00711595">
        <w:rPr>
          <w:rFonts w:ascii="Calibri" w:hAnsi="Calibri" w:eastAsia="MS Mincho" w:cs="Calibri"/>
        </w:rPr>
        <w:t xml:space="preserve"> Advanced Security</w:t>
      </w:r>
      <w:r w:rsidRPr="00B67A11">
        <w:rPr>
          <w:rFonts w:ascii="Calibri" w:hAnsi="Calibri" w:eastAsia="MS Mincho" w:cs="Calibri"/>
        </w:rPr>
        <w:t>)</w:t>
      </w:r>
    </w:p>
    <w:p w:rsidRPr="00B67A11" w:rsidR="00B67A11" w:rsidP="00542763" w:rsidRDefault="00B67A11" w14:paraId="1652D066" w14:textId="77777777">
      <w:pPr>
        <w:numPr>
          <w:ilvl w:val="0"/>
          <w:numId w:val="63"/>
        </w:numPr>
        <w:rPr>
          <w:rFonts w:ascii="Calibri" w:hAnsi="Calibri" w:eastAsia="MS Mincho" w:cs="Calibri"/>
        </w:rPr>
      </w:pPr>
      <w:r w:rsidRPr="00B67A11">
        <w:rPr>
          <w:rFonts w:ascii="Calibri" w:hAnsi="Calibri" w:eastAsia="MS Mincho" w:cs="Calibri"/>
        </w:rPr>
        <w:t>Build Docker Images</w:t>
      </w:r>
    </w:p>
    <w:p w:rsidR="00B67A11" w:rsidP="00542763" w:rsidRDefault="00B67A11" w14:paraId="021196E0" w14:textId="77777777">
      <w:pPr>
        <w:numPr>
          <w:ilvl w:val="0"/>
          <w:numId w:val="63"/>
        </w:numPr>
        <w:rPr>
          <w:rFonts w:ascii="Calibri" w:hAnsi="Calibri" w:eastAsia="MS Mincho" w:cs="Calibri"/>
        </w:rPr>
      </w:pPr>
      <w:r w:rsidRPr="00B67A11">
        <w:rPr>
          <w:rFonts w:ascii="Calibri" w:hAnsi="Calibri" w:eastAsia="MS Mincho" w:cs="Calibri"/>
        </w:rPr>
        <w:t>Push to ECR</w:t>
      </w:r>
    </w:p>
    <w:p w:rsidR="00711595" w:rsidP="00711595" w:rsidRDefault="00711595" w14:paraId="0E5D0CFE" w14:textId="77777777">
      <w:pPr>
        <w:rPr>
          <w:rFonts w:ascii="Calibri" w:hAnsi="Calibri" w:eastAsia="MS Mincho" w:cs="Calibri"/>
        </w:rPr>
      </w:pPr>
    </w:p>
    <w:p w:rsidRPr="00B67A11" w:rsidR="008B7865" w:rsidP="00711595" w:rsidRDefault="008B7865" w14:paraId="5AE53F5B" w14:textId="77777777">
      <w:pPr>
        <w:rPr>
          <w:rFonts w:ascii="Calibri" w:hAnsi="Calibri" w:eastAsia="MS Mincho" w:cs="Calibri"/>
        </w:rPr>
      </w:pPr>
    </w:p>
    <w:p w:rsidRPr="00B67A11" w:rsidR="00B67A11" w:rsidP="00B67A11" w:rsidRDefault="00B67A11" w14:paraId="77D5BD3A" w14:textId="77777777">
      <w:pPr>
        <w:rPr>
          <w:rFonts w:ascii="Calibri" w:hAnsi="Calibri" w:eastAsia="MS Mincho" w:cs="Calibri"/>
        </w:rPr>
      </w:pPr>
      <w:r w:rsidRPr="00B67A11">
        <w:rPr>
          <w:rFonts w:ascii="Calibri" w:hAnsi="Calibri" w:eastAsia="MS Mincho" w:cs="Calibri"/>
          <w:b/>
          <w:bCs/>
        </w:rPr>
        <w:t>Deploy Stage:</w:t>
      </w:r>
    </w:p>
    <w:p w:rsidRPr="00B67A11" w:rsidR="00B67A11" w:rsidP="00542763" w:rsidRDefault="00B67A11" w14:paraId="5DC96091" w14:textId="77777777">
      <w:pPr>
        <w:numPr>
          <w:ilvl w:val="0"/>
          <w:numId w:val="64"/>
        </w:numPr>
        <w:rPr>
          <w:rFonts w:ascii="Calibri" w:hAnsi="Calibri" w:eastAsia="MS Mincho" w:cs="Calibri"/>
        </w:rPr>
      </w:pPr>
      <w:r w:rsidRPr="00B67A11">
        <w:rPr>
          <w:rFonts w:ascii="Calibri" w:hAnsi="Calibri" w:eastAsia="MS Mincho" w:cs="Calibri"/>
        </w:rPr>
        <w:t>DEV: Auto-</w:t>
      </w:r>
      <w:proofErr w:type="gramStart"/>
      <w:r w:rsidRPr="00B67A11">
        <w:rPr>
          <w:rFonts w:ascii="Calibri" w:hAnsi="Calibri" w:eastAsia="MS Mincho" w:cs="Calibri"/>
        </w:rPr>
        <w:t>deploy</w:t>
      </w:r>
      <w:proofErr w:type="gramEnd"/>
      <w:r w:rsidRPr="00B67A11">
        <w:rPr>
          <w:rFonts w:ascii="Calibri" w:hAnsi="Calibri" w:eastAsia="MS Mincho" w:cs="Calibri"/>
        </w:rPr>
        <w:t xml:space="preserve"> from </w:t>
      </w:r>
      <w:proofErr w:type="gramStart"/>
      <w:r w:rsidRPr="00B67A11">
        <w:rPr>
          <w:rFonts w:ascii="Calibri" w:hAnsi="Calibri" w:eastAsia="MS Mincho" w:cs="Calibri"/>
        </w:rPr>
        <w:t>develop</w:t>
      </w:r>
      <w:proofErr w:type="gramEnd"/>
    </w:p>
    <w:p w:rsidRPr="00B67A11" w:rsidR="00B67A11" w:rsidP="00542763" w:rsidRDefault="00B67A11" w14:paraId="118A8D3F" w14:textId="77777777">
      <w:pPr>
        <w:numPr>
          <w:ilvl w:val="0"/>
          <w:numId w:val="64"/>
        </w:numPr>
        <w:rPr>
          <w:rFonts w:ascii="Calibri" w:hAnsi="Calibri" w:eastAsia="MS Mincho" w:cs="Calibri"/>
        </w:rPr>
      </w:pPr>
      <w:r w:rsidRPr="00B67A11">
        <w:rPr>
          <w:rFonts w:ascii="Calibri" w:hAnsi="Calibri" w:eastAsia="MS Mincho" w:cs="Calibri"/>
        </w:rPr>
        <w:t>TEST: Auto-deploy after DEV</w:t>
      </w:r>
    </w:p>
    <w:p w:rsidRPr="00B67A11" w:rsidR="00B67A11" w:rsidP="00542763" w:rsidRDefault="00B67A11" w14:paraId="0B5952F3" w14:textId="77777777">
      <w:pPr>
        <w:numPr>
          <w:ilvl w:val="0"/>
          <w:numId w:val="64"/>
        </w:numPr>
        <w:rPr>
          <w:rFonts w:ascii="Calibri" w:hAnsi="Calibri" w:eastAsia="MS Mincho" w:cs="Calibri"/>
        </w:rPr>
      </w:pPr>
      <w:r w:rsidRPr="00B67A11">
        <w:rPr>
          <w:rFonts w:ascii="Calibri" w:hAnsi="Calibri" w:eastAsia="MS Mincho" w:cs="Calibri"/>
        </w:rPr>
        <w:t>STAGING: Manual gate + approval</w:t>
      </w:r>
    </w:p>
    <w:p w:rsidRPr="00B67A11" w:rsidR="00B67A11" w:rsidP="00542763" w:rsidRDefault="00B67A11" w14:paraId="7CCFFC6E" w14:textId="77777777">
      <w:pPr>
        <w:numPr>
          <w:ilvl w:val="0"/>
          <w:numId w:val="64"/>
        </w:numPr>
        <w:rPr>
          <w:rFonts w:ascii="Calibri" w:hAnsi="Calibri" w:eastAsia="MS Mincho" w:cs="Calibri"/>
        </w:rPr>
      </w:pPr>
      <w:r w:rsidRPr="00B67A11">
        <w:rPr>
          <w:rFonts w:ascii="Calibri" w:hAnsi="Calibri" w:eastAsia="MS Mincho" w:cs="Calibri"/>
        </w:rPr>
        <w:t>PROD: Manual gate + approval</w:t>
      </w:r>
    </w:p>
    <w:p w:rsidR="00711595" w:rsidP="00B67A11" w:rsidRDefault="00B67A11" w14:paraId="024F47B0" w14:textId="2CAD5237">
      <w:pPr>
        <w:rPr>
          <w:rFonts w:ascii="Calibri" w:hAnsi="Calibri" w:eastAsia="MS Mincho" w:cs="Calibri"/>
        </w:rPr>
      </w:pPr>
      <w:r w:rsidRPr="785E6E3D">
        <w:rPr>
          <w:rFonts w:ascii="Calibri" w:hAnsi="Calibri" w:eastAsia="MS Mincho" w:cs="Calibri"/>
          <w:b/>
          <w:bCs/>
        </w:rPr>
        <w:t>Deployment Strategy:</w:t>
      </w:r>
      <w:r w:rsidRPr="785E6E3D">
        <w:rPr>
          <w:rFonts w:ascii="Calibri" w:hAnsi="Calibri" w:eastAsia="MS Mincho" w:cs="Calibri"/>
        </w:rPr>
        <w:t xml:space="preserve"> </w:t>
      </w:r>
      <w:bookmarkStart w:name="_Int_BnWAqBYZ" w:id="163"/>
      <w:proofErr w:type="gramStart"/>
      <w:r w:rsidRPr="785E6E3D">
        <w:rPr>
          <w:rFonts w:ascii="Calibri" w:hAnsi="Calibri" w:eastAsia="MS Mincho" w:cs="Calibri"/>
        </w:rPr>
        <w:t>Blue-Green</w:t>
      </w:r>
      <w:bookmarkEnd w:id="163"/>
      <w:proofErr w:type="gramEnd"/>
      <w:r w:rsidRPr="785E6E3D">
        <w:rPr>
          <w:rFonts w:ascii="Calibri" w:hAnsi="Calibri" w:eastAsia="MS Mincho" w:cs="Calibri"/>
        </w:rPr>
        <w:t xml:space="preserve"> with </w:t>
      </w:r>
      <w:r w:rsidRPr="785E6E3D" w:rsidR="00711595">
        <w:rPr>
          <w:rFonts w:ascii="Calibri" w:hAnsi="Calibri" w:eastAsia="MS Mincho" w:cs="Calibri"/>
        </w:rPr>
        <w:t>Git</w:t>
      </w:r>
      <w:r w:rsidRPr="785E6E3D" w:rsidR="56495808">
        <w:rPr>
          <w:rFonts w:ascii="Calibri" w:hAnsi="Calibri" w:eastAsia="MS Mincho" w:cs="Calibri"/>
        </w:rPr>
        <w:t>H</w:t>
      </w:r>
      <w:r w:rsidRPr="785E6E3D" w:rsidR="00711595">
        <w:rPr>
          <w:rFonts w:ascii="Calibri" w:hAnsi="Calibri" w:eastAsia="MS Mincho" w:cs="Calibri"/>
        </w:rPr>
        <w:t>ub Actions</w:t>
      </w:r>
      <w:r w:rsidRPr="785E6E3D">
        <w:rPr>
          <w:rFonts w:ascii="Calibri" w:hAnsi="Calibri" w:eastAsia="MS Mincho" w:cs="Calibri"/>
        </w:rPr>
        <w:t xml:space="preserve"> </w:t>
      </w:r>
    </w:p>
    <w:p w:rsidRPr="00B67A11" w:rsidR="00B67A11" w:rsidP="00B67A11" w:rsidRDefault="00B67A11" w14:paraId="52140517" w14:textId="42383B7F">
      <w:pPr>
        <w:rPr>
          <w:rFonts w:ascii="Calibri" w:hAnsi="Calibri" w:eastAsia="MS Mincho" w:cs="Calibri"/>
        </w:rPr>
      </w:pPr>
      <w:r w:rsidRPr="00B67A11">
        <w:rPr>
          <w:rFonts w:ascii="Calibri" w:hAnsi="Calibri" w:eastAsia="MS Mincho" w:cs="Calibri"/>
          <w:b/>
          <w:bCs/>
        </w:rPr>
        <w:t>Rollback:</w:t>
      </w:r>
      <w:r w:rsidRPr="00B67A11">
        <w:rPr>
          <w:rFonts w:ascii="Calibri" w:hAnsi="Calibri" w:eastAsia="MS Mincho" w:cs="Calibri"/>
        </w:rPr>
        <w:t xml:space="preserve"> </w:t>
      </w:r>
      <w:proofErr w:type="gramStart"/>
      <w:r w:rsidRPr="00B67A11">
        <w:rPr>
          <w:rFonts w:ascii="Calibri" w:hAnsi="Calibri" w:eastAsia="MS Mincho" w:cs="Calibri"/>
        </w:rPr>
        <w:t>Automatic on</w:t>
      </w:r>
      <w:proofErr w:type="gramEnd"/>
      <w:r w:rsidRPr="00B67A11">
        <w:rPr>
          <w:rFonts w:ascii="Calibri" w:hAnsi="Calibri" w:eastAsia="MS Mincho" w:cs="Calibri"/>
        </w:rPr>
        <w:t xml:space="preserve"> health check failure</w:t>
      </w:r>
    </w:p>
    <w:p w:rsidRPr="00B67A11" w:rsidR="00B67A11" w:rsidP="00711595" w:rsidRDefault="00B67A11" w14:paraId="65142A61" w14:textId="77777777">
      <w:pPr>
        <w:pStyle w:val="Heading2"/>
      </w:pPr>
      <w:bookmarkStart w:name="_Toc220765367" w:id="164"/>
      <w:r w:rsidRPr="00B67A11">
        <w:t>10.2 Environment Strategy</w:t>
      </w:r>
      <w:bookmarkEnd w:id="164"/>
    </w:p>
    <w:tbl>
      <w:tblPr>
        <w:tblStyle w:val="TableGrid"/>
        <w:tblW w:w="0" w:type="auto"/>
        <w:tblLook w:val="04A0" w:firstRow="1" w:lastRow="0" w:firstColumn="1" w:lastColumn="0" w:noHBand="0" w:noVBand="1"/>
      </w:tblPr>
      <w:tblGrid>
        <w:gridCol w:w="1507"/>
        <w:gridCol w:w="3599"/>
        <w:gridCol w:w="2432"/>
        <w:gridCol w:w="1812"/>
      </w:tblGrid>
      <w:tr w:rsidRPr="00B67A11" w:rsidR="002D3998" w:rsidTr="00711595" w14:paraId="06B5B3D5" w14:textId="77777777">
        <w:tc>
          <w:tcPr>
            <w:tcW w:w="0" w:type="auto"/>
            <w:hideMark/>
          </w:tcPr>
          <w:p w:rsidRPr="00B67A11" w:rsidR="00B67A11" w:rsidP="00B67A11" w:rsidRDefault="00B67A11" w14:paraId="51AAC213" w14:textId="77777777">
            <w:pPr>
              <w:spacing w:after="160" w:line="279" w:lineRule="auto"/>
              <w:rPr>
                <w:rFonts w:ascii="Calibri" w:hAnsi="Calibri" w:eastAsia="MS Mincho" w:cs="Calibri"/>
                <w:b/>
                <w:bCs/>
              </w:rPr>
            </w:pPr>
            <w:r w:rsidRPr="00B67A11">
              <w:rPr>
                <w:rFonts w:ascii="Calibri" w:hAnsi="Calibri" w:eastAsia="MS Mincho" w:cs="Calibri"/>
                <w:b/>
                <w:bCs/>
              </w:rPr>
              <w:t>Environment</w:t>
            </w:r>
          </w:p>
        </w:tc>
        <w:tc>
          <w:tcPr>
            <w:tcW w:w="0" w:type="auto"/>
            <w:hideMark/>
          </w:tcPr>
          <w:p w:rsidRPr="00B67A11" w:rsidR="00B67A11" w:rsidP="00B67A11" w:rsidRDefault="00B67A11" w14:paraId="1EE42FE4" w14:textId="77777777">
            <w:pPr>
              <w:spacing w:after="160" w:line="279" w:lineRule="auto"/>
              <w:rPr>
                <w:rFonts w:ascii="Calibri" w:hAnsi="Calibri" w:eastAsia="MS Mincho" w:cs="Calibri"/>
                <w:b/>
                <w:bCs/>
              </w:rPr>
            </w:pPr>
            <w:r w:rsidRPr="00B67A11">
              <w:rPr>
                <w:rFonts w:ascii="Calibri" w:hAnsi="Calibri" w:eastAsia="MS Mincho" w:cs="Calibri"/>
                <w:b/>
                <w:bCs/>
              </w:rPr>
              <w:t>Purpose</w:t>
            </w:r>
          </w:p>
        </w:tc>
        <w:tc>
          <w:tcPr>
            <w:tcW w:w="0" w:type="auto"/>
            <w:hideMark/>
          </w:tcPr>
          <w:p w:rsidRPr="00B67A11" w:rsidR="00B67A11" w:rsidP="00B67A11" w:rsidRDefault="00B67A11" w14:paraId="330E0144" w14:textId="77777777">
            <w:pPr>
              <w:spacing w:after="160" w:line="279" w:lineRule="auto"/>
              <w:rPr>
                <w:rFonts w:ascii="Calibri" w:hAnsi="Calibri" w:eastAsia="MS Mincho" w:cs="Calibri"/>
                <w:b/>
                <w:bCs/>
              </w:rPr>
            </w:pPr>
            <w:r w:rsidRPr="00B67A11">
              <w:rPr>
                <w:rFonts w:ascii="Calibri" w:hAnsi="Calibri" w:eastAsia="MS Mincho" w:cs="Calibri"/>
                <w:b/>
                <w:bCs/>
              </w:rPr>
              <w:t>Data</w:t>
            </w:r>
          </w:p>
        </w:tc>
        <w:tc>
          <w:tcPr>
            <w:tcW w:w="0" w:type="auto"/>
            <w:hideMark/>
          </w:tcPr>
          <w:p w:rsidRPr="00B67A11" w:rsidR="00B67A11" w:rsidP="00B67A11" w:rsidRDefault="00B67A11" w14:paraId="3B535376" w14:textId="77777777">
            <w:pPr>
              <w:spacing w:after="160" w:line="279" w:lineRule="auto"/>
              <w:rPr>
                <w:rFonts w:ascii="Calibri" w:hAnsi="Calibri" w:eastAsia="MS Mincho" w:cs="Calibri"/>
                <w:b/>
                <w:bCs/>
              </w:rPr>
            </w:pPr>
            <w:r w:rsidRPr="00B67A11">
              <w:rPr>
                <w:rFonts w:ascii="Calibri" w:hAnsi="Calibri" w:eastAsia="MS Mincho" w:cs="Calibri"/>
                <w:b/>
                <w:bCs/>
              </w:rPr>
              <w:t>Deployment</w:t>
            </w:r>
          </w:p>
        </w:tc>
      </w:tr>
      <w:tr w:rsidRPr="00B67A11" w:rsidR="002D3998" w:rsidTr="00711595" w14:paraId="7096EB93" w14:textId="77777777">
        <w:tc>
          <w:tcPr>
            <w:tcW w:w="0" w:type="auto"/>
            <w:hideMark/>
          </w:tcPr>
          <w:p w:rsidRPr="00B67A11" w:rsidR="00B67A11" w:rsidP="00B67A11" w:rsidRDefault="00B67A11" w14:paraId="03C09D51" w14:textId="77777777">
            <w:pPr>
              <w:spacing w:after="160" w:line="279" w:lineRule="auto"/>
              <w:rPr>
                <w:rFonts w:ascii="Calibri" w:hAnsi="Calibri" w:eastAsia="MS Mincho" w:cs="Calibri"/>
              </w:rPr>
            </w:pPr>
            <w:r w:rsidRPr="00B67A11">
              <w:rPr>
                <w:rFonts w:ascii="Calibri" w:hAnsi="Calibri" w:eastAsia="MS Mincho" w:cs="Calibri"/>
              </w:rPr>
              <w:t>DEV</w:t>
            </w:r>
          </w:p>
        </w:tc>
        <w:tc>
          <w:tcPr>
            <w:tcW w:w="0" w:type="auto"/>
            <w:hideMark/>
          </w:tcPr>
          <w:p w:rsidRPr="00B67A11" w:rsidR="00B67A11" w:rsidP="00B67A11" w:rsidRDefault="00B67A11" w14:paraId="0F5FE2FA" w14:textId="77777777">
            <w:pPr>
              <w:spacing w:after="160" w:line="279" w:lineRule="auto"/>
              <w:rPr>
                <w:rFonts w:ascii="Calibri" w:hAnsi="Calibri" w:eastAsia="MS Mincho" w:cs="Calibri"/>
              </w:rPr>
            </w:pPr>
            <w:r w:rsidRPr="00B67A11">
              <w:rPr>
                <w:rFonts w:ascii="Calibri" w:hAnsi="Calibri" w:eastAsia="MS Mincho" w:cs="Calibri"/>
              </w:rPr>
              <w:t>Developer testing</w:t>
            </w:r>
          </w:p>
        </w:tc>
        <w:tc>
          <w:tcPr>
            <w:tcW w:w="0" w:type="auto"/>
            <w:hideMark/>
          </w:tcPr>
          <w:p w:rsidRPr="00B67A11" w:rsidR="00B67A11" w:rsidP="00B67A11" w:rsidRDefault="00B67A11" w14:paraId="6C934D49" w14:textId="77777777">
            <w:pPr>
              <w:spacing w:after="160" w:line="279" w:lineRule="auto"/>
              <w:rPr>
                <w:rFonts w:ascii="Calibri" w:hAnsi="Calibri" w:eastAsia="MS Mincho" w:cs="Calibri"/>
              </w:rPr>
            </w:pPr>
            <w:r w:rsidRPr="00B67A11">
              <w:rPr>
                <w:rFonts w:ascii="Calibri" w:hAnsi="Calibri" w:eastAsia="MS Mincho" w:cs="Calibri"/>
              </w:rPr>
              <w:t>Synthetic data</w:t>
            </w:r>
          </w:p>
        </w:tc>
        <w:tc>
          <w:tcPr>
            <w:tcW w:w="0" w:type="auto"/>
            <w:hideMark/>
          </w:tcPr>
          <w:p w:rsidRPr="00B67A11" w:rsidR="00B67A11" w:rsidP="00B67A11" w:rsidRDefault="00B67A11" w14:paraId="6A08D9C3" w14:textId="77777777">
            <w:pPr>
              <w:spacing w:after="160" w:line="279" w:lineRule="auto"/>
              <w:rPr>
                <w:rFonts w:ascii="Calibri" w:hAnsi="Calibri" w:eastAsia="MS Mincho" w:cs="Calibri"/>
              </w:rPr>
            </w:pPr>
            <w:r w:rsidRPr="00B67A11">
              <w:rPr>
                <w:rFonts w:ascii="Calibri" w:hAnsi="Calibri" w:eastAsia="MS Mincho" w:cs="Calibri"/>
              </w:rPr>
              <w:t>Continuous</w:t>
            </w:r>
          </w:p>
        </w:tc>
      </w:tr>
      <w:tr w:rsidRPr="00B67A11" w:rsidR="002D3998" w:rsidTr="00711595" w14:paraId="60EA5B1E" w14:textId="77777777">
        <w:tc>
          <w:tcPr>
            <w:tcW w:w="0" w:type="auto"/>
            <w:hideMark/>
          </w:tcPr>
          <w:p w:rsidRPr="00B67A11" w:rsidR="00B67A11" w:rsidP="00B67A11" w:rsidRDefault="002D3998" w14:paraId="59ABBF02" w14:textId="6F6154BA">
            <w:pPr>
              <w:spacing w:after="160" w:line="279" w:lineRule="auto"/>
              <w:rPr>
                <w:rFonts w:ascii="Calibri" w:hAnsi="Calibri" w:eastAsia="MS Mincho" w:cs="Calibri"/>
              </w:rPr>
            </w:pPr>
            <w:r>
              <w:rPr>
                <w:rFonts w:ascii="Calibri" w:hAnsi="Calibri" w:eastAsia="MS Mincho" w:cs="Calibri"/>
              </w:rPr>
              <w:t>MODEL</w:t>
            </w:r>
          </w:p>
        </w:tc>
        <w:tc>
          <w:tcPr>
            <w:tcW w:w="0" w:type="auto"/>
            <w:hideMark/>
          </w:tcPr>
          <w:p w:rsidRPr="00B67A11" w:rsidR="00B67A11" w:rsidP="00B67A11" w:rsidRDefault="002D3998" w14:paraId="2CCB867F" w14:textId="434033EB">
            <w:pPr>
              <w:spacing w:after="160" w:line="279" w:lineRule="auto"/>
              <w:rPr>
                <w:rFonts w:ascii="Calibri" w:hAnsi="Calibri" w:eastAsia="MS Mincho" w:cs="Calibri"/>
              </w:rPr>
            </w:pPr>
            <w:r>
              <w:rPr>
                <w:rFonts w:ascii="Calibri" w:hAnsi="Calibri" w:eastAsia="MS Mincho" w:cs="Calibri"/>
              </w:rPr>
              <w:t xml:space="preserve">Integration, </w:t>
            </w:r>
            <w:r w:rsidRPr="00B67A11" w:rsidR="00B67A11">
              <w:rPr>
                <w:rFonts w:ascii="Calibri" w:hAnsi="Calibri" w:eastAsia="MS Mincho" w:cs="Calibri"/>
              </w:rPr>
              <w:t>UAT, Performance testing</w:t>
            </w:r>
          </w:p>
        </w:tc>
        <w:tc>
          <w:tcPr>
            <w:tcW w:w="0" w:type="auto"/>
            <w:hideMark/>
          </w:tcPr>
          <w:p w:rsidRPr="00B67A11" w:rsidR="00B67A11" w:rsidP="00B67A11" w:rsidRDefault="00B67A11" w14:paraId="16F376A7" w14:textId="77777777">
            <w:pPr>
              <w:spacing w:after="160" w:line="279" w:lineRule="auto"/>
              <w:rPr>
                <w:rFonts w:ascii="Calibri" w:hAnsi="Calibri" w:eastAsia="MS Mincho" w:cs="Calibri"/>
              </w:rPr>
            </w:pPr>
            <w:r w:rsidRPr="00B67A11">
              <w:rPr>
                <w:rFonts w:ascii="Calibri" w:hAnsi="Calibri" w:eastAsia="MS Mincho" w:cs="Calibri"/>
              </w:rPr>
              <w:t>Masked production data</w:t>
            </w:r>
          </w:p>
        </w:tc>
        <w:tc>
          <w:tcPr>
            <w:tcW w:w="0" w:type="auto"/>
            <w:hideMark/>
          </w:tcPr>
          <w:p w:rsidRPr="00B67A11" w:rsidR="00B67A11" w:rsidP="00B67A11" w:rsidRDefault="00B67A11" w14:paraId="151BA735" w14:textId="77777777">
            <w:pPr>
              <w:spacing w:after="160" w:line="279" w:lineRule="auto"/>
              <w:rPr>
                <w:rFonts w:ascii="Calibri" w:hAnsi="Calibri" w:eastAsia="MS Mincho" w:cs="Calibri"/>
              </w:rPr>
            </w:pPr>
            <w:r w:rsidRPr="00B67A11">
              <w:rPr>
                <w:rFonts w:ascii="Calibri" w:hAnsi="Calibri" w:eastAsia="MS Mincho" w:cs="Calibri"/>
              </w:rPr>
              <w:t>Weekly</w:t>
            </w:r>
          </w:p>
        </w:tc>
      </w:tr>
      <w:tr w:rsidRPr="00B67A11" w:rsidR="002D3998" w:rsidTr="00711595" w14:paraId="51A6D2E7" w14:textId="77777777">
        <w:tc>
          <w:tcPr>
            <w:tcW w:w="0" w:type="auto"/>
            <w:hideMark/>
          </w:tcPr>
          <w:p w:rsidRPr="00B67A11" w:rsidR="00B67A11" w:rsidP="00B67A11" w:rsidRDefault="00B67A11" w14:paraId="19B676F3" w14:textId="77777777">
            <w:pPr>
              <w:spacing w:after="160" w:line="279" w:lineRule="auto"/>
              <w:rPr>
                <w:rFonts w:ascii="Calibri" w:hAnsi="Calibri" w:eastAsia="MS Mincho" w:cs="Calibri"/>
              </w:rPr>
            </w:pPr>
            <w:r w:rsidRPr="00B67A11">
              <w:rPr>
                <w:rFonts w:ascii="Calibri" w:hAnsi="Calibri" w:eastAsia="MS Mincho" w:cs="Calibri"/>
              </w:rPr>
              <w:t>PROD</w:t>
            </w:r>
          </w:p>
        </w:tc>
        <w:tc>
          <w:tcPr>
            <w:tcW w:w="0" w:type="auto"/>
            <w:hideMark/>
          </w:tcPr>
          <w:p w:rsidRPr="00B67A11" w:rsidR="00B67A11" w:rsidP="00B67A11" w:rsidRDefault="00B67A11" w14:paraId="07FE1515" w14:textId="77777777">
            <w:pPr>
              <w:spacing w:after="160" w:line="279" w:lineRule="auto"/>
              <w:rPr>
                <w:rFonts w:ascii="Calibri" w:hAnsi="Calibri" w:eastAsia="MS Mincho" w:cs="Calibri"/>
              </w:rPr>
            </w:pPr>
            <w:r w:rsidRPr="00B67A11">
              <w:rPr>
                <w:rFonts w:ascii="Calibri" w:hAnsi="Calibri" w:eastAsia="MS Mincho" w:cs="Calibri"/>
              </w:rPr>
              <w:t>Production</w:t>
            </w:r>
          </w:p>
        </w:tc>
        <w:tc>
          <w:tcPr>
            <w:tcW w:w="0" w:type="auto"/>
            <w:hideMark/>
          </w:tcPr>
          <w:p w:rsidRPr="00B67A11" w:rsidR="00B67A11" w:rsidP="00B67A11" w:rsidRDefault="00B67A11" w14:paraId="397B8113" w14:textId="77777777">
            <w:pPr>
              <w:spacing w:after="160" w:line="279" w:lineRule="auto"/>
              <w:rPr>
                <w:rFonts w:ascii="Calibri" w:hAnsi="Calibri" w:eastAsia="MS Mincho" w:cs="Calibri"/>
              </w:rPr>
            </w:pPr>
            <w:r w:rsidRPr="00B67A11">
              <w:rPr>
                <w:rFonts w:ascii="Calibri" w:hAnsi="Calibri" w:eastAsia="MS Mincho" w:cs="Calibri"/>
              </w:rPr>
              <w:t>Real data</w:t>
            </w:r>
          </w:p>
        </w:tc>
        <w:tc>
          <w:tcPr>
            <w:tcW w:w="0" w:type="auto"/>
            <w:hideMark/>
          </w:tcPr>
          <w:p w:rsidRPr="00B67A11" w:rsidR="00B67A11" w:rsidP="00B67A11" w:rsidRDefault="00B67A11" w14:paraId="52138374" w14:textId="77777777">
            <w:pPr>
              <w:spacing w:after="160" w:line="279" w:lineRule="auto"/>
              <w:rPr>
                <w:rFonts w:ascii="Calibri" w:hAnsi="Calibri" w:eastAsia="MS Mincho" w:cs="Calibri"/>
              </w:rPr>
            </w:pPr>
            <w:r w:rsidRPr="00B67A11">
              <w:rPr>
                <w:rFonts w:ascii="Calibri" w:hAnsi="Calibri" w:eastAsia="MS Mincho" w:cs="Calibri"/>
              </w:rPr>
              <w:t>Manual approval</w:t>
            </w:r>
          </w:p>
        </w:tc>
      </w:tr>
    </w:tbl>
    <w:p w:rsidR="00B67A11" w:rsidP="00B67A11" w:rsidRDefault="00B67A11" w14:paraId="07F5D8FD" w14:textId="188A7279">
      <w:pPr>
        <w:rPr>
          <w:rFonts w:ascii="Calibri" w:hAnsi="Calibri" w:eastAsia="MS Mincho" w:cs="Calibri"/>
        </w:rPr>
      </w:pPr>
    </w:p>
    <w:p w:rsidR="00711595" w:rsidP="00B67A11" w:rsidRDefault="00711595" w14:paraId="545C30D6" w14:textId="77777777">
      <w:pPr>
        <w:rPr>
          <w:rFonts w:ascii="Calibri" w:hAnsi="Calibri" w:eastAsia="MS Mincho" w:cs="Calibri"/>
        </w:rPr>
      </w:pPr>
    </w:p>
    <w:p w:rsidR="00711595" w:rsidP="00B67A11" w:rsidRDefault="00711595" w14:paraId="40EEB763" w14:textId="77777777">
      <w:pPr>
        <w:rPr>
          <w:rFonts w:ascii="Calibri" w:hAnsi="Calibri" w:eastAsia="MS Mincho" w:cs="Calibri"/>
        </w:rPr>
      </w:pPr>
    </w:p>
    <w:p w:rsidR="00711595" w:rsidP="00B67A11" w:rsidRDefault="00711595" w14:paraId="528BE932" w14:textId="77777777">
      <w:pPr>
        <w:rPr>
          <w:rFonts w:ascii="Calibri" w:hAnsi="Calibri" w:eastAsia="MS Mincho" w:cs="Calibri"/>
        </w:rPr>
      </w:pPr>
    </w:p>
    <w:p w:rsidR="00711595" w:rsidP="00B67A11" w:rsidRDefault="00711595" w14:paraId="69D59038" w14:textId="77777777">
      <w:pPr>
        <w:rPr>
          <w:rFonts w:ascii="Calibri" w:hAnsi="Calibri" w:eastAsia="MS Mincho" w:cs="Calibri"/>
        </w:rPr>
      </w:pPr>
    </w:p>
    <w:p w:rsidR="00711595" w:rsidP="00B67A11" w:rsidRDefault="00711595" w14:paraId="52DFAEFA" w14:textId="77777777">
      <w:pPr>
        <w:rPr>
          <w:rFonts w:ascii="Calibri" w:hAnsi="Calibri" w:eastAsia="MS Mincho" w:cs="Calibri"/>
        </w:rPr>
      </w:pPr>
    </w:p>
    <w:p w:rsidR="00711595" w:rsidP="00B67A11" w:rsidRDefault="00711595" w14:paraId="7F67E4C4" w14:textId="77777777">
      <w:pPr>
        <w:rPr>
          <w:rFonts w:ascii="Calibri" w:hAnsi="Calibri" w:eastAsia="MS Mincho" w:cs="Calibri"/>
        </w:rPr>
      </w:pPr>
    </w:p>
    <w:p w:rsidR="00711595" w:rsidP="00B67A11" w:rsidRDefault="00711595" w14:paraId="18CF0D92" w14:textId="77777777">
      <w:pPr>
        <w:rPr>
          <w:rFonts w:ascii="Calibri" w:hAnsi="Calibri" w:eastAsia="MS Mincho" w:cs="Calibri"/>
        </w:rPr>
      </w:pPr>
    </w:p>
    <w:p w:rsidR="00711595" w:rsidP="00B67A11" w:rsidRDefault="00711595" w14:paraId="228AB5DC" w14:textId="77777777">
      <w:pPr>
        <w:rPr>
          <w:rFonts w:ascii="Calibri" w:hAnsi="Calibri" w:eastAsia="MS Mincho" w:cs="Calibri"/>
        </w:rPr>
      </w:pPr>
    </w:p>
    <w:p w:rsidR="00711595" w:rsidP="00B67A11" w:rsidRDefault="00711595" w14:paraId="577E0A1C" w14:textId="77777777">
      <w:pPr>
        <w:rPr>
          <w:rFonts w:ascii="Calibri" w:hAnsi="Calibri" w:eastAsia="MS Mincho" w:cs="Calibri"/>
        </w:rPr>
      </w:pPr>
    </w:p>
    <w:p w:rsidR="00711595" w:rsidP="00B67A11" w:rsidRDefault="00711595" w14:paraId="2CF41F8C" w14:textId="77777777">
      <w:pPr>
        <w:rPr>
          <w:rFonts w:ascii="Calibri" w:hAnsi="Calibri" w:eastAsia="MS Mincho" w:cs="Calibri"/>
        </w:rPr>
      </w:pPr>
    </w:p>
    <w:p w:rsidRPr="00B67A11" w:rsidR="00711595" w:rsidP="00B67A11" w:rsidRDefault="00711595" w14:paraId="23426229" w14:textId="77777777">
      <w:pPr>
        <w:rPr>
          <w:rFonts w:ascii="Calibri" w:hAnsi="Calibri" w:eastAsia="MS Mincho" w:cs="Calibri"/>
        </w:rPr>
      </w:pPr>
    </w:p>
    <w:p w:rsidRPr="00B67A11" w:rsidR="00B67A11" w:rsidP="00711595" w:rsidRDefault="00B67A11" w14:paraId="7D92190E" w14:textId="77777777">
      <w:pPr>
        <w:pStyle w:val="Heading1"/>
      </w:pPr>
      <w:bookmarkStart w:name="_Toc220765368" w:id="165"/>
      <w:r w:rsidRPr="00B67A11">
        <w:t>11. Operational Architecture</w:t>
      </w:r>
      <w:bookmarkEnd w:id="165"/>
    </w:p>
    <w:p w:rsidRPr="00B67A11" w:rsidR="00B67A11" w:rsidP="00711595" w:rsidRDefault="00B67A11" w14:paraId="68D8224C" w14:textId="77777777">
      <w:pPr>
        <w:pStyle w:val="Heading2"/>
      </w:pPr>
      <w:bookmarkStart w:name="_Toc220765369" w:id="166"/>
      <w:r w:rsidRPr="00B67A11">
        <w:t>11.1 Monitoring &amp; Alerting</w:t>
      </w:r>
      <w:bookmarkEnd w:id="166"/>
    </w:p>
    <w:p w:rsidRPr="00B67A11" w:rsidR="00B67A11" w:rsidP="00B67A11" w:rsidRDefault="00B67A11" w14:paraId="46A8B352" w14:textId="77777777">
      <w:pPr>
        <w:rPr>
          <w:rFonts w:ascii="Calibri" w:hAnsi="Calibri" w:eastAsia="MS Mincho" w:cs="Calibri"/>
        </w:rPr>
      </w:pPr>
      <w:r w:rsidRPr="00B67A11">
        <w:rPr>
          <w:rFonts w:ascii="Calibri" w:hAnsi="Calibri" w:eastAsia="MS Mincho" w:cs="Calibri"/>
          <w:b/>
          <w:bCs/>
        </w:rPr>
        <w:t>CloudWatch Metrics:</w:t>
      </w:r>
    </w:p>
    <w:p w:rsidRPr="00B67A11" w:rsidR="00B67A11" w:rsidP="00542763" w:rsidRDefault="00B67A11" w14:paraId="50F43857" w14:textId="77777777">
      <w:pPr>
        <w:numPr>
          <w:ilvl w:val="0"/>
          <w:numId w:val="65"/>
        </w:numPr>
        <w:rPr>
          <w:rFonts w:ascii="Calibri" w:hAnsi="Calibri" w:eastAsia="MS Mincho" w:cs="Calibri"/>
        </w:rPr>
      </w:pPr>
      <w:proofErr w:type="spellStart"/>
      <w:r w:rsidRPr="00B67A11">
        <w:rPr>
          <w:rFonts w:ascii="Calibri" w:hAnsi="Calibri" w:eastAsia="MS Mincho" w:cs="Calibri"/>
        </w:rPr>
        <w:t>files_processed</w:t>
      </w:r>
      <w:proofErr w:type="spellEnd"/>
      <w:r w:rsidRPr="00B67A11">
        <w:rPr>
          <w:rFonts w:ascii="Calibri" w:hAnsi="Calibri" w:eastAsia="MS Mincho" w:cs="Calibri"/>
        </w:rPr>
        <w:t xml:space="preserve"> (counter)</w:t>
      </w:r>
    </w:p>
    <w:p w:rsidRPr="00B67A11" w:rsidR="00B67A11" w:rsidP="00542763" w:rsidRDefault="00B67A11" w14:paraId="44223C7E" w14:textId="77777777">
      <w:pPr>
        <w:numPr>
          <w:ilvl w:val="0"/>
          <w:numId w:val="65"/>
        </w:numPr>
        <w:rPr>
          <w:rFonts w:ascii="Calibri" w:hAnsi="Calibri" w:eastAsia="MS Mincho" w:cs="Calibri"/>
        </w:rPr>
      </w:pPr>
      <w:proofErr w:type="spellStart"/>
      <w:r w:rsidRPr="00B67A11">
        <w:rPr>
          <w:rFonts w:ascii="Calibri" w:hAnsi="Calibri" w:eastAsia="MS Mincho" w:cs="Calibri"/>
        </w:rPr>
        <w:t>files_failed</w:t>
      </w:r>
      <w:proofErr w:type="spellEnd"/>
      <w:r w:rsidRPr="00B67A11">
        <w:rPr>
          <w:rFonts w:ascii="Calibri" w:hAnsi="Calibri" w:eastAsia="MS Mincho" w:cs="Calibri"/>
        </w:rPr>
        <w:t xml:space="preserve"> (counter)</w:t>
      </w:r>
    </w:p>
    <w:p w:rsidRPr="00B67A11" w:rsidR="00B67A11" w:rsidP="00542763" w:rsidRDefault="00B67A11" w14:paraId="70779446" w14:textId="77777777">
      <w:pPr>
        <w:numPr>
          <w:ilvl w:val="0"/>
          <w:numId w:val="65"/>
        </w:numPr>
        <w:rPr>
          <w:rFonts w:ascii="Calibri" w:hAnsi="Calibri" w:eastAsia="MS Mincho" w:cs="Calibri"/>
        </w:rPr>
      </w:pPr>
      <w:proofErr w:type="spellStart"/>
      <w:r w:rsidRPr="00B67A11">
        <w:rPr>
          <w:rFonts w:ascii="Calibri" w:hAnsi="Calibri" w:eastAsia="MS Mincho" w:cs="Calibri"/>
        </w:rPr>
        <w:t>processing_duration_ms</w:t>
      </w:r>
      <w:proofErr w:type="spellEnd"/>
      <w:r w:rsidRPr="00B67A11">
        <w:rPr>
          <w:rFonts w:ascii="Calibri" w:hAnsi="Calibri" w:eastAsia="MS Mincho" w:cs="Calibri"/>
        </w:rPr>
        <w:t xml:space="preserve"> (histogram)</w:t>
      </w:r>
    </w:p>
    <w:p w:rsidRPr="00B67A11" w:rsidR="00B67A11" w:rsidP="00542763" w:rsidRDefault="00B67A11" w14:paraId="36802DDA" w14:textId="77777777">
      <w:pPr>
        <w:numPr>
          <w:ilvl w:val="0"/>
          <w:numId w:val="65"/>
        </w:numPr>
        <w:rPr>
          <w:rFonts w:ascii="Calibri" w:hAnsi="Calibri" w:eastAsia="MS Mincho" w:cs="Calibri"/>
        </w:rPr>
      </w:pPr>
      <w:proofErr w:type="spellStart"/>
      <w:r w:rsidRPr="00B67A11">
        <w:rPr>
          <w:rFonts w:ascii="Calibri" w:hAnsi="Calibri" w:eastAsia="MS Mincho" w:cs="Calibri"/>
        </w:rPr>
        <w:t>queue_depth</w:t>
      </w:r>
      <w:proofErr w:type="spellEnd"/>
      <w:r w:rsidRPr="00B67A11">
        <w:rPr>
          <w:rFonts w:ascii="Calibri" w:hAnsi="Calibri" w:eastAsia="MS Mincho" w:cs="Calibri"/>
        </w:rPr>
        <w:t xml:space="preserve"> (gauge)</w:t>
      </w:r>
    </w:p>
    <w:p w:rsidRPr="00B67A11" w:rsidR="00B67A11" w:rsidP="00542763" w:rsidRDefault="00B67A11" w14:paraId="6E6BD7BD" w14:textId="77777777">
      <w:pPr>
        <w:numPr>
          <w:ilvl w:val="0"/>
          <w:numId w:val="65"/>
        </w:numPr>
        <w:rPr>
          <w:rFonts w:ascii="Calibri" w:hAnsi="Calibri" w:eastAsia="MS Mincho" w:cs="Calibri"/>
        </w:rPr>
      </w:pPr>
      <w:proofErr w:type="spellStart"/>
      <w:r w:rsidRPr="00B67A11">
        <w:rPr>
          <w:rFonts w:ascii="Calibri" w:hAnsi="Calibri" w:eastAsia="MS Mincho" w:cs="Calibri"/>
        </w:rPr>
        <w:t>ach_generated</w:t>
      </w:r>
      <w:proofErr w:type="spellEnd"/>
      <w:r w:rsidRPr="00B67A11">
        <w:rPr>
          <w:rFonts w:ascii="Calibri" w:hAnsi="Calibri" w:eastAsia="MS Mincho" w:cs="Calibri"/>
        </w:rPr>
        <w:t xml:space="preserve"> (counter)</w:t>
      </w:r>
    </w:p>
    <w:p w:rsidRPr="00B67A11" w:rsidR="00B67A11" w:rsidP="00542763" w:rsidRDefault="00B67A11" w14:paraId="3A405BCE" w14:textId="77777777">
      <w:pPr>
        <w:numPr>
          <w:ilvl w:val="0"/>
          <w:numId w:val="65"/>
        </w:numPr>
        <w:rPr>
          <w:rFonts w:ascii="Calibri" w:hAnsi="Calibri" w:eastAsia="MS Mincho" w:cs="Calibri"/>
        </w:rPr>
      </w:pPr>
      <w:proofErr w:type="spellStart"/>
      <w:r w:rsidRPr="00B67A11">
        <w:rPr>
          <w:rFonts w:ascii="Calibri" w:hAnsi="Calibri" w:eastAsia="MS Mincho" w:cs="Calibri"/>
        </w:rPr>
        <w:t>validation_errors</w:t>
      </w:r>
      <w:proofErr w:type="spellEnd"/>
      <w:r w:rsidRPr="00B67A11">
        <w:rPr>
          <w:rFonts w:ascii="Calibri" w:hAnsi="Calibri" w:eastAsia="MS Mincho" w:cs="Calibri"/>
        </w:rPr>
        <w:t xml:space="preserve"> (counter)</w:t>
      </w:r>
    </w:p>
    <w:p w:rsidRPr="00B67A11" w:rsidR="00B67A11" w:rsidP="00542763" w:rsidRDefault="00B67A11" w14:paraId="520EC846" w14:textId="77777777">
      <w:pPr>
        <w:numPr>
          <w:ilvl w:val="0"/>
          <w:numId w:val="65"/>
        </w:numPr>
        <w:rPr>
          <w:rFonts w:ascii="Calibri" w:hAnsi="Calibri" w:eastAsia="MS Mincho" w:cs="Calibri"/>
        </w:rPr>
      </w:pPr>
      <w:proofErr w:type="spellStart"/>
      <w:r w:rsidRPr="00B67A11">
        <w:rPr>
          <w:rFonts w:ascii="Calibri" w:hAnsi="Calibri" w:eastAsia="MS Mincho" w:cs="Calibri"/>
        </w:rPr>
        <w:t>human_review_pending</w:t>
      </w:r>
      <w:proofErr w:type="spellEnd"/>
      <w:r w:rsidRPr="00B67A11">
        <w:rPr>
          <w:rFonts w:ascii="Calibri" w:hAnsi="Calibri" w:eastAsia="MS Mincho" w:cs="Calibri"/>
        </w:rPr>
        <w:t xml:space="preserve"> (gauge)</w:t>
      </w:r>
    </w:p>
    <w:p w:rsidRPr="00B67A11" w:rsidR="00B67A11" w:rsidP="00B67A11" w:rsidRDefault="00B67A11" w14:paraId="1C26087D" w14:textId="5C809367">
      <w:pPr>
        <w:rPr>
          <w:rFonts w:ascii="Calibri" w:hAnsi="Calibri" w:eastAsia="MS Mincho" w:cs="Calibri"/>
        </w:rPr>
      </w:pPr>
      <w:r w:rsidRPr="00B67A11">
        <w:rPr>
          <w:rFonts w:ascii="Calibri" w:hAnsi="Calibri" w:eastAsia="MS Mincho" w:cs="Calibri"/>
          <w:b/>
          <w:bCs/>
        </w:rPr>
        <w:t>Custom Dashboards</w:t>
      </w:r>
      <w:r w:rsidR="00B93E37">
        <w:rPr>
          <w:rFonts w:ascii="Calibri" w:hAnsi="Calibri" w:eastAsia="MS Mincho" w:cs="Calibri"/>
          <w:b/>
          <w:bCs/>
        </w:rPr>
        <w:t xml:space="preserve"> (Kibana)</w:t>
      </w:r>
      <w:r w:rsidRPr="00B67A11">
        <w:rPr>
          <w:rFonts w:ascii="Calibri" w:hAnsi="Calibri" w:eastAsia="MS Mincho" w:cs="Calibri"/>
          <w:b/>
          <w:bCs/>
        </w:rPr>
        <w:t>:</w:t>
      </w:r>
    </w:p>
    <w:p w:rsidRPr="00B67A11" w:rsidR="00B67A11" w:rsidP="00542763" w:rsidRDefault="00B67A11" w14:paraId="7A205BD4" w14:textId="77777777">
      <w:pPr>
        <w:numPr>
          <w:ilvl w:val="0"/>
          <w:numId w:val="66"/>
        </w:numPr>
        <w:rPr>
          <w:rFonts w:ascii="Calibri" w:hAnsi="Calibri" w:eastAsia="MS Mincho" w:cs="Calibri"/>
        </w:rPr>
      </w:pPr>
      <w:r w:rsidRPr="00B67A11">
        <w:rPr>
          <w:rFonts w:ascii="Calibri" w:hAnsi="Calibri" w:eastAsia="MS Mincho" w:cs="Calibri"/>
        </w:rPr>
        <w:t>Operations Overview: File throughput, success rate, queue health</w:t>
      </w:r>
    </w:p>
    <w:p w:rsidRPr="00B67A11" w:rsidR="00B67A11" w:rsidP="00542763" w:rsidRDefault="00B67A11" w14:paraId="466FCB9A" w14:textId="77777777">
      <w:pPr>
        <w:numPr>
          <w:ilvl w:val="0"/>
          <w:numId w:val="66"/>
        </w:numPr>
        <w:rPr>
          <w:rFonts w:ascii="Calibri" w:hAnsi="Calibri" w:eastAsia="MS Mincho" w:cs="Calibri"/>
        </w:rPr>
      </w:pPr>
      <w:r w:rsidRPr="00B67A11">
        <w:rPr>
          <w:rFonts w:ascii="Calibri" w:hAnsi="Calibri" w:eastAsia="MS Mincho" w:cs="Calibri"/>
        </w:rPr>
        <w:t>Agent Performance: Latency, error rates per agent</w:t>
      </w:r>
    </w:p>
    <w:p w:rsidRPr="00B67A11" w:rsidR="00B67A11" w:rsidP="00542763" w:rsidRDefault="00B67A11" w14:paraId="49E2A8E3" w14:textId="77777777">
      <w:pPr>
        <w:numPr>
          <w:ilvl w:val="0"/>
          <w:numId w:val="66"/>
        </w:numPr>
        <w:rPr>
          <w:rFonts w:ascii="Calibri" w:hAnsi="Calibri" w:eastAsia="MS Mincho" w:cs="Calibri"/>
        </w:rPr>
      </w:pPr>
      <w:r w:rsidRPr="00B67A11">
        <w:rPr>
          <w:rFonts w:ascii="Calibri" w:hAnsi="Calibri" w:eastAsia="MS Mincho" w:cs="Calibri"/>
        </w:rPr>
        <w:t>Deadline Tracking: Files at risk of missing custodian deadlines</w:t>
      </w:r>
    </w:p>
    <w:p w:rsidRPr="00B67A11" w:rsidR="00B67A11" w:rsidP="00B67A11" w:rsidRDefault="00B67A11" w14:paraId="1775F36B" w14:textId="4862E582">
      <w:pPr>
        <w:rPr>
          <w:rFonts w:ascii="Calibri" w:hAnsi="Calibri" w:eastAsia="MS Mincho" w:cs="Calibri"/>
        </w:rPr>
      </w:pPr>
      <w:r w:rsidRPr="00B67A11">
        <w:rPr>
          <w:rFonts w:ascii="Calibri" w:hAnsi="Calibri" w:eastAsia="MS Mincho" w:cs="Calibri"/>
          <w:b/>
          <w:bCs/>
        </w:rPr>
        <w:t>Critical Alerts (</w:t>
      </w:r>
      <w:r w:rsidR="00711595">
        <w:rPr>
          <w:rFonts w:ascii="Calibri" w:hAnsi="Calibri" w:eastAsia="MS Mincho" w:cs="Calibri"/>
          <w:b/>
          <w:bCs/>
        </w:rPr>
        <w:t>S</w:t>
      </w:r>
      <w:r w:rsidR="008B7865">
        <w:rPr>
          <w:rFonts w:ascii="Calibri" w:hAnsi="Calibri" w:eastAsia="MS Mincho" w:cs="Calibri"/>
          <w:b/>
          <w:bCs/>
        </w:rPr>
        <w:t>E</w:t>
      </w:r>
      <w:r w:rsidR="00711595">
        <w:rPr>
          <w:rFonts w:ascii="Calibri" w:hAnsi="Calibri" w:eastAsia="MS Mincho" w:cs="Calibri"/>
          <w:b/>
          <w:bCs/>
        </w:rPr>
        <w:t>S</w:t>
      </w:r>
      <w:r w:rsidR="008B7865">
        <w:rPr>
          <w:rFonts w:ascii="Calibri" w:hAnsi="Calibri" w:eastAsia="MS Mincho" w:cs="Calibri"/>
          <w:b/>
          <w:bCs/>
        </w:rPr>
        <w:t xml:space="preserve"> Email</w:t>
      </w:r>
      <w:r w:rsidR="00711595">
        <w:rPr>
          <w:rFonts w:ascii="Calibri" w:hAnsi="Calibri" w:eastAsia="MS Mincho" w:cs="Calibri"/>
          <w:b/>
          <w:bCs/>
        </w:rPr>
        <w:t xml:space="preserve"> Notification</w:t>
      </w:r>
      <w:r w:rsidRPr="00B67A11">
        <w:rPr>
          <w:rFonts w:ascii="Calibri" w:hAnsi="Calibri" w:eastAsia="MS Mincho" w:cs="Calibri"/>
          <w:b/>
          <w:bCs/>
        </w:rPr>
        <w:t>):</w:t>
      </w:r>
    </w:p>
    <w:p w:rsidRPr="00B67A11" w:rsidR="00B67A11" w:rsidP="00542763" w:rsidRDefault="00B67A11" w14:paraId="23081961" w14:textId="77777777">
      <w:pPr>
        <w:numPr>
          <w:ilvl w:val="0"/>
          <w:numId w:val="67"/>
        </w:numPr>
        <w:rPr>
          <w:rFonts w:ascii="Calibri" w:hAnsi="Calibri" w:eastAsia="MS Mincho" w:cs="Calibri"/>
        </w:rPr>
      </w:pPr>
      <w:r w:rsidRPr="00B67A11">
        <w:rPr>
          <w:rFonts w:ascii="Calibri" w:hAnsi="Calibri" w:eastAsia="MS Mincho" w:cs="Calibri"/>
        </w:rPr>
        <w:t>Processing failure rate &gt; 10%</w:t>
      </w:r>
    </w:p>
    <w:p w:rsidRPr="00B67A11" w:rsidR="00B67A11" w:rsidP="00542763" w:rsidRDefault="00B67A11" w14:paraId="08C258FC" w14:textId="77777777">
      <w:pPr>
        <w:numPr>
          <w:ilvl w:val="0"/>
          <w:numId w:val="67"/>
        </w:numPr>
        <w:rPr>
          <w:rFonts w:ascii="Calibri" w:hAnsi="Calibri" w:eastAsia="MS Mincho" w:cs="Calibri"/>
        </w:rPr>
      </w:pPr>
      <w:r w:rsidRPr="00B67A11">
        <w:rPr>
          <w:rFonts w:ascii="Calibri" w:hAnsi="Calibri" w:eastAsia="MS Mincho" w:cs="Calibri"/>
        </w:rPr>
        <w:t>Queue depth &gt; 500 messages for &gt; 15 minutes</w:t>
      </w:r>
    </w:p>
    <w:p w:rsidRPr="00B67A11" w:rsidR="00B67A11" w:rsidP="00542763" w:rsidRDefault="00B67A11" w14:paraId="22DC7E9C" w14:textId="77777777">
      <w:pPr>
        <w:numPr>
          <w:ilvl w:val="0"/>
          <w:numId w:val="67"/>
        </w:numPr>
        <w:rPr>
          <w:rFonts w:ascii="Calibri" w:hAnsi="Calibri" w:eastAsia="MS Mincho" w:cs="Calibri"/>
        </w:rPr>
      </w:pPr>
      <w:r w:rsidRPr="00B67A11">
        <w:rPr>
          <w:rFonts w:ascii="Calibri" w:hAnsi="Calibri" w:eastAsia="MS Mincho" w:cs="Calibri"/>
        </w:rPr>
        <w:t>Custodian deadline at risk (file not completed within 2 hours)</w:t>
      </w:r>
    </w:p>
    <w:p w:rsidRPr="00B67A11" w:rsidR="00B67A11" w:rsidP="00542763" w:rsidRDefault="00B67A11" w14:paraId="7FF1EFF3" w14:textId="77777777">
      <w:pPr>
        <w:numPr>
          <w:ilvl w:val="0"/>
          <w:numId w:val="67"/>
        </w:numPr>
        <w:rPr>
          <w:rFonts w:ascii="Calibri" w:hAnsi="Calibri" w:eastAsia="MS Mincho" w:cs="Calibri"/>
        </w:rPr>
      </w:pPr>
      <w:r w:rsidRPr="00B67A11">
        <w:rPr>
          <w:rFonts w:ascii="Calibri" w:hAnsi="Calibri" w:eastAsia="MS Mincho" w:cs="Calibri"/>
        </w:rPr>
        <w:t>Token Service unreachable</w:t>
      </w:r>
    </w:p>
    <w:p w:rsidRPr="00B67A11" w:rsidR="00B67A11" w:rsidP="00542763" w:rsidRDefault="00B67A11" w14:paraId="7F8F2FD7" w14:textId="77777777">
      <w:pPr>
        <w:numPr>
          <w:ilvl w:val="0"/>
          <w:numId w:val="67"/>
        </w:numPr>
        <w:rPr>
          <w:rFonts w:ascii="Calibri" w:hAnsi="Calibri" w:eastAsia="MS Mincho" w:cs="Calibri"/>
        </w:rPr>
      </w:pPr>
      <w:r w:rsidRPr="00B67A11">
        <w:rPr>
          <w:rFonts w:ascii="Calibri" w:hAnsi="Calibri" w:eastAsia="MS Mincho" w:cs="Calibri"/>
        </w:rPr>
        <w:t>On-prem connectivity lost</w:t>
      </w:r>
    </w:p>
    <w:p w:rsidRPr="00B67A11" w:rsidR="00B67A11" w:rsidP="00B67A11" w:rsidRDefault="00B67A11" w14:paraId="332B40F8" w14:textId="155627E1">
      <w:pPr>
        <w:rPr>
          <w:rFonts w:ascii="Calibri" w:hAnsi="Calibri" w:eastAsia="MS Mincho" w:cs="Calibri"/>
        </w:rPr>
      </w:pPr>
      <w:r w:rsidRPr="00B67A11">
        <w:rPr>
          <w:rFonts w:ascii="Calibri" w:hAnsi="Calibri" w:eastAsia="MS Mincho" w:cs="Calibri"/>
          <w:b/>
          <w:bCs/>
        </w:rPr>
        <w:t>Warning Alerts (</w:t>
      </w:r>
      <w:r w:rsidR="00711595">
        <w:rPr>
          <w:rFonts w:ascii="Calibri" w:hAnsi="Calibri" w:eastAsia="MS Mincho" w:cs="Calibri"/>
          <w:b/>
          <w:bCs/>
        </w:rPr>
        <w:t>SNS topic</w:t>
      </w:r>
      <w:r w:rsidRPr="00B67A11">
        <w:rPr>
          <w:rFonts w:ascii="Calibri" w:hAnsi="Calibri" w:eastAsia="MS Mincho" w:cs="Calibri"/>
          <w:b/>
          <w:bCs/>
        </w:rPr>
        <w:t>):</w:t>
      </w:r>
    </w:p>
    <w:p w:rsidRPr="00B67A11" w:rsidR="00B67A11" w:rsidP="00542763" w:rsidRDefault="00B67A11" w14:paraId="1D68394C" w14:textId="77777777">
      <w:pPr>
        <w:numPr>
          <w:ilvl w:val="0"/>
          <w:numId w:val="68"/>
        </w:numPr>
        <w:rPr>
          <w:rFonts w:ascii="Calibri" w:hAnsi="Calibri" w:eastAsia="MS Mincho" w:cs="Calibri"/>
        </w:rPr>
      </w:pPr>
      <w:r w:rsidRPr="00B67A11">
        <w:rPr>
          <w:rFonts w:ascii="Calibri" w:hAnsi="Calibri" w:eastAsia="MS Mincho" w:cs="Calibri"/>
        </w:rPr>
        <w:t>Schema confidence &lt; 80%</w:t>
      </w:r>
    </w:p>
    <w:p w:rsidRPr="00B67A11" w:rsidR="00B67A11" w:rsidP="00542763" w:rsidRDefault="00B67A11" w14:paraId="426ACBDC" w14:textId="77777777">
      <w:pPr>
        <w:numPr>
          <w:ilvl w:val="0"/>
          <w:numId w:val="68"/>
        </w:numPr>
        <w:rPr>
          <w:rFonts w:ascii="Calibri" w:hAnsi="Calibri" w:eastAsia="MS Mincho" w:cs="Calibri"/>
        </w:rPr>
      </w:pPr>
      <w:r w:rsidRPr="00B67A11">
        <w:rPr>
          <w:rFonts w:ascii="Calibri" w:hAnsi="Calibri" w:eastAsia="MS Mincho" w:cs="Calibri"/>
        </w:rPr>
        <w:t>Human review queue &gt; 20 items</w:t>
      </w:r>
    </w:p>
    <w:p w:rsidRPr="00B67A11" w:rsidR="00B67A11" w:rsidP="00542763" w:rsidRDefault="00B67A11" w14:paraId="161B9A0E" w14:textId="77777777">
      <w:pPr>
        <w:numPr>
          <w:ilvl w:val="0"/>
          <w:numId w:val="68"/>
        </w:numPr>
        <w:rPr>
          <w:rFonts w:ascii="Calibri" w:hAnsi="Calibri" w:eastAsia="MS Mincho" w:cs="Calibri"/>
        </w:rPr>
      </w:pPr>
      <w:r w:rsidRPr="00B67A11">
        <w:rPr>
          <w:rFonts w:ascii="Calibri" w:hAnsi="Calibri" w:eastAsia="MS Mincho" w:cs="Calibri"/>
        </w:rPr>
        <w:t>New vendor format detected</w:t>
      </w:r>
    </w:p>
    <w:p w:rsidR="00B67A11" w:rsidP="00542763" w:rsidRDefault="00B67A11" w14:paraId="3BF1CA7A" w14:textId="24385AE1">
      <w:pPr>
        <w:numPr>
          <w:ilvl w:val="0"/>
          <w:numId w:val="68"/>
        </w:numPr>
        <w:rPr>
          <w:rFonts w:ascii="Calibri" w:hAnsi="Calibri" w:eastAsia="MS Mincho" w:cs="Calibri"/>
        </w:rPr>
      </w:pPr>
      <w:r w:rsidRPr="00B67A11">
        <w:rPr>
          <w:rFonts w:ascii="Calibri" w:hAnsi="Calibri" w:eastAsia="MS Mincho" w:cs="Calibri"/>
        </w:rPr>
        <w:t>Validation error rate spike</w:t>
      </w:r>
      <w:r w:rsidR="00711595">
        <w:rPr>
          <w:rFonts w:ascii="Calibri" w:hAnsi="Calibri" w:eastAsia="MS Mincho" w:cs="Calibri"/>
        </w:rPr>
        <w:t>.</w:t>
      </w:r>
    </w:p>
    <w:p w:rsidR="00711595" w:rsidP="00711595" w:rsidRDefault="00711595" w14:paraId="12AC5451" w14:textId="77777777">
      <w:pPr>
        <w:rPr>
          <w:rFonts w:ascii="Calibri" w:hAnsi="Calibri" w:eastAsia="MS Mincho" w:cs="Calibri"/>
        </w:rPr>
      </w:pPr>
    </w:p>
    <w:p w:rsidRPr="00B67A11" w:rsidR="008B7865" w:rsidP="00711595" w:rsidRDefault="008B7865" w14:paraId="01502E84" w14:textId="77777777">
      <w:pPr>
        <w:rPr>
          <w:rFonts w:ascii="Calibri" w:hAnsi="Calibri" w:eastAsia="MS Mincho" w:cs="Calibri"/>
        </w:rPr>
      </w:pPr>
    </w:p>
    <w:p w:rsidRPr="00B67A11" w:rsidR="00B67A11" w:rsidP="00B67A11" w:rsidRDefault="00B67A11" w14:paraId="45F1776C" w14:textId="5EE8445E">
      <w:pPr>
        <w:rPr>
          <w:rFonts w:ascii="Calibri" w:hAnsi="Calibri" w:eastAsia="MS Mincho" w:cs="Calibri"/>
        </w:rPr>
      </w:pPr>
      <w:r w:rsidRPr="785E6E3D">
        <w:rPr>
          <w:rFonts w:ascii="Calibri" w:hAnsi="Calibri" w:eastAsia="MS Mincho" w:cs="Calibri"/>
          <w:b/>
          <w:bCs/>
        </w:rPr>
        <w:t>Tracing (AWS</w:t>
      </w:r>
      <w:r w:rsidRPr="785E6E3D" w:rsidR="00711595">
        <w:rPr>
          <w:rFonts w:ascii="Calibri" w:hAnsi="Calibri" w:eastAsia="MS Mincho" w:cs="Calibri"/>
          <w:b/>
          <w:bCs/>
        </w:rPr>
        <w:t xml:space="preserve"> Cloud</w:t>
      </w:r>
      <w:r w:rsidRPr="785E6E3D" w:rsidR="5BE59A14">
        <w:rPr>
          <w:rFonts w:ascii="Calibri" w:hAnsi="Calibri" w:eastAsia="MS Mincho" w:cs="Calibri"/>
          <w:b/>
          <w:bCs/>
        </w:rPr>
        <w:t>W</w:t>
      </w:r>
      <w:r w:rsidRPr="785E6E3D" w:rsidR="00711595">
        <w:rPr>
          <w:rFonts w:ascii="Calibri" w:hAnsi="Calibri" w:eastAsia="MS Mincho" w:cs="Calibri"/>
          <w:b/>
          <w:bCs/>
        </w:rPr>
        <w:t>atch logs</w:t>
      </w:r>
      <w:r w:rsidRPr="785E6E3D" w:rsidR="00B93E37">
        <w:rPr>
          <w:rFonts w:ascii="Calibri" w:hAnsi="Calibri" w:eastAsia="MS Mincho" w:cs="Calibri"/>
          <w:b/>
          <w:bCs/>
        </w:rPr>
        <w:t>/ ELK</w:t>
      </w:r>
      <w:r w:rsidRPr="785E6E3D">
        <w:rPr>
          <w:rFonts w:ascii="Calibri" w:hAnsi="Calibri" w:eastAsia="MS Mincho" w:cs="Calibri"/>
          <w:b/>
          <w:bCs/>
        </w:rPr>
        <w:t>):</w:t>
      </w:r>
    </w:p>
    <w:p w:rsidRPr="00B67A11" w:rsidR="00B67A11" w:rsidP="00542763" w:rsidRDefault="00B67A11" w14:paraId="5B7F408D" w14:textId="77777777">
      <w:pPr>
        <w:numPr>
          <w:ilvl w:val="0"/>
          <w:numId w:val="69"/>
        </w:numPr>
        <w:rPr>
          <w:rFonts w:ascii="Calibri" w:hAnsi="Calibri" w:eastAsia="MS Mincho" w:cs="Calibri"/>
        </w:rPr>
      </w:pPr>
      <w:r w:rsidRPr="00B67A11">
        <w:rPr>
          <w:rFonts w:ascii="Calibri" w:hAnsi="Calibri" w:eastAsia="MS Mincho" w:cs="Calibri"/>
        </w:rPr>
        <w:t>Trace ID propagated through all agents</w:t>
      </w:r>
    </w:p>
    <w:p w:rsidRPr="00B67A11" w:rsidR="00B67A11" w:rsidP="00542763" w:rsidRDefault="00B67A11" w14:paraId="3BDC44A7" w14:textId="77777777">
      <w:pPr>
        <w:numPr>
          <w:ilvl w:val="0"/>
          <w:numId w:val="69"/>
        </w:numPr>
        <w:rPr>
          <w:rFonts w:ascii="Calibri" w:hAnsi="Calibri" w:eastAsia="MS Mincho" w:cs="Calibri"/>
        </w:rPr>
      </w:pPr>
      <w:r w:rsidRPr="00B67A11">
        <w:rPr>
          <w:rFonts w:ascii="Calibri" w:hAnsi="Calibri" w:eastAsia="MS Mincho" w:cs="Calibri"/>
        </w:rPr>
        <w:t>Service map visualization</w:t>
      </w:r>
    </w:p>
    <w:p w:rsidRPr="00B67A11" w:rsidR="00B67A11" w:rsidP="00542763" w:rsidRDefault="00B67A11" w14:paraId="0C4295EF" w14:textId="77777777">
      <w:pPr>
        <w:numPr>
          <w:ilvl w:val="0"/>
          <w:numId w:val="69"/>
        </w:numPr>
        <w:rPr>
          <w:rFonts w:ascii="Calibri" w:hAnsi="Calibri" w:eastAsia="MS Mincho" w:cs="Calibri"/>
        </w:rPr>
      </w:pPr>
      <w:r w:rsidRPr="00B67A11">
        <w:rPr>
          <w:rFonts w:ascii="Calibri" w:hAnsi="Calibri" w:eastAsia="MS Mincho" w:cs="Calibri"/>
        </w:rPr>
        <w:t>Latency analysis</w:t>
      </w:r>
    </w:p>
    <w:p w:rsidRPr="00B67A11" w:rsidR="00B67A11" w:rsidP="00542763" w:rsidRDefault="00B67A11" w14:paraId="717EAE70" w14:textId="77777777">
      <w:pPr>
        <w:numPr>
          <w:ilvl w:val="0"/>
          <w:numId w:val="69"/>
        </w:numPr>
        <w:rPr>
          <w:rFonts w:ascii="Calibri" w:hAnsi="Calibri" w:eastAsia="MS Mincho" w:cs="Calibri"/>
        </w:rPr>
      </w:pPr>
      <w:r w:rsidRPr="00B67A11">
        <w:rPr>
          <w:rFonts w:ascii="Calibri" w:hAnsi="Calibri" w:eastAsia="MS Mincho" w:cs="Calibri"/>
        </w:rPr>
        <w:t>Error correlation</w:t>
      </w:r>
    </w:p>
    <w:p w:rsidRPr="00B67A11" w:rsidR="00B67A11" w:rsidP="00711595" w:rsidRDefault="00B67A11" w14:paraId="23F6FCDE" w14:textId="77777777">
      <w:pPr>
        <w:pStyle w:val="Heading2"/>
      </w:pPr>
      <w:bookmarkStart w:name="_Toc220765370" w:id="167"/>
      <w:r w:rsidRPr="00B67A11">
        <w:t>11.2 Custodian Deadline Management</w:t>
      </w:r>
      <w:bookmarkEnd w:id="167"/>
    </w:p>
    <w:tbl>
      <w:tblPr>
        <w:tblStyle w:val="TableGrid"/>
        <w:tblW w:w="0" w:type="auto"/>
        <w:tblLook w:val="04A0" w:firstRow="1" w:lastRow="0" w:firstColumn="1" w:lastColumn="0" w:noHBand="0" w:noVBand="1"/>
      </w:tblPr>
      <w:tblGrid>
        <w:gridCol w:w="1965"/>
        <w:gridCol w:w="1656"/>
        <w:gridCol w:w="2117"/>
        <w:gridCol w:w="1957"/>
      </w:tblGrid>
      <w:tr w:rsidRPr="00B67A11" w:rsidR="00B67A11" w:rsidTr="00B93E37" w14:paraId="0C672F8F" w14:textId="77777777">
        <w:tc>
          <w:tcPr>
            <w:tcW w:w="0" w:type="auto"/>
            <w:hideMark/>
          </w:tcPr>
          <w:p w:rsidRPr="00B67A11" w:rsidR="00B67A11" w:rsidP="00B67A11" w:rsidRDefault="00B67A11" w14:paraId="554FA5FE" w14:textId="77777777">
            <w:pPr>
              <w:spacing w:after="160" w:line="279" w:lineRule="auto"/>
              <w:rPr>
                <w:rFonts w:ascii="Calibri" w:hAnsi="Calibri" w:eastAsia="MS Mincho" w:cs="Calibri"/>
                <w:b/>
                <w:bCs/>
              </w:rPr>
            </w:pPr>
            <w:r w:rsidRPr="00B67A11">
              <w:rPr>
                <w:rFonts w:ascii="Calibri" w:hAnsi="Calibri" w:eastAsia="MS Mincho" w:cs="Calibri"/>
                <w:b/>
                <w:bCs/>
              </w:rPr>
              <w:t>Custodian</w:t>
            </w:r>
          </w:p>
        </w:tc>
        <w:tc>
          <w:tcPr>
            <w:tcW w:w="0" w:type="auto"/>
            <w:hideMark/>
          </w:tcPr>
          <w:p w:rsidRPr="00B67A11" w:rsidR="00B67A11" w:rsidP="00B67A11" w:rsidRDefault="00B67A11" w14:paraId="6B9FD6D7" w14:textId="77777777">
            <w:pPr>
              <w:spacing w:after="160" w:line="279" w:lineRule="auto"/>
              <w:rPr>
                <w:rFonts w:ascii="Calibri" w:hAnsi="Calibri" w:eastAsia="MS Mincho" w:cs="Calibri"/>
                <w:b/>
                <w:bCs/>
              </w:rPr>
            </w:pPr>
            <w:r w:rsidRPr="00B67A11">
              <w:rPr>
                <w:rFonts w:ascii="Calibri" w:hAnsi="Calibri" w:eastAsia="MS Mincho" w:cs="Calibri"/>
                <w:b/>
                <w:bCs/>
              </w:rPr>
              <w:t>Deadline (EST)</w:t>
            </w:r>
          </w:p>
        </w:tc>
        <w:tc>
          <w:tcPr>
            <w:tcW w:w="0" w:type="auto"/>
            <w:hideMark/>
          </w:tcPr>
          <w:p w:rsidRPr="00B67A11" w:rsidR="00B67A11" w:rsidP="00B67A11" w:rsidRDefault="00B67A11" w14:paraId="6E01E093" w14:textId="77777777">
            <w:pPr>
              <w:spacing w:after="160" w:line="279" w:lineRule="auto"/>
              <w:rPr>
                <w:rFonts w:ascii="Calibri" w:hAnsi="Calibri" w:eastAsia="MS Mincho" w:cs="Calibri"/>
                <w:b/>
                <w:bCs/>
              </w:rPr>
            </w:pPr>
            <w:r w:rsidRPr="00B67A11">
              <w:rPr>
                <w:rFonts w:ascii="Calibri" w:hAnsi="Calibri" w:eastAsia="MS Mincho" w:cs="Calibri"/>
                <w:b/>
                <w:bCs/>
              </w:rPr>
              <w:t>Warning Threshold</w:t>
            </w:r>
          </w:p>
        </w:tc>
        <w:tc>
          <w:tcPr>
            <w:tcW w:w="0" w:type="auto"/>
            <w:hideMark/>
          </w:tcPr>
          <w:p w:rsidRPr="00B67A11" w:rsidR="00B67A11" w:rsidP="00B67A11" w:rsidRDefault="00B67A11" w14:paraId="59116BF3" w14:textId="77777777">
            <w:pPr>
              <w:spacing w:after="160" w:line="279" w:lineRule="auto"/>
              <w:rPr>
                <w:rFonts w:ascii="Calibri" w:hAnsi="Calibri" w:eastAsia="MS Mincho" w:cs="Calibri"/>
                <w:b/>
                <w:bCs/>
              </w:rPr>
            </w:pPr>
            <w:r w:rsidRPr="00B67A11">
              <w:rPr>
                <w:rFonts w:ascii="Calibri" w:hAnsi="Calibri" w:eastAsia="MS Mincho" w:cs="Calibri"/>
                <w:b/>
                <w:bCs/>
              </w:rPr>
              <w:t>Critical Threshold</w:t>
            </w:r>
          </w:p>
        </w:tc>
      </w:tr>
      <w:tr w:rsidRPr="00B67A11" w:rsidR="00B67A11" w:rsidTr="00B93E37" w14:paraId="739B6323" w14:textId="77777777">
        <w:tc>
          <w:tcPr>
            <w:tcW w:w="0" w:type="auto"/>
            <w:hideMark/>
          </w:tcPr>
          <w:p w:rsidRPr="00B67A11" w:rsidR="00B67A11" w:rsidP="00B67A11" w:rsidRDefault="00B67A11" w14:paraId="6D98321A" w14:textId="77777777">
            <w:pPr>
              <w:spacing w:after="160" w:line="279" w:lineRule="auto"/>
              <w:rPr>
                <w:rFonts w:ascii="Calibri" w:hAnsi="Calibri" w:eastAsia="MS Mincho" w:cs="Calibri"/>
              </w:rPr>
            </w:pPr>
            <w:r w:rsidRPr="00B67A11">
              <w:rPr>
                <w:rFonts w:ascii="Calibri" w:hAnsi="Calibri" w:eastAsia="MS Mincho" w:cs="Calibri"/>
              </w:rPr>
              <w:t>Matrix Trust</w:t>
            </w:r>
          </w:p>
        </w:tc>
        <w:tc>
          <w:tcPr>
            <w:tcW w:w="0" w:type="auto"/>
            <w:hideMark/>
          </w:tcPr>
          <w:p w:rsidRPr="00B67A11" w:rsidR="00B67A11" w:rsidP="00B67A11" w:rsidRDefault="00B67A11" w14:paraId="02C6EF48" w14:textId="77777777">
            <w:pPr>
              <w:spacing w:after="160" w:line="279" w:lineRule="auto"/>
              <w:rPr>
                <w:rFonts w:ascii="Calibri" w:hAnsi="Calibri" w:eastAsia="MS Mincho" w:cs="Calibri"/>
              </w:rPr>
            </w:pPr>
            <w:r w:rsidRPr="00B67A11">
              <w:rPr>
                <w:rFonts w:ascii="Calibri" w:hAnsi="Calibri" w:eastAsia="MS Mincho" w:cs="Calibri"/>
              </w:rPr>
              <w:t>3:00 PM</w:t>
            </w:r>
          </w:p>
        </w:tc>
        <w:tc>
          <w:tcPr>
            <w:tcW w:w="0" w:type="auto"/>
            <w:hideMark/>
          </w:tcPr>
          <w:p w:rsidRPr="00B67A11" w:rsidR="00B67A11" w:rsidP="00B67A11" w:rsidRDefault="00B67A11" w14:paraId="24D65CEC" w14:textId="77777777">
            <w:pPr>
              <w:spacing w:after="160" w:line="279" w:lineRule="auto"/>
              <w:rPr>
                <w:rFonts w:ascii="Calibri" w:hAnsi="Calibri" w:eastAsia="MS Mincho" w:cs="Calibri"/>
              </w:rPr>
            </w:pPr>
            <w:r w:rsidRPr="00B67A11">
              <w:rPr>
                <w:rFonts w:ascii="Calibri" w:hAnsi="Calibri" w:eastAsia="MS Mincho" w:cs="Calibri"/>
              </w:rPr>
              <w:t>2 hours before</w:t>
            </w:r>
          </w:p>
        </w:tc>
        <w:tc>
          <w:tcPr>
            <w:tcW w:w="0" w:type="auto"/>
            <w:hideMark/>
          </w:tcPr>
          <w:p w:rsidRPr="00B67A11" w:rsidR="00B67A11" w:rsidP="00B67A11" w:rsidRDefault="00B67A11" w14:paraId="4EB79351" w14:textId="77777777">
            <w:pPr>
              <w:spacing w:after="160" w:line="279" w:lineRule="auto"/>
              <w:rPr>
                <w:rFonts w:ascii="Calibri" w:hAnsi="Calibri" w:eastAsia="MS Mincho" w:cs="Calibri"/>
              </w:rPr>
            </w:pPr>
            <w:r w:rsidRPr="00B67A11">
              <w:rPr>
                <w:rFonts w:ascii="Calibri" w:hAnsi="Calibri" w:eastAsia="MS Mincho" w:cs="Calibri"/>
              </w:rPr>
              <w:t>1 hour before</w:t>
            </w:r>
          </w:p>
        </w:tc>
      </w:tr>
      <w:tr w:rsidRPr="00B67A11" w:rsidR="00B67A11" w:rsidTr="00B93E37" w14:paraId="31602811" w14:textId="77777777">
        <w:tc>
          <w:tcPr>
            <w:tcW w:w="0" w:type="auto"/>
            <w:hideMark/>
          </w:tcPr>
          <w:p w:rsidRPr="00B67A11" w:rsidR="00B67A11" w:rsidP="00B67A11" w:rsidRDefault="00B67A11" w14:paraId="2B373851" w14:textId="77777777">
            <w:pPr>
              <w:spacing w:after="160" w:line="279" w:lineRule="auto"/>
              <w:rPr>
                <w:rFonts w:ascii="Calibri" w:hAnsi="Calibri" w:eastAsia="MS Mincho" w:cs="Calibri"/>
              </w:rPr>
            </w:pPr>
            <w:r w:rsidRPr="00B67A11">
              <w:rPr>
                <w:rFonts w:ascii="Calibri" w:hAnsi="Calibri" w:eastAsia="MS Mincho" w:cs="Calibri"/>
              </w:rPr>
              <w:t>Mid Atlantic Trust</w:t>
            </w:r>
          </w:p>
        </w:tc>
        <w:tc>
          <w:tcPr>
            <w:tcW w:w="0" w:type="auto"/>
            <w:hideMark/>
          </w:tcPr>
          <w:p w:rsidRPr="00B67A11" w:rsidR="00B67A11" w:rsidP="00B67A11" w:rsidRDefault="00B67A11" w14:paraId="007845FC" w14:textId="77777777">
            <w:pPr>
              <w:spacing w:after="160" w:line="279" w:lineRule="auto"/>
              <w:rPr>
                <w:rFonts w:ascii="Calibri" w:hAnsi="Calibri" w:eastAsia="MS Mincho" w:cs="Calibri"/>
              </w:rPr>
            </w:pPr>
            <w:r w:rsidRPr="00B67A11">
              <w:rPr>
                <w:rFonts w:ascii="Calibri" w:hAnsi="Calibri" w:eastAsia="MS Mincho" w:cs="Calibri"/>
              </w:rPr>
              <w:t>3:00 PM</w:t>
            </w:r>
          </w:p>
        </w:tc>
        <w:tc>
          <w:tcPr>
            <w:tcW w:w="0" w:type="auto"/>
            <w:hideMark/>
          </w:tcPr>
          <w:p w:rsidRPr="00B67A11" w:rsidR="00B67A11" w:rsidP="00B67A11" w:rsidRDefault="00B67A11" w14:paraId="21217DC2" w14:textId="77777777">
            <w:pPr>
              <w:spacing w:after="160" w:line="279" w:lineRule="auto"/>
              <w:rPr>
                <w:rFonts w:ascii="Calibri" w:hAnsi="Calibri" w:eastAsia="MS Mincho" w:cs="Calibri"/>
              </w:rPr>
            </w:pPr>
            <w:r w:rsidRPr="00B67A11">
              <w:rPr>
                <w:rFonts w:ascii="Calibri" w:hAnsi="Calibri" w:eastAsia="MS Mincho" w:cs="Calibri"/>
              </w:rPr>
              <w:t>2 hours before</w:t>
            </w:r>
          </w:p>
        </w:tc>
        <w:tc>
          <w:tcPr>
            <w:tcW w:w="0" w:type="auto"/>
            <w:hideMark/>
          </w:tcPr>
          <w:p w:rsidRPr="00B67A11" w:rsidR="00B67A11" w:rsidP="00B67A11" w:rsidRDefault="00B67A11" w14:paraId="1CE25193" w14:textId="77777777">
            <w:pPr>
              <w:spacing w:after="160" w:line="279" w:lineRule="auto"/>
              <w:rPr>
                <w:rFonts w:ascii="Calibri" w:hAnsi="Calibri" w:eastAsia="MS Mincho" w:cs="Calibri"/>
              </w:rPr>
            </w:pPr>
            <w:r w:rsidRPr="00B67A11">
              <w:rPr>
                <w:rFonts w:ascii="Calibri" w:hAnsi="Calibri" w:eastAsia="MS Mincho" w:cs="Calibri"/>
              </w:rPr>
              <w:t>1 hour before</w:t>
            </w:r>
          </w:p>
        </w:tc>
      </w:tr>
      <w:tr w:rsidRPr="00B67A11" w:rsidR="00B67A11" w:rsidTr="00B93E37" w14:paraId="6A748EA0" w14:textId="77777777">
        <w:tc>
          <w:tcPr>
            <w:tcW w:w="0" w:type="auto"/>
            <w:hideMark/>
          </w:tcPr>
          <w:p w:rsidRPr="00B67A11" w:rsidR="00B67A11" w:rsidP="00B67A11" w:rsidRDefault="00B67A11" w14:paraId="50EDE416" w14:textId="77777777">
            <w:pPr>
              <w:spacing w:after="160" w:line="279" w:lineRule="auto"/>
              <w:rPr>
                <w:rFonts w:ascii="Calibri" w:hAnsi="Calibri" w:eastAsia="MS Mincho" w:cs="Calibri"/>
              </w:rPr>
            </w:pPr>
            <w:r w:rsidRPr="00B67A11">
              <w:rPr>
                <w:rFonts w:ascii="Calibri" w:hAnsi="Calibri" w:eastAsia="MS Mincho" w:cs="Calibri"/>
              </w:rPr>
              <w:t>Charles Schwab</w:t>
            </w:r>
          </w:p>
        </w:tc>
        <w:tc>
          <w:tcPr>
            <w:tcW w:w="0" w:type="auto"/>
            <w:hideMark/>
          </w:tcPr>
          <w:p w:rsidRPr="00B67A11" w:rsidR="00B67A11" w:rsidP="00B67A11" w:rsidRDefault="00B67A11" w14:paraId="51540243" w14:textId="77777777">
            <w:pPr>
              <w:spacing w:after="160" w:line="279" w:lineRule="auto"/>
              <w:rPr>
                <w:rFonts w:ascii="Calibri" w:hAnsi="Calibri" w:eastAsia="MS Mincho" w:cs="Calibri"/>
              </w:rPr>
            </w:pPr>
            <w:r w:rsidRPr="00B67A11">
              <w:rPr>
                <w:rFonts w:ascii="Calibri" w:hAnsi="Calibri" w:eastAsia="MS Mincho" w:cs="Calibri"/>
              </w:rPr>
              <w:t>6:00 PM</w:t>
            </w:r>
          </w:p>
        </w:tc>
        <w:tc>
          <w:tcPr>
            <w:tcW w:w="0" w:type="auto"/>
            <w:hideMark/>
          </w:tcPr>
          <w:p w:rsidRPr="00B67A11" w:rsidR="00B67A11" w:rsidP="00B67A11" w:rsidRDefault="00B67A11" w14:paraId="1EE79377" w14:textId="77777777">
            <w:pPr>
              <w:spacing w:after="160" w:line="279" w:lineRule="auto"/>
              <w:rPr>
                <w:rFonts w:ascii="Calibri" w:hAnsi="Calibri" w:eastAsia="MS Mincho" w:cs="Calibri"/>
              </w:rPr>
            </w:pPr>
            <w:r w:rsidRPr="00B67A11">
              <w:rPr>
                <w:rFonts w:ascii="Calibri" w:hAnsi="Calibri" w:eastAsia="MS Mincho" w:cs="Calibri"/>
              </w:rPr>
              <w:t>2 hours before</w:t>
            </w:r>
          </w:p>
        </w:tc>
        <w:tc>
          <w:tcPr>
            <w:tcW w:w="0" w:type="auto"/>
            <w:hideMark/>
          </w:tcPr>
          <w:p w:rsidRPr="00B67A11" w:rsidR="00B67A11" w:rsidP="00B67A11" w:rsidRDefault="00B67A11" w14:paraId="35110EE1" w14:textId="77777777">
            <w:pPr>
              <w:spacing w:after="160" w:line="279" w:lineRule="auto"/>
              <w:rPr>
                <w:rFonts w:ascii="Calibri" w:hAnsi="Calibri" w:eastAsia="MS Mincho" w:cs="Calibri"/>
              </w:rPr>
            </w:pPr>
            <w:r w:rsidRPr="00B67A11">
              <w:rPr>
                <w:rFonts w:ascii="Calibri" w:hAnsi="Calibri" w:eastAsia="MS Mincho" w:cs="Calibri"/>
              </w:rPr>
              <w:t>1 hour before</w:t>
            </w:r>
          </w:p>
        </w:tc>
      </w:tr>
    </w:tbl>
    <w:p w:rsidR="00B67A11" w:rsidP="00B67A11" w:rsidRDefault="00B67A11" w14:paraId="14907582" w14:textId="4BA3BBF2">
      <w:pPr>
        <w:rPr>
          <w:rFonts w:ascii="Calibri" w:hAnsi="Calibri" w:eastAsia="MS Mincho" w:cs="Calibri"/>
        </w:rPr>
      </w:pPr>
    </w:p>
    <w:p w:rsidR="00B93E37" w:rsidP="00B67A11" w:rsidRDefault="00B93E37" w14:paraId="686A5A21" w14:textId="77777777">
      <w:pPr>
        <w:rPr>
          <w:rFonts w:ascii="Calibri" w:hAnsi="Calibri" w:eastAsia="MS Mincho" w:cs="Calibri"/>
        </w:rPr>
      </w:pPr>
    </w:p>
    <w:p w:rsidR="00B93E37" w:rsidP="00B67A11" w:rsidRDefault="00B93E37" w14:paraId="3F836877" w14:textId="77777777">
      <w:pPr>
        <w:rPr>
          <w:rFonts w:ascii="Calibri" w:hAnsi="Calibri" w:eastAsia="MS Mincho" w:cs="Calibri"/>
        </w:rPr>
      </w:pPr>
    </w:p>
    <w:p w:rsidR="00B93E37" w:rsidP="00B67A11" w:rsidRDefault="00B93E37" w14:paraId="7DD31752" w14:textId="77777777">
      <w:pPr>
        <w:rPr>
          <w:rFonts w:ascii="Calibri" w:hAnsi="Calibri" w:eastAsia="MS Mincho" w:cs="Calibri"/>
        </w:rPr>
      </w:pPr>
    </w:p>
    <w:p w:rsidR="00B93E37" w:rsidP="00B67A11" w:rsidRDefault="00B93E37" w14:paraId="7CB1BB78" w14:textId="77777777">
      <w:pPr>
        <w:rPr>
          <w:rFonts w:ascii="Calibri" w:hAnsi="Calibri" w:eastAsia="MS Mincho" w:cs="Calibri"/>
        </w:rPr>
      </w:pPr>
    </w:p>
    <w:p w:rsidR="00B93E37" w:rsidP="00B67A11" w:rsidRDefault="00B93E37" w14:paraId="2ED12DE5" w14:textId="77777777">
      <w:pPr>
        <w:rPr>
          <w:rFonts w:ascii="Calibri" w:hAnsi="Calibri" w:eastAsia="MS Mincho" w:cs="Calibri"/>
        </w:rPr>
      </w:pPr>
    </w:p>
    <w:p w:rsidR="00B93E37" w:rsidP="00B67A11" w:rsidRDefault="00B93E37" w14:paraId="3C6A36B6" w14:textId="77777777">
      <w:pPr>
        <w:rPr>
          <w:rFonts w:ascii="Calibri" w:hAnsi="Calibri" w:eastAsia="MS Mincho" w:cs="Calibri"/>
        </w:rPr>
      </w:pPr>
    </w:p>
    <w:p w:rsidR="00B93E37" w:rsidP="00B67A11" w:rsidRDefault="00B93E37" w14:paraId="10BB1084" w14:textId="77777777">
      <w:pPr>
        <w:rPr>
          <w:rFonts w:ascii="Calibri" w:hAnsi="Calibri" w:eastAsia="MS Mincho" w:cs="Calibri"/>
        </w:rPr>
      </w:pPr>
    </w:p>
    <w:p w:rsidR="00B93E37" w:rsidP="00B67A11" w:rsidRDefault="00B93E37" w14:paraId="75FB2B35" w14:textId="77777777">
      <w:pPr>
        <w:rPr>
          <w:rFonts w:ascii="Calibri" w:hAnsi="Calibri" w:eastAsia="MS Mincho" w:cs="Calibri"/>
        </w:rPr>
      </w:pPr>
    </w:p>
    <w:p w:rsidR="00B93E37" w:rsidP="00B67A11" w:rsidRDefault="00B93E37" w14:paraId="3259F6ED" w14:textId="77777777">
      <w:pPr>
        <w:rPr>
          <w:rFonts w:ascii="Calibri" w:hAnsi="Calibri" w:eastAsia="MS Mincho" w:cs="Calibri"/>
        </w:rPr>
      </w:pPr>
    </w:p>
    <w:p w:rsidR="00B93E37" w:rsidP="00B67A11" w:rsidRDefault="00B93E37" w14:paraId="25132BE8" w14:textId="77777777">
      <w:pPr>
        <w:rPr>
          <w:rFonts w:ascii="Calibri" w:hAnsi="Calibri" w:eastAsia="MS Mincho" w:cs="Calibri"/>
        </w:rPr>
      </w:pPr>
    </w:p>
    <w:p w:rsidR="00B93E37" w:rsidP="00B67A11" w:rsidRDefault="00B93E37" w14:paraId="6289D7DB" w14:textId="77777777">
      <w:pPr>
        <w:rPr>
          <w:rFonts w:ascii="Calibri" w:hAnsi="Calibri" w:eastAsia="MS Mincho" w:cs="Calibri"/>
        </w:rPr>
      </w:pPr>
    </w:p>
    <w:p w:rsidR="00B93E37" w:rsidP="00B67A11" w:rsidRDefault="00B93E37" w14:paraId="52008F90" w14:textId="77777777">
      <w:pPr>
        <w:rPr>
          <w:rFonts w:ascii="Calibri" w:hAnsi="Calibri" w:eastAsia="MS Mincho" w:cs="Calibri"/>
        </w:rPr>
      </w:pPr>
    </w:p>
    <w:p w:rsidR="00B93E37" w:rsidP="00B67A11" w:rsidRDefault="00B93E37" w14:paraId="12D74538" w14:textId="77777777">
      <w:pPr>
        <w:rPr>
          <w:rFonts w:ascii="Calibri" w:hAnsi="Calibri" w:eastAsia="MS Mincho" w:cs="Calibri"/>
        </w:rPr>
      </w:pPr>
    </w:p>
    <w:p w:rsidRPr="00B67A11" w:rsidR="008B7865" w:rsidP="00B67A11" w:rsidRDefault="008B7865" w14:paraId="77C998D5" w14:textId="77777777">
      <w:pPr>
        <w:rPr>
          <w:rFonts w:ascii="Calibri" w:hAnsi="Calibri" w:eastAsia="MS Mincho" w:cs="Calibri"/>
        </w:rPr>
      </w:pPr>
    </w:p>
    <w:p w:rsidRPr="00B67A11" w:rsidR="00B67A11" w:rsidP="00B93E37" w:rsidRDefault="00B67A11" w14:paraId="04F8A67D" w14:textId="77777777">
      <w:pPr>
        <w:pStyle w:val="Heading1"/>
      </w:pPr>
      <w:bookmarkStart w:name="_Toc220765371" w:id="168"/>
      <w:r w:rsidRPr="00B67A11">
        <w:t>12. Architecture Decisions</w:t>
      </w:r>
      <w:bookmarkEnd w:id="168"/>
    </w:p>
    <w:p w:rsidRPr="00B67A11" w:rsidR="00B67A11" w:rsidP="00B93E37" w:rsidRDefault="00B67A11" w14:paraId="5217CDF8" w14:textId="77777777">
      <w:pPr>
        <w:pStyle w:val="Heading2"/>
      </w:pPr>
      <w:bookmarkStart w:name="_Toc220765372" w:id="169"/>
      <w:r w:rsidRPr="00B67A11">
        <w:t>12.1 Decision Log</w:t>
      </w:r>
      <w:bookmarkEnd w:id="169"/>
    </w:p>
    <w:tbl>
      <w:tblPr>
        <w:tblStyle w:val="TableGrid"/>
        <w:tblW w:w="10075" w:type="dxa"/>
        <w:tblLook w:val="04A0" w:firstRow="1" w:lastRow="0" w:firstColumn="1" w:lastColumn="0" w:noHBand="0" w:noVBand="1"/>
      </w:tblPr>
      <w:tblGrid>
        <w:gridCol w:w="1075"/>
        <w:gridCol w:w="2932"/>
        <w:gridCol w:w="4630"/>
        <w:gridCol w:w="1438"/>
      </w:tblGrid>
      <w:tr w:rsidRPr="00943165" w:rsidR="00943165" w:rsidTr="00D00F23" w14:paraId="35353876" w14:textId="77777777">
        <w:tc>
          <w:tcPr>
            <w:tcW w:w="1075" w:type="dxa"/>
            <w:hideMark/>
          </w:tcPr>
          <w:p w:rsidRPr="00943165" w:rsidR="00943165" w:rsidP="00943165" w:rsidRDefault="00943165" w14:paraId="1AE71042" w14:textId="77777777">
            <w:pPr>
              <w:spacing w:after="160" w:line="279" w:lineRule="auto"/>
              <w:rPr>
                <w:rFonts w:ascii="Calibri" w:hAnsi="Calibri" w:eastAsia="MS Mincho" w:cs="Calibri"/>
                <w:b/>
                <w:bCs/>
              </w:rPr>
            </w:pPr>
            <w:r w:rsidRPr="00943165">
              <w:rPr>
                <w:rFonts w:ascii="Calibri" w:hAnsi="Calibri" w:eastAsia="MS Mincho" w:cs="Calibri"/>
                <w:b/>
                <w:bCs/>
              </w:rPr>
              <w:t>ID</w:t>
            </w:r>
          </w:p>
        </w:tc>
        <w:tc>
          <w:tcPr>
            <w:tcW w:w="0" w:type="auto"/>
            <w:hideMark/>
          </w:tcPr>
          <w:p w:rsidRPr="00943165" w:rsidR="00943165" w:rsidP="00943165" w:rsidRDefault="00943165" w14:paraId="2D677025" w14:textId="77777777">
            <w:pPr>
              <w:spacing w:after="160" w:line="279" w:lineRule="auto"/>
              <w:rPr>
                <w:rFonts w:ascii="Calibri" w:hAnsi="Calibri" w:eastAsia="MS Mincho" w:cs="Calibri"/>
                <w:b/>
                <w:bCs/>
              </w:rPr>
            </w:pPr>
            <w:r w:rsidRPr="00943165">
              <w:rPr>
                <w:rFonts w:ascii="Calibri" w:hAnsi="Calibri" w:eastAsia="MS Mincho" w:cs="Calibri"/>
                <w:b/>
                <w:bCs/>
              </w:rPr>
              <w:t>Decision</w:t>
            </w:r>
          </w:p>
        </w:tc>
        <w:tc>
          <w:tcPr>
            <w:tcW w:w="4630" w:type="dxa"/>
            <w:hideMark/>
          </w:tcPr>
          <w:p w:rsidRPr="00943165" w:rsidR="00943165" w:rsidP="00943165" w:rsidRDefault="00943165" w14:paraId="74460FCF" w14:textId="77777777">
            <w:pPr>
              <w:spacing w:after="160" w:line="279" w:lineRule="auto"/>
              <w:rPr>
                <w:rFonts w:ascii="Calibri" w:hAnsi="Calibri" w:eastAsia="MS Mincho" w:cs="Calibri"/>
                <w:b/>
                <w:bCs/>
              </w:rPr>
            </w:pPr>
            <w:r w:rsidRPr="00943165">
              <w:rPr>
                <w:rFonts w:ascii="Calibri" w:hAnsi="Calibri" w:eastAsia="MS Mincho" w:cs="Calibri"/>
                <w:b/>
                <w:bCs/>
              </w:rPr>
              <w:t>Rationale</w:t>
            </w:r>
          </w:p>
        </w:tc>
        <w:tc>
          <w:tcPr>
            <w:tcW w:w="1438" w:type="dxa"/>
            <w:hideMark/>
          </w:tcPr>
          <w:p w:rsidRPr="00943165" w:rsidR="00943165" w:rsidP="00943165" w:rsidRDefault="00943165" w14:paraId="3ED96645" w14:textId="77777777">
            <w:pPr>
              <w:spacing w:after="160" w:line="279" w:lineRule="auto"/>
              <w:rPr>
                <w:rFonts w:ascii="Calibri" w:hAnsi="Calibri" w:eastAsia="MS Mincho" w:cs="Calibri"/>
                <w:b/>
                <w:bCs/>
              </w:rPr>
            </w:pPr>
            <w:r w:rsidRPr="00943165">
              <w:rPr>
                <w:rFonts w:ascii="Calibri" w:hAnsi="Calibri" w:eastAsia="MS Mincho" w:cs="Calibri"/>
                <w:b/>
                <w:bCs/>
              </w:rPr>
              <w:t>Status</w:t>
            </w:r>
          </w:p>
        </w:tc>
      </w:tr>
      <w:tr w:rsidRPr="00943165" w:rsidR="00943165" w:rsidTr="00D00F23" w14:paraId="112F17D6" w14:textId="77777777">
        <w:tc>
          <w:tcPr>
            <w:tcW w:w="1075" w:type="dxa"/>
            <w:hideMark/>
          </w:tcPr>
          <w:p w:rsidRPr="00943165" w:rsidR="00943165" w:rsidP="00943165" w:rsidRDefault="00943165" w14:paraId="55C3E713" w14:textId="77777777">
            <w:pPr>
              <w:spacing w:after="160" w:line="279" w:lineRule="auto"/>
              <w:rPr>
                <w:rFonts w:ascii="Calibri" w:hAnsi="Calibri" w:eastAsia="MS Mincho" w:cs="Calibri"/>
              </w:rPr>
            </w:pPr>
            <w:r w:rsidRPr="00943165">
              <w:rPr>
                <w:rFonts w:ascii="Calibri" w:hAnsi="Calibri" w:eastAsia="MS Mincho" w:cs="Calibri"/>
              </w:rPr>
              <w:t>ADR-001</w:t>
            </w:r>
          </w:p>
        </w:tc>
        <w:tc>
          <w:tcPr>
            <w:tcW w:w="0" w:type="auto"/>
            <w:hideMark/>
          </w:tcPr>
          <w:p w:rsidRPr="00943165" w:rsidR="00943165" w:rsidP="00943165" w:rsidRDefault="00943165" w14:paraId="5784A66F" w14:textId="77777777">
            <w:pPr>
              <w:spacing w:after="160" w:line="279" w:lineRule="auto"/>
              <w:rPr>
                <w:rFonts w:ascii="Calibri" w:hAnsi="Calibri" w:eastAsia="MS Mincho" w:cs="Calibri"/>
              </w:rPr>
            </w:pPr>
            <w:r w:rsidRPr="00943165">
              <w:rPr>
                <w:rFonts w:ascii="Calibri" w:hAnsi="Calibri" w:eastAsia="MS Mincho" w:cs="Calibri"/>
              </w:rPr>
              <w:t>Use AWS Bedrock for Claude access</w:t>
            </w:r>
          </w:p>
        </w:tc>
        <w:tc>
          <w:tcPr>
            <w:tcW w:w="4630" w:type="dxa"/>
            <w:hideMark/>
          </w:tcPr>
          <w:p w:rsidRPr="00943165" w:rsidR="00943165" w:rsidP="00943165" w:rsidRDefault="00943165" w14:paraId="16F1C4B2" w14:textId="77777777">
            <w:pPr>
              <w:spacing w:after="160" w:line="279" w:lineRule="auto"/>
              <w:rPr>
                <w:rFonts w:ascii="Calibri" w:hAnsi="Calibri" w:eastAsia="MS Mincho" w:cs="Calibri"/>
              </w:rPr>
            </w:pPr>
            <w:r w:rsidRPr="00943165">
              <w:rPr>
                <w:rFonts w:ascii="Calibri" w:hAnsi="Calibri" w:eastAsia="MS Mincho" w:cs="Calibri"/>
              </w:rPr>
              <w:t>Managed service, HIPAA eligible, no model hosting overhead</w:t>
            </w:r>
          </w:p>
        </w:tc>
        <w:tc>
          <w:tcPr>
            <w:tcW w:w="1438" w:type="dxa"/>
            <w:hideMark/>
          </w:tcPr>
          <w:p w:rsidRPr="00943165" w:rsidR="00943165" w:rsidP="00943165" w:rsidRDefault="00943165" w14:paraId="5413A85F" w14:textId="544E6E98">
            <w:pPr>
              <w:spacing w:after="160" w:line="279" w:lineRule="auto"/>
              <w:rPr>
                <w:rFonts w:ascii="Calibri" w:hAnsi="Calibri" w:eastAsia="MS Mincho" w:cs="Calibri"/>
              </w:rPr>
            </w:pPr>
          </w:p>
        </w:tc>
      </w:tr>
      <w:tr w:rsidRPr="00943165" w:rsidR="00943165" w:rsidTr="00D00F23" w14:paraId="40B06977" w14:textId="77777777">
        <w:tc>
          <w:tcPr>
            <w:tcW w:w="1075" w:type="dxa"/>
            <w:hideMark/>
          </w:tcPr>
          <w:p w:rsidRPr="00943165" w:rsidR="00943165" w:rsidP="00943165" w:rsidRDefault="00943165" w14:paraId="56B21F9E" w14:textId="77777777">
            <w:pPr>
              <w:spacing w:after="160" w:line="279" w:lineRule="auto"/>
              <w:rPr>
                <w:rFonts w:ascii="Calibri" w:hAnsi="Calibri" w:eastAsia="MS Mincho" w:cs="Calibri"/>
              </w:rPr>
            </w:pPr>
            <w:r w:rsidRPr="00943165">
              <w:rPr>
                <w:rFonts w:ascii="Calibri" w:hAnsi="Calibri" w:eastAsia="MS Mincho" w:cs="Calibri"/>
              </w:rPr>
              <w:t>ADR-002</w:t>
            </w:r>
          </w:p>
        </w:tc>
        <w:tc>
          <w:tcPr>
            <w:tcW w:w="0" w:type="auto"/>
            <w:hideMark/>
          </w:tcPr>
          <w:p w:rsidRPr="00943165" w:rsidR="00943165" w:rsidP="00943165" w:rsidRDefault="00943165" w14:paraId="0A73D70E" w14:textId="77777777">
            <w:pPr>
              <w:spacing w:after="160" w:line="279" w:lineRule="auto"/>
              <w:rPr>
                <w:rFonts w:ascii="Calibri" w:hAnsi="Calibri" w:eastAsia="MS Mincho" w:cs="Calibri"/>
              </w:rPr>
            </w:pPr>
            <w:r w:rsidRPr="00943165">
              <w:rPr>
                <w:rFonts w:ascii="Calibri" w:hAnsi="Calibri" w:eastAsia="MS Mincho" w:cs="Calibri"/>
              </w:rPr>
              <w:t>Use Strands AI for agentic framework</w:t>
            </w:r>
          </w:p>
        </w:tc>
        <w:tc>
          <w:tcPr>
            <w:tcW w:w="4630" w:type="dxa"/>
            <w:hideMark/>
          </w:tcPr>
          <w:p w:rsidRPr="00943165" w:rsidR="00943165" w:rsidP="00943165" w:rsidRDefault="00943165" w14:paraId="190DE1B8" w14:textId="77777777">
            <w:pPr>
              <w:spacing w:after="160" w:line="279" w:lineRule="auto"/>
              <w:rPr>
                <w:rFonts w:ascii="Calibri" w:hAnsi="Calibri" w:eastAsia="MS Mincho" w:cs="Calibri"/>
              </w:rPr>
            </w:pPr>
            <w:r w:rsidRPr="00943165">
              <w:rPr>
                <w:rFonts w:ascii="Calibri" w:hAnsi="Calibri" w:eastAsia="MS Mincho" w:cs="Calibri"/>
              </w:rPr>
              <w:t>Long-term memory, tool integration, schema learning</w:t>
            </w:r>
          </w:p>
        </w:tc>
        <w:tc>
          <w:tcPr>
            <w:tcW w:w="1438" w:type="dxa"/>
            <w:hideMark/>
          </w:tcPr>
          <w:p w:rsidRPr="00943165" w:rsidR="00943165" w:rsidP="00943165" w:rsidRDefault="00943165" w14:paraId="44991B12" w14:textId="5FF5B241">
            <w:pPr>
              <w:spacing w:after="160" w:line="279" w:lineRule="auto"/>
              <w:rPr>
                <w:rFonts w:ascii="Calibri" w:hAnsi="Calibri" w:eastAsia="MS Mincho" w:cs="Calibri"/>
              </w:rPr>
            </w:pPr>
          </w:p>
        </w:tc>
      </w:tr>
      <w:tr w:rsidRPr="00943165" w:rsidR="00943165" w:rsidTr="00D00F23" w14:paraId="2BC2EC38" w14:textId="77777777">
        <w:tc>
          <w:tcPr>
            <w:tcW w:w="1075" w:type="dxa"/>
            <w:hideMark/>
          </w:tcPr>
          <w:p w:rsidRPr="00943165" w:rsidR="00943165" w:rsidP="00943165" w:rsidRDefault="00943165" w14:paraId="4ACAD199" w14:textId="77777777">
            <w:pPr>
              <w:spacing w:after="160" w:line="279" w:lineRule="auto"/>
              <w:rPr>
                <w:rFonts w:ascii="Calibri" w:hAnsi="Calibri" w:eastAsia="MS Mincho" w:cs="Calibri"/>
              </w:rPr>
            </w:pPr>
            <w:r w:rsidRPr="00943165">
              <w:rPr>
                <w:rFonts w:ascii="Calibri" w:hAnsi="Calibri" w:eastAsia="MS Mincho" w:cs="Calibri"/>
              </w:rPr>
              <w:t>ADR-003</w:t>
            </w:r>
          </w:p>
        </w:tc>
        <w:tc>
          <w:tcPr>
            <w:tcW w:w="0" w:type="auto"/>
            <w:hideMark/>
          </w:tcPr>
          <w:p w:rsidRPr="00943165" w:rsidR="00943165" w:rsidP="00943165" w:rsidRDefault="00943165" w14:paraId="61D7AC7A" w14:textId="77777777">
            <w:pPr>
              <w:spacing w:after="160" w:line="279" w:lineRule="auto"/>
              <w:rPr>
                <w:rFonts w:ascii="Calibri" w:hAnsi="Calibri" w:eastAsia="MS Mincho" w:cs="Calibri"/>
              </w:rPr>
            </w:pPr>
            <w:r w:rsidRPr="00943165">
              <w:rPr>
                <w:rFonts w:ascii="Calibri" w:hAnsi="Calibri" w:eastAsia="MS Mincho" w:cs="Calibri"/>
              </w:rPr>
              <w:t xml:space="preserve">Use AWS </w:t>
            </w:r>
            <w:proofErr w:type="spellStart"/>
            <w:r w:rsidRPr="00943165">
              <w:rPr>
                <w:rFonts w:ascii="Calibri" w:hAnsi="Calibri" w:eastAsia="MS Mincho" w:cs="Calibri"/>
              </w:rPr>
              <w:t>Agentcore</w:t>
            </w:r>
            <w:proofErr w:type="spellEnd"/>
            <w:r w:rsidRPr="00943165">
              <w:rPr>
                <w:rFonts w:ascii="Calibri" w:hAnsi="Calibri" w:eastAsia="MS Mincho" w:cs="Calibri"/>
              </w:rPr>
              <w:t xml:space="preserve"> for orchestration</w:t>
            </w:r>
          </w:p>
        </w:tc>
        <w:tc>
          <w:tcPr>
            <w:tcW w:w="4630" w:type="dxa"/>
            <w:hideMark/>
          </w:tcPr>
          <w:p w:rsidRPr="00943165" w:rsidR="00943165" w:rsidP="00943165" w:rsidRDefault="00943165" w14:paraId="2A00B29E" w14:textId="77777777">
            <w:pPr>
              <w:spacing w:after="160" w:line="279" w:lineRule="auto"/>
              <w:rPr>
                <w:rFonts w:ascii="Calibri" w:hAnsi="Calibri" w:eastAsia="MS Mincho" w:cs="Calibri"/>
              </w:rPr>
            </w:pPr>
            <w:r w:rsidRPr="00943165">
              <w:rPr>
                <w:rFonts w:ascii="Calibri" w:hAnsi="Calibri" w:eastAsia="MS Mincho" w:cs="Calibri"/>
              </w:rPr>
              <w:t>Native multi-agent coordination, workflow management, tool registry</w:t>
            </w:r>
          </w:p>
        </w:tc>
        <w:tc>
          <w:tcPr>
            <w:tcW w:w="1438" w:type="dxa"/>
          </w:tcPr>
          <w:p w:rsidRPr="00943165" w:rsidR="00943165" w:rsidP="00943165" w:rsidRDefault="00943165" w14:paraId="77D11942" w14:textId="2B33C255">
            <w:pPr>
              <w:spacing w:after="160" w:line="279" w:lineRule="auto"/>
              <w:rPr>
                <w:rFonts w:ascii="Calibri" w:hAnsi="Calibri" w:eastAsia="MS Mincho" w:cs="Calibri"/>
              </w:rPr>
            </w:pPr>
          </w:p>
        </w:tc>
      </w:tr>
      <w:tr w:rsidRPr="00943165" w:rsidR="00943165" w:rsidTr="00D00F23" w14:paraId="17D4982B" w14:textId="77777777">
        <w:tc>
          <w:tcPr>
            <w:tcW w:w="1075" w:type="dxa"/>
            <w:hideMark/>
          </w:tcPr>
          <w:p w:rsidRPr="00943165" w:rsidR="00943165" w:rsidP="00943165" w:rsidRDefault="00943165" w14:paraId="6FECE1E7" w14:textId="77777777">
            <w:pPr>
              <w:spacing w:after="160" w:line="279" w:lineRule="auto"/>
              <w:rPr>
                <w:rFonts w:ascii="Calibri" w:hAnsi="Calibri" w:eastAsia="MS Mincho" w:cs="Calibri"/>
              </w:rPr>
            </w:pPr>
            <w:r w:rsidRPr="00943165">
              <w:rPr>
                <w:rFonts w:ascii="Calibri" w:hAnsi="Calibri" w:eastAsia="MS Mincho" w:cs="Calibri"/>
              </w:rPr>
              <w:t>ADR-004</w:t>
            </w:r>
          </w:p>
        </w:tc>
        <w:tc>
          <w:tcPr>
            <w:tcW w:w="0" w:type="auto"/>
            <w:hideMark/>
          </w:tcPr>
          <w:p w:rsidRPr="00943165" w:rsidR="00943165" w:rsidP="00943165" w:rsidRDefault="00943165" w14:paraId="6DA358A5" w14:textId="77777777">
            <w:pPr>
              <w:spacing w:after="160" w:line="279" w:lineRule="auto"/>
              <w:rPr>
                <w:rFonts w:ascii="Calibri" w:hAnsi="Calibri" w:eastAsia="MS Mincho" w:cs="Calibri"/>
              </w:rPr>
            </w:pPr>
            <w:r w:rsidRPr="00943165">
              <w:rPr>
                <w:rFonts w:ascii="Calibri" w:hAnsi="Calibri" w:eastAsia="MS Mincho" w:cs="Calibri"/>
              </w:rPr>
              <w:t xml:space="preserve">Event-driven architecture via </w:t>
            </w:r>
            <w:proofErr w:type="spellStart"/>
            <w:r w:rsidRPr="00943165">
              <w:rPr>
                <w:rFonts w:ascii="Calibri" w:hAnsi="Calibri" w:eastAsia="MS Mincho" w:cs="Calibri"/>
              </w:rPr>
              <w:t>EventBridge</w:t>
            </w:r>
            <w:proofErr w:type="spellEnd"/>
          </w:p>
        </w:tc>
        <w:tc>
          <w:tcPr>
            <w:tcW w:w="4630" w:type="dxa"/>
            <w:hideMark/>
          </w:tcPr>
          <w:p w:rsidRPr="00943165" w:rsidR="00943165" w:rsidP="00943165" w:rsidRDefault="00943165" w14:paraId="2E8CAA5A" w14:textId="77777777">
            <w:pPr>
              <w:spacing w:after="160" w:line="279" w:lineRule="auto"/>
              <w:rPr>
                <w:rFonts w:ascii="Calibri" w:hAnsi="Calibri" w:eastAsia="MS Mincho" w:cs="Calibri"/>
              </w:rPr>
            </w:pPr>
            <w:r w:rsidRPr="00943165">
              <w:rPr>
                <w:rFonts w:ascii="Calibri" w:hAnsi="Calibri" w:eastAsia="MS Mincho" w:cs="Calibri"/>
              </w:rPr>
              <w:t>Loose coupling, scalability, replay capability</w:t>
            </w:r>
          </w:p>
        </w:tc>
        <w:tc>
          <w:tcPr>
            <w:tcW w:w="1438" w:type="dxa"/>
            <w:hideMark/>
          </w:tcPr>
          <w:p w:rsidRPr="00943165" w:rsidR="00943165" w:rsidP="00943165" w:rsidRDefault="00943165" w14:paraId="657014A3" w14:textId="7BB3046D">
            <w:pPr>
              <w:spacing w:after="160" w:line="279" w:lineRule="auto"/>
              <w:rPr>
                <w:rFonts w:ascii="Calibri" w:hAnsi="Calibri" w:eastAsia="MS Mincho" w:cs="Calibri"/>
              </w:rPr>
            </w:pPr>
          </w:p>
        </w:tc>
      </w:tr>
      <w:tr w:rsidRPr="00943165" w:rsidR="00943165" w:rsidTr="00D00F23" w14:paraId="12AAB599" w14:textId="77777777">
        <w:tc>
          <w:tcPr>
            <w:tcW w:w="1075" w:type="dxa"/>
            <w:hideMark/>
          </w:tcPr>
          <w:p w:rsidRPr="00943165" w:rsidR="00943165" w:rsidP="00943165" w:rsidRDefault="00943165" w14:paraId="51DE7320" w14:textId="77777777">
            <w:pPr>
              <w:spacing w:after="160" w:line="279" w:lineRule="auto"/>
              <w:rPr>
                <w:rFonts w:ascii="Calibri" w:hAnsi="Calibri" w:eastAsia="MS Mincho" w:cs="Calibri"/>
              </w:rPr>
            </w:pPr>
            <w:r w:rsidRPr="00943165">
              <w:rPr>
                <w:rFonts w:ascii="Calibri" w:hAnsi="Calibri" w:eastAsia="MS Mincho" w:cs="Calibri"/>
              </w:rPr>
              <w:t>ADR-005</w:t>
            </w:r>
          </w:p>
        </w:tc>
        <w:tc>
          <w:tcPr>
            <w:tcW w:w="0" w:type="auto"/>
            <w:hideMark/>
          </w:tcPr>
          <w:p w:rsidRPr="00943165" w:rsidR="00943165" w:rsidP="00943165" w:rsidRDefault="00943165" w14:paraId="5DF373BB" w14:textId="77777777">
            <w:pPr>
              <w:spacing w:after="160" w:line="279" w:lineRule="auto"/>
              <w:rPr>
                <w:rFonts w:ascii="Calibri" w:hAnsi="Calibri" w:eastAsia="MS Mincho" w:cs="Calibri"/>
              </w:rPr>
            </w:pPr>
            <w:r w:rsidRPr="00943165">
              <w:rPr>
                <w:rFonts w:ascii="Calibri" w:hAnsi="Calibri" w:eastAsia="MS Mincho" w:cs="Calibri"/>
              </w:rPr>
              <w:t>Redis for hot cache</w:t>
            </w:r>
          </w:p>
        </w:tc>
        <w:tc>
          <w:tcPr>
            <w:tcW w:w="4630" w:type="dxa"/>
            <w:hideMark/>
          </w:tcPr>
          <w:p w:rsidRPr="00943165" w:rsidR="00943165" w:rsidP="00943165" w:rsidRDefault="00943165" w14:paraId="5FABB65B" w14:textId="77777777">
            <w:pPr>
              <w:spacing w:after="160" w:line="279" w:lineRule="auto"/>
              <w:rPr>
                <w:rFonts w:ascii="Calibri" w:hAnsi="Calibri" w:eastAsia="MS Mincho" w:cs="Calibri"/>
              </w:rPr>
            </w:pPr>
            <w:r w:rsidRPr="00943165">
              <w:rPr>
                <w:rFonts w:ascii="Calibri" w:hAnsi="Calibri" w:eastAsia="MS Mincho" w:cs="Calibri"/>
              </w:rPr>
              <w:t>Fast retrieval for active schemas, session state</w:t>
            </w:r>
          </w:p>
        </w:tc>
        <w:tc>
          <w:tcPr>
            <w:tcW w:w="1438" w:type="dxa"/>
            <w:hideMark/>
          </w:tcPr>
          <w:p w:rsidRPr="00943165" w:rsidR="00943165" w:rsidP="00943165" w:rsidRDefault="00943165" w14:paraId="597FB0B3" w14:textId="47A0420C">
            <w:pPr>
              <w:spacing w:after="160" w:line="279" w:lineRule="auto"/>
              <w:rPr>
                <w:rFonts w:ascii="Calibri" w:hAnsi="Calibri" w:eastAsia="MS Mincho" w:cs="Calibri"/>
              </w:rPr>
            </w:pPr>
          </w:p>
        </w:tc>
      </w:tr>
      <w:tr w:rsidRPr="00943165" w:rsidR="00943165" w:rsidTr="00D00F23" w14:paraId="413E3578" w14:textId="77777777">
        <w:tc>
          <w:tcPr>
            <w:tcW w:w="1075" w:type="dxa"/>
            <w:hideMark/>
          </w:tcPr>
          <w:p w:rsidRPr="00943165" w:rsidR="00943165" w:rsidP="00943165" w:rsidRDefault="00943165" w14:paraId="3A0557A5" w14:textId="77777777">
            <w:pPr>
              <w:spacing w:after="160" w:line="279" w:lineRule="auto"/>
              <w:rPr>
                <w:rFonts w:ascii="Calibri" w:hAnsi="Calibri" w:eastAsia="MS Mincho" w:cs="Calibri"/>
              </w:rPr>
            </w:pPr>
            <w:r w:rsidRPr="00943165">
              <w:rPr>
                <w:rFonts w:ascii="Calibri" w:hAnsi="Calibri" w:eastAsia="MS Mincho" w:cs="Calibri"/>
              </w:rPr>
              <w:t>ADR-006</w:t>
            </w:r>
          </w:p>
        </w:tc>
        <w:tc>
          <w:tcPr>
            <w:tcW w:w="0" w:type="auto"/>
            <w:hideMark/>
          </w:tcPr>
          <w:p w:rsidRPr="00943165" w:rsidR="00943165" w:rsidP="00943165" w:rsidRDefault="00943165" w14:paraId="7A001D18" w14:textId="77777777">
            <w:pPr>
              <w:spacing w:after="160" w:line="279" w:lineRule="auto"/>
              <w:rPr>
                <w:rFonts w:ascii="Calibri" w:hAnsi="Calibri" w:eastAsia="MS Mincho" w:cs="Calibri"/>
              </w:rPr>
            </w:pPr>
            <w:r w:rsidRPr="00943165">
              <w:rPr>
                <w:rFonts w:ascii="Calibri" w:hAnsi="Calibri" w:eastAsia="MS Mincho" w:cs="Calibri"/>
              </w:rPr>
              <w:t>DynamoDB for long-term memory</w:t>
            </w:r>
          </w:p>
        </w:tc>
        <w:tc>
          <w:tcPr>
            <w:tcW w:w="4630" w:type="dxa"/>
            <w:hideMark/>
          </w:tcPr>
          <w:p w:rsidRPr="00943165" w:rsidR="00943165" w:rsidP="00943165" w:rsidRDefault="00943165" w14:paraId="71691ED9" w14:textId="77777777">
            <w:pPr>
              <w:spacing w:after="160" w:line="279" w:lineRule="auto"/>
              <w:rPr>
                <w:rFonts w:ascii="Calibri" w:hAnsi="Calibri" w:eastAsia="MS Mincho" w:cs="Calibri"/>
              </w:rPr>
            </w:pPr>
            <w:r w:rsidRPr="00943165">
              <w:rPr>
                <w:rFonts w:ascii="Calibri" w:hAnsi="Calibri" w:eastAsia="MS Mincho" w:cs="Calibri"/>
              </w:rPr>
              <w:t>Persistent agent memory, conversation history across sessions</w:t>
            </w:r>
          </w:p>
        </w:tc>
        <w:tc>
          <w:tcPr>
            <w:tcW w:w="1438" w:type="dxa"/>
            <w:hideMark/>
          </w:tcPr>
          <w:p w:rsidRPr="00943165" w:rsidR="00943165" w:rsidP="00943165" w:rsidRDefault="00943165" w14:paraId="68D151DB" w14:textId="3ECA42F5">
            <w:pPr>
              <w:spacing w:after="160" w:line="279" w:lineRule="auto"/>
              <w:rPr>
                <w:rFonts w:ascii="Calibri" w:hAnsi="Calibri" w:eastAsia="MS Mincho" w:cs="Calibri"/>
              </w:rPr>
            </w:pPr>
          </w:p>
        </w:tc>
      </w:tr>
      <w:tr w:rsidRPr="00943165" w:rsidR="00943165" w:rsidTr="00D00F23" w14:paraId="1414DB24" w14:textId="77777777">
        <w:tc>
          <w:tcPr>
            <w:tcW w:w="1075" w:type="dxa"/>
            <w:hideMark/>
          </w:tcPr>
          <w:p w:rsidRPr="00943165" w:rsidR="00943165" w:rsidP="00943165" w:rsidRDefault="00943165" w14:paraId="0A96208D" w14:textId="77777777">
            <w:pPr>
              <w:spacing w:after="160" w:line="279" w:lineRule="auto"/>
              <w:rPr>
                <w:rFonts w:ascii="Calibri" w:hAnsi="Calibri" w:eastAsia="MS Mincho" w:cs="Calibri"/>
              </w:rPr>
            </w:pPr>
            <w:r w:rsidRPr="00943165">
              <w:rPr>
                <w:rFonts w:ascii="Calibri" w:hAnsi="Calibri" w:eastAsia="MS Mincho" w:cs="Calibri"/>
              </w:rPr>
              <w:t>ADR-007</w:t>
            </w:r>
          </w:p>
        </w:tc>
        <w:tc>
          <w:tcPr>
            <w:tcW w:w="0" w:type="auto"/>
            <w:hideMark/>
          </w:tcPr>
          <w:p w:rsidRPr="00943165" w:rsidR="00943165" w:rsidP="00943165" w:rsidRDefault="00943165" w14:paraId="3C6B808A" w14:textId="77777777">
            <w:pPr>
              <w:spacing w:after="160" w:line="279" w:lineRule="auto"/>
              <w:rPr>
                <w:rFonts w:ascii="Calibri" w:hAnsi="Calibri" w:eastAsia="MS Mincho" w:cs="Calibri"/>
              </w:rPr>
            </w:pPr>
            <w:r w:rsidRPr="00943165">
              <w:rPr>
                <w:rFonts w:ascii="Calibri" w:hAnsi="Calibri" w:eastAsia="MS Mincho" w:cs="Calibri"/>
              </w:rPr>
              <w:t>DynamoDB for rules storage</w:t>
            </w:r>
          </w:p>
        </w:tc>
        <w:tc>
          <w:tcPr>
            <w:tcW w:w="4630" w:type="dxa"/>
            <w:hideMark/>
          </w:tcPr>
          <w:p w:rsidRPr="00943165" w:rsidR="00943165" w:rsidP="00943165" w:rsidRDefault="00943165" w14:paraId="032EF445" w14:textId="77777777">
            <w:pPr>
              <w:spacing w:after="160" w:line="279" w:lineRule="auto"/>
              <w:rPr>
                <w:rFonts w:ascii="Calibri" w:hAnsi="Calibri" w:eastAsia="MS Mincho" w:cs="Calibri"/>
              </w:rPr>
            </w:pPr>
            <w:r w:rsidRPr="00943165">
              <w:rPr>
                <w:rFonts w:ascii="Calibri" w:hAnsi="Calibri" w:eastAsia="MS Mincho" w:cs="Calibri"/>
              </w:rPr>
              <w:t>Versioned rules, validation patterns, compliance policies</w:t>
            </w:r>
          </w:p>
        </w:tc>
        <w:tc>
          <w:tcPr>
            <w:tcW w:w="1438" w:type="dxa"/>
            <w:hideMark/>
          </w:tcPr>
          <w:p w:rsidRPr="00943165" w:rsidR="00943165" w:rsidP="00943165" w:rsidRDefault="00943165" w14:paraId="3B5DAF24" w14:textId="650653D0">
            <w:pPr>
              <w:spacing w:after="160" w:line="279" w:lineRule="auto"/>
              <w:rPr>
                <w:rFonts w:ascii="Calibri" w:hAnsi="Calibri" w:eastAsia="MS Mincho" w:cs="Calibri"/>
              </w:rPr>
            </w:pPr>
          </w:p>
        </w:tc>
      </w:tr>
      <w:tr w:rsidRPr="00943165" w:rsidR="00943165" w:rsidTr="00D00F23" w14:paraId="41CFB53A" w14:textId="77777777">
        <w:tc>
          <w:tcPr>
            <w:tcW w:w="1075" w:type="dxa"/>
            <w:hideMark/>
          </w:tcPr>
          <w:p w:rsidRPr="00943165" w:rsidR="00943165" w:rsidP="00943165" w:rsidRDefault="00943165" w14:paraId="7F279D23" w14:textId="77777777">
            <w:pPr>
              <w:spacing w:after="160" w:line="279" w:lineRule="auto"/>
              <w:rPr>
                <w:rFonts w:ascii="Calibri" w:hAnsi="Calibri" w:eastAsia="MS Mincho" w:cs="Calibri"/>
              </w:rPr>
            </w:pPr>
            <w:r w:rsidRPr="00943165">
              <w:rPr>
                <w:rFonts w:ascii="Calibri" w:hAnsi="Calibri" w:eastAsia="MS Mincho" w:cs="Calibri"/>
              </w:rPr>
              <w:t>ADR-008</w:t>
            </w:r>
          </w:p>
        </w:tc>
        <w:tc>
          <w:tcPr>
            <w:tcW w:w="0" w:type="auto"/>
            <w:hideMark/>
          </w:tcPr>
          <w:p w:rsidRPr="00943165" w:rsidR="00943165" w:rsidP="00943165" w:rsidRDefault="00943165" w14:paraId="2DC4363C" w14:textId="77777777">
            <w:pPr>
              <w:spacing w:after="160" w:line="279" w:lineRule="auto"/>
              <w:rPr>
                <w:rFonts w:ascii="Calibri" w:hAnsi="Calibri" w:eastAsia="MS Mincho" w:cs="Calibri"/>
              </w:rPr>
            </w:pPr>
            <w:r w:rsidRPr="00943165">
              <w:rPr>
                <w:rFonts w:ascii="Calibri" w:hAnsi="Calibri" w:eastAsia="MS Mincho" w:cs="Calibri"/>
              </w:rPr>
              <w:t>DynamoDB for schema store</w:t>
            </w:r>
          </w:p>
        </w:tc>
        <w:tc>
          <w:tcPr>
            <w:tcW w:w="4630" w:type="dxa"/>
            <w:hideMark/>
          </w:tcPr>
          <w:p w:rsidRPr="00943165" w:rsidR="00943165" w:rsidP="00943165" w:rsidRDefault="00943165" w14:paraId="5B6172A3" w14:textId="77777777">
            <w:pPr>
              <w:spacing w:after="160" w:line="279" w:lineRule="auto"/>
              <w:rPr>
                <w:rFonts w:ascii="Calibri" w:hAnsi="Calibri" w:eastAsia="MS Mincho" w:cs="Calibri"/>
              </w:rPr>
            </w:pPr>
            <w:r w:rsidRPr="00943165">
              <w:rPr>
                <w:rFonts w:ascii="Calibri" w:hAnsi="Calibri" w:eastAsia="MS Mincho" w:cs="Calibri"/>
              </w:rPr>
              <w:t>Learned vendor schemas with confidence tracking</w:t>
            </w:r>
          </w:p>
        </w:tc>
        <w:tc>
          <w:tcPr>
            <w:tcW w:w="1438" w:type="dxa"/>
            <w:hideMark/>
          </w:tcPr>
          <w:p w:rsidRPr="00943165" w:rsidR="00943165" w:rsidP="00943165" w:rsidRDefault="00943165" w14:paraId="4477C50F" w14:textId="28C56695">
            <w:pPr>
              <w:spacing w:after="160" w:line="279" w:lineRule="auto"/>
              <w:rPr>
                <w:rFonts w:ascii="Calibri" w:hAnsi="Calibri" w:eastAsia="MS Mincho" w:cs="Calibri"/>
              </w:rPr>
            </w:pPr>
          </w:p>
        </w:tc>
      </w:tr>
      <w:tr w:rsidRPr="00943165" w:rsidR="00943165" w:rsidTr="00D00F23" w14:paraId="1E491BDB" w14:textId="77777777">
        <w:tc>
          <w:tcPr>
            <w:tcW w:w="1075" w:type="dxa"/>
            <w:hideMark/>
          </w:tcPr>
          <w:p w:rsidRPr="00943165" w:rsidR="00943165" w:rsidP="00943165" w:rsidRDefault="00943165" w14:paraId="586857AC" w14:textId="77777777">
            <w:pPr>
              <w:spacing w:after="160" w:line="279" w:lineRule="auto"/>
              <w:rPr>
                <w:rFonts w:ascii="Calibri" w:hAnsi="Calibri" w:eastAsia="MS Mincho" w:cs="Calibri"/>
              </w:rPr>
            </w:pPr>
            <w:r w:rsidRPr="00943165">
              <w:rPr>
                <w:rFonts w:ascii="Calibri" w:hAnsi="Calibri" w:eastAsia="MS Mincho" w:cs="Calibri"/>
              </w:rPr>
              <w:t>ADR-009</w:t>
            </w:r>
          </w:p>
        </w:tc>
        <w:tc>
          <w:tcPr>
            <w:tcW w:w="0" w:type="auto"/>
            <w:hideMark/>
          </w:tcPr>
          <w:p w:rsidRPr="00943165" w:rsidR="00943165" w:rsidP="00943165" w:rsidRDefault="00943165" w14:paraId="35F84703" w14:textId="77777777">
            <w:pPr>
              <w:spacing w:after="160" w:line="279" w:lineRule="auto"/>
              <w:rPr>
                <w:rFonts w:ascii="Calibri" w:hAnsi="Calibri" w:eastAsia="MS Mincho" w:cs="Calibri"/>
              </w:rPr>
            </w:pPr>
            <w:r w:rsidRPr="00943165">
              <w:rPr>
                <w:rFonts w:ascii="Calibri" w:hAnsi="Calibri" w:eastAsia="MS Mincho" w:cs="Calibri"/>
              </w:rPr>
              <w:t>ECS Fargate over Lambda</w:t>
            </w:r>
          </w:p>
        </w:tc>
        <w:tc>
          <w:tcPr>
            <w:tcW w:w="4630" w:type="dxa"/>
            <w:hideMark/>
          </w:tcPr>
          <w:p w:rsidRPr="00943165" w:rsidR="00943165" w:rsidP="00943165" w:rsidRDefault="00943165" w14:paraId="10C91CA7" w14:textId="77777777">
            <w:pPr>
              <w:spacing w:after="160" w:line="279" w:lineRule="auto"/>
              <w:rPr>
                <w:rFonts w:ascii="Calibri" w:hAnsi="Calibri" w:eastAsia="MS Mincho" w:cs="Calibri"/>
              </w:rPr>
            </w:pPr>
            <w:r w:rsidRPr="00943165">
              <w:rPr>
                <w:rFonts w:ascii="Calibri" w:hAnsi="Calibri" w:eastAsia="MS Mincho" w:cs="Calibri"/>
              </w:rPr>
              <w:t>Long-running tasks, consistent environment, easier debugging</w:t>
            </w:r>
          </w:p>
        </w:tc>
        <w:tc>
          <w:tcPr>
            <w:tcW w:w="1438" w:type="dxa"/>
            <w:hideMark/>
          </w:tcPr>
          <w:p w:rsidRPr="00943165" w:rsidR="00943165" w:rsidP="00943165" w:rsidRDefault="00943165" w14:paraId="0E5CEEFD" w14:textId="37FD1E26">
            <w:pPr>
              <w:spacing w:after="160" w:line="279" w:lineRule="auto"/>
              <w:rPr>
                <w:rFonts w:ascii="Calibri" w:hAnsi="Calibri" w:eastAsia="MS Mincho" w:cs="Calibri"/>
              </w:rPr>
            </w:pPr>
          </w:p>
        </w:tc>
      </w:tr>
      <w:tr w:rsidRPr="00943165" w:rsidR="00943165" w:rsidTr="00D00F23" w14:paraId="3339F7DE" w14:textId="77777777">
        <w:tc>
          <w:tcPr>
            <w:tcW w:w="1075" w:type="dxa"/>
            <w:hideMark/>
          </w:tcPr>
          <w:p w:rsidRPr="00943165" w:rsidR="00943165" w:rsidP="00943165" w:rsidRDefault="00943165" w14:paraId="75BE6005" w14:textId="77777777">
            <w:pPr>
              <w:spacing w:after="160" w:line="279" w:lineRule="auto"/>
              <w:rPr>
                <w:rFonts w:ascii="Calibri" w:hAnsi="Calibri" w:eastAsia="MS Mincho" w:cs="Calibri"/>
              </w:rPr>
            </w:pPr>
            <w:r w:rsidRPr="00943165">
              <w:rPr>
                <w:rFonts w:ascii="Calibri" w:hAnsi="Calibri" w:eastAsia="MS Mincho" w:cs="Calibri"/>
              </w:rPr>
              <w:t>ADR-010</w:t>
            </w:r>
          </w:p>
        </w:tc>
        <w:tc>
          <w:tcPr>
            <w:tcW w:w="0" w:type="auto"/>
            <w:hideMark/>
          </w:tcPr>
          <w:p w:rsidRPr="00943165" w:rsidR="00943165" w:rsidP="00943165" w:rsidRDefault="00943165" w14:paraId="23769A40" w14:textId="7776CA0F">
            <w:pPr>
              <w:spacing w:after="160" w:line="279" w:lineRule="auto"/>
              <w:rPr>
                <w:rFonts w:ascii="Calibri" w:hAnsi="Calibri" w:eastAsia="MS Mincho" w:cs="Calibri"/>
              </w:rPr>
            </w:pPr>
            <w:r w:rsidRPr="00943165">
              <w:rPr>
                <w:rFonts w:ascii="Calibri" w:hAnsi="Calibri" w:eastAsia="MS Mincho" w:cs="Calibri"/>
              </w:rPr>
              <w:t>Token Service for bank data</w:t>
            </w:r>
            <w:ins w:author="Koushik Sinha" w:date="2026-02-02T17:23:00Z" w16du:dateUtc="2026-02-02T22:23:00Z" w:id="170">
              <w:r w:rsidR="00E73E91">
                <w:rPr>
                  <w:rFonts w:ascii="Calibri" w:hAnsi="Calibri" w:eastAsia="MS Mincho" w:cs="Calibri"/>
                </w:rPr>
                <w:t xml:space="preserve"> (</w:t>
              </w:r>
              <w:proofErr w:type="spellStart"/>
              <w:r w:rsidR="00E73E91">
                <w:rPr>
                  <w:rFonts w:ascii="Calibri" w:hAnsi="Calibri" w:eastAsia="MS Mincho" w:cs="Calibri"/>
                </w:rPr>
                <w:t>TokenX</w:t>
              </w:r>
              <w:proofErr w:type="spellEnd"/>
              <w:r w:rsidR="00E73E91">
                <w:rPr>
                  <w:rFonts w:ascii="Calibri" w:hAnsi="Calibri" w:eastAsia="MS Mincho" w:cs="Calibri"/>
                </w:rPr>
                <w:t>)</w:t>
              </w:r>
            </w:ins>
          </w:p>
        </w:tc>
        <w:tc>
          <w:tcPr>
            <w:tcW w:w="4630" w:type="dxa"/>
            <w:hideMark/>
          </w:tcPr>
          <w:p w:rsidRPr="00943165" w:rsidR="00943165" w:rsidP="00943165" w:rsidRDefault="00943165" w14:paraId="18085B99" w14:textId="77777777">
            <w:pPr>
              <w:spacing w:after="160" w:line="279" w:lineRule="auto"/>
              <w:rPr>
                <w:rFonts w:ascii="Calibri" w:hAnsi="Calibri" w:eastAsia="MS Mincho" w:cs="Calibri"/>
              </w:rPr>
            </w:pPr>
            <w:r w:rsidRPr="00943165">
              <w:rPr>
                <w:rFonts w:ascii="Calibri" w:hAnsi="Calibri" w:eastAsia="MS Mincho" w:cs="Calibri"/>
              </w:rPr>
              <w:t>NACHA compliance, no bank data in cloud</w:t>
            </w:r>
          </w:p>
        </w:tc>
        <w:tc>
          <w:tcPr>
            <w:tcW w:w="1438" w:type="dxa"/>
            <w:hideMark/>
          </w:tcPr>
          <w:p w:rsidRPr="00943165" w:rsidR="00943165" w:rsidP="00943165" w:rsidRDefault="00943165" w14:paraId="13AEC7F7" w14:textId="047A5E3E">
            <w:pPr>
              <w:spacing w:after="160" w:line="279" w:lineRule="auto"/>
              <w:rPr>
                <w:rFonts w:ascii="Calibri" w:hAnsi="Calibri" w:eastAsia="MS Mincho" w:cs="Calibri"/>
              </w:rPr>
            </w:pPr>
          </w:p>
        </w:tc>
      </w:tr>
      <w:tr w:rsidRPr="00943165" w:rsidR="00943165" w:rsidTr="00D00F23" w14:paraId="5194DAFB" w14:textId="77777777">
        <w:tc>
          <w:tcPr>
            <w:tcW w:w="1075" w:type="dxa"/>
            <w:hideMark/>
          </w:tcPr>
          <w:p w:rsidRPr="00943165" w:rsidR="00943165" w:rsidP="00943165" w:rsidRDefault="00943165" w14:paraId="51E6CEC6" w14:textId="77777777">
            <w:pPr>
              <w:spacing w:after="160" w:line="279" w:lineRule="auto"/>
              <w:rPr>
                <w:rFonts w:ascii="Calibri" w:hAnsi="Calibri" w:eastAsia="MS Mincho" w:cs="Calibri"/>
              </w:rPr>
            </w:pPr>
            <w:r w:rsidRPr="00943165">
              <w:rPr>
                <w:rFonts w:ascii="Calibri" w:hAnsi="Calibri" w:eastAsia="MS Mincho" w:cs="Calibri"/>
              </w:rPr>
              <w:t>ADR-011</w:t>
            </w:r>
          </w:p>
        </w:tc>
        <w:tc>
          <w:tcPr>
            <w:tcW w:w="0" w:type="auto"/>
            <w:hideMark/>
          </w:tcPr>
          <w:p w:rsidRPr="00943165" w:rsidR="00943165" w:rsidP="00943165" w:rsidRDefault="00943165" w14:paraId="1E975494" w14:textId="77777777">
            <w:pPr>
              <w:spacing w:after="160" w:line="279" w:lineRule="auto"/>
              <w:rPr>
                <w:rFonts w:ascii="Calibri" w:hAnsi="Calibri" w:eastAsia="MS Mincho" w:cs="Calibri"/>
              </w:rPr>
            </w:pPr>
            <w:r w:rsidRPr="00943165">
              <w:rPr>
                <w:rFonts w:ascii="Calibri" w:hAnsi="Calibri" w:eastAsia="MS Mincho" w:cs="Calibri"/>
              </w:rPr>
              <w:t>S3 for file storage</w:t>
            </w:r>
          </w:p>
        </w:tc>
        <w:tc>
          <w:tcPr>
            <w:tcW w:w="4630" w:type="dxa"/>
            <w:hideMark/>
          </w:tcPr>
          <w:p w:rsidRPr="00943165" w:rsidR="00943165" w:rsidP="00943165" w:rsidRDefault="00943165" w14:paraId="2E9472A8" w14:textId="77777777">
            <w:pPr>
              <w:spacing w:after="160" w:line="279" w:lineRule="auto"/>
              <w:rPr>
                <w:rFonts w:ascii="Calibri" w:hAnsi="Calibri" w:eastAsia="MS Mincho" w:cs="Calibri"/>
              </w:rPr>
            </w:pPr>
            <w:r w:rsidRPr="00943165">
              <w:rPr>
                <w:rFonts w:ascii="Calibri" w:hAnsi="Calibri" w:eastAsia="MS Mincho" w:cs="Calibri"/>
              </w:rPr>
              <w:t>Cost-effective, durable, event triggers</w:t>
            </w:r>
          </w:p>
        </w:tc>
        <w:tc>
          <w:tcPr>
            <w:tcW w:w="1438" w:type="dxa"/>
            <w:hideMark/>
          </w:tcPr>
          <w:p w:rsidRPr="00943165" w:rsidR="00943165" w:rsidP="00943165" w:rsidRDefault="00943165" w14:paraId="0FFF560D" w14:textId="657E1A1B">
            <w:pPr>
              <w:spacing w:after="160" w:line="279" w:lineRule="auto"/>
              <w:rPr>
                <w:rFonts w:ascii="Calibri" w:hAnsi="Calibri" w:eastAsia="MS Mincho" w:cs="Calibri"/>
              </w:rPr>
            </w:pPr>
          </w:p>
        </w:tc>
      </w:tr>
      <w:tr w:rsidRPr="00943165" w:rsidR="00943165" w:rsidTr="00D00F23" w14:paraId="005086BB" w14:textId="77777777">
        <w:tc>
          <w:tcPr>
            <w:tcW w:w="1075" w:type="dxa"/>
            <w:hideMark/>
          </w:tcPr>
          <w:p w:rsidRPr="00943165" w:rsidR="00943165" w:rsidP="00943165" w:rsidRDefault="00943165" w14:paraId="56A1BA1B" w14:textId="77777777">
            <w:pPr>
              <w:spacing w:after="160" w:line="279" w:lineRule="auto"/>
              <w:rPr>
                <w:rFonts w:ascii="Calibri" w:hAnsi="Calibri" w:eastAsia="MS Mincho" w:cs="Calibri"/>
              </w:rPr>
            </w:pPr>
            <w:r w:rsidRPr="00943165">
              <w:rPr>
                <w:rFonts w:ascii="Calibri" w:hAnsi="Calibri" w:eastAsia="MS Mincho" w:cs="Calibri"/>
              </w:rPr>
              <w:t>ADR-012</w:t>
            </w:r>
          </w:p>
        </w:tc>
        <w:tc>
          <w:tcPr>
            <w:tcW w:w="0" w:type="auto"/>
            <w:hideMark/>
          </w:tcPr>
          <w:p w:rsidRPr="00943165" w:rsidR="00943165" w:rsidP="00943165" w:rsidRDefault="00943165" w14:paraId="156D7F5E" w14:textId="77777777">
            <w:pPr>
              <w:spacing w:after="160" w:line="279" w:lineRule="auto"/>
              <w:rPr>
                <w:rFonts w:ascii="Calibri" w:hAnsi="Calibri" w:eastAsia="MS Mincho" w:cs="Calibri"/>
              </w:rPr>
            </w:pPr>
            <w:r w:rsidRPr="00943165">
              <w:rPr>
                <w:rFonts w:ascii="Calibri" w:hAnsi="Calibri" w:eastAsia="MS Mincho" w:cs="Calibri"/>
              </w:rPr>
              <w:t>Direct Connect for on-prem</w:t>
            </w:r>
          </w:p>
        </w:tc>
        <w:tc>
          <w:tcPr>
            <w:tcW w:w="4630" w:type="dxa"/>
            <w:hideMark/>
          </w:tcPr>
          <w:p w:rsidRPr="00943165" w:rsidR="00943165" w:rsidP="00943165" w:rsidRDefault="00943165" w14:paraId="24BBFFA8" w14:textId="77777777">
            <w:pPr>
              <w:spacing w:after="160" w:line="279" w:lineRule="auto"/>
              <w:rPr>
                <w:rFonts w:ascii="Calibri" w:hAnsi="Calibri" w:eastAsia="MS Mincho" w:cs="Calibri"/>
              </w:rPr>
            </w:pPr>
            <w:r w:rsidRPr="00943165">
              <w:rPr>
                <w:rFonts w:ascii="Calibri" w:hAnsi="Calibri" w:eastAsia="MS Mincho" w:cs="Calibri"/>
              </w:rPr>
              <w:t>Low latency, secure, high bandwidth</w:t>
            </w:r>
          </w:p>
        </w:tc>
        <w:tc>
          <w:tcPr>
            <w:tcW w:w="1438" w:type="dxa"/>
            <w:hideMark/>
          </w:tcPr>
          <w:p w:rsidRPr="00943165" w:rsidR="00943165" w:rsidP="00943165" w:rsidRDefault="00943165" w14:paraId="5B4BA6F2" w14:textId="31BC76BE">
            <w:pPr>
              <w:spacing w:after="160" w:line="279" w:lineRule="auto"/>
              <w:rPr>
                <w:rFonts w:ascii="Calibri" w:hAnsi="Calibri" w:eastAsia="MS Mincho" w:cs="Calibri"/>
              </w:rPr>
            </w:pPr>
          </w:p>
        </w:tc>
      </w:tr>
      <w:tr w:rsidRPr="00943165" w:rsidR="00943165" w:rsidTr="00D00F23" w14:paraId="79BCF401" w14:textId="77777777">
        <w:tc>
          <w:tcPr>
            <w:tcW w:w="1075" w:type="dxa"/>
            <w:hideMark/>
          </w:tcPr>
          <w:p w:rsidRPr="00943165" w:rsidR="00943165" w:rsidP="00943165" w:rsidRDefault="00943165" w14:paraId="2C4D6E3B" w14:textId="77777777">
            <w:pPr>
              <w:spacing w:after="160" w:line="279" w:lineRule="auto"/>
              <w:rPr>
                <w:rFonts w:ascii="Calibri" w:hAnsi="Calibri" w:eastAsia="MS Mincho" w:cs="Calibri"/>
              </w:rPr>
            </w:pPr>
            <w:r w:rsidRPr="00943165">
              <w:rPr>
                <w:rFonts w:ascii="Calibri" w:hAnsi="Calibri" w:eastAsia="MS Mincho" w:cs="Calibri"/>
              </w:rPr>
              <w:t>ADR-013</w:t>
            </w:r>
          </w:p>
        </w:tc>
        <w:tc>
          <w:tcPr>
            <w:tcW w:w="0" w:type="auto"/>
            <w:hideMark/>
          </w:tcPr>
          <w:p w:rsidRPr="00943165" w:rsidR="00943165" w:rsidP="00943165" w:rsidRDefault="00943165" w14:paraId="318A8D0D" w14:textId="77777777">
            <w:pPr>
              <w:spacing w:after="160" w:line="279" w:lineRule="auto"/>
              <w:rPr>
                <w:rFonts w:ascii="Calibri" w:hAnsi="Calibri" w:eastAsia="MS Mincho" w:cs="Calibri"/>
              </w:rPr>
            </w:pPr>
            <w:r w:rsidRPr="00943165">
              <w:rPr>
                <w:rFonts w:ascii="Calibri" w:hAnsi="Calibri" w:eastAsia="MS Mincho" w:cs="Calibri"/>
              </w:rPr>
              <w:t>Blue-Green deployment</w:t>
            </w:r>
          </w:p>
        </w:tc>
        <w:tc>
          <w:tcPr>
            <w:tcW w:w="4630" w:type="dxa"/>
            <w:hideMark/>
          </w:tcPr>
          <w:p w:rsidRPr="00943165" w:rsidR="00943165" w:rsidP="00943165" w:rsidRDefault="00943165" w14:paraId="2B51F5C1" w14:textId="77777777">
            <w:pPr>
              <w:spacing w:after="160" w:line="279" w:lineRule="auto"/>
              <w:rPr>
                <w:rFonts w:ascii="Calibri" w:hAnsi="Calibri" w:eastAsia="MS Mincho" w:cs="Calibri"/>
              </w:rPr>
            </w:pPr>
            <w:r w:rsidRPr="00943165">
              <w:rPr>
                <w:rFonts w:ascii="Calibri" w:hAnsi="Calibri" w:eastAsia="MS Mincho" w:cs="Calibri"/>
              </w:rPr>
              <w:t>Zero-downtime, easy rollback</w:t>
            </w:r>
          </w:p>
        </w:tc>
        <w:tc>
          <w:tcPr>
            <w:tcW w:w="1438" w:type="dxa"/>
            <w:hideMark/>
          </w:tcPr>
          <w:p w:rsidRPr="00943165" w:rsidR="00943165" w:rsidP="00943165" w:rsidRDefault="00943165" w14:paraId="024DB247" w14:textId="566A94D5">
            <w:pPr>
              <w:spacing w:after="160" w:line="279" w:lineRule="auto"/>
              <w:rPr>
                <w:rFonts w:ascii="Calibri" w:hAnsi="Calibri" w:eastAsia="MS Mincho" w:cs="Calibri"/>
              </w:rPr>
            </w:pPr>
          </w:p>
        </w:tc>
      </w:tr>
    </w:tbl>
    <w:p w:rsidR="00B93E37" w:rsidP="00B67A11" w:rsidRDefault="00B93E37" w14:paraId="4791CDD3" w14:textId="77777777">
      <w:pPr>
        <w:rPr>
          <w:rFonts w:ascii="Calibri" w:hAnsi="Calibri" w:eastAsia="MS Mincho" w:cs="Calibri"/>
          <w:b/>
          <w:bCs/>
        </w:rPr>
      </w:pPr>
    </w:p>
    <w:p w:rsidR="00B93E37" w:rsidP="00B67A11" w:rsidRDefault="00B93E37" w14:paraId="5A551E30" w14:textId="77777777">
      <w:pPr>
        <w:rPr>
          <w:rFonts w:ascii="Calibri" w:hAnsi="Calibri" w:eastAsia="MS Mincho" w:cs="Calibri"/>
          <w:b/>
          <w:bCs/>
        </w:rPr>
      </w:pPr>
    </w:p>
    <w:p w:rsidR="00B93E37" w:rsidP="00B67A11" w:rsidRDefault="00B93E37" w14:paraId="14FB546E" w14:textId="77777777">
      <w:pPr>
        <w:rPr>
          <w:rFonts w:ascii="Calibri" w:hAnsi="Calibri" w:eastAsia="MS Mincho" w:cs="Calibri"/>
          <w:b/>
          <w:bCs/>
        </w:rPr>
      </w:pPr>
    </w:p>
    <w:p w:rsidR="00B93E37" w:rsidP="00B67A11" w:rsidRDefault="00B93E37" w14:paraId="7A94F22B" w14:textId="77777777">
      <w:pPr>
        <w:rPr>
          <w:rFonts w:ascii="Calibri" w:hAnsi="Calibri" w:eastAsia="MS Mincho" w:cs="Calibri"/>
          <w:b/>
          <w:bCs/>
        </w:rPr>
      </w:pPr>
    </w:p>
    <w:p w:rsidR="00B93E37" w:rsidP="00B67A11" w:rsidRDefault="00B93E37" w14:paraId="17598281" w14:textId="77777777">
      <w:pPr>
        <w:rPr>
          <w:rFonts w:ascii="Calibri" w:hAnsi="Calibri" w:eastAsia="MS Mincho" w:cs="Calibri"/>
          <w:b/>
          <w:bCs/>
        </w:rPr>
      </w:pPr>
    </w:p>
    <w:p w:rsidR="00B93E37" w:rsidP="00B67A11" w:rsidRDefault="00B93E37" w14:paraId="237AC3BF" w14:textId="77777777">
      <w:pPr>
        <w:rPr>
          <w:rFonts w:ascii="Calibri" w:hAnsi="Calibri" w:eastAsia="MS Mincho" w:cs="Calibri"/>
          <w:b/>
          <w:bCs/>
        </w:rPr>
      </w:pPr>
    </w:p>
    <w:p w:rsidRPr="00B67A11" w:rsidR="00B67A11" w:rsidP="00B93E37" w:rsidRDefault="00B67A11" w14:paraId="0F41B508" w14:textId="77777777">
      <w:pPr>
        <w:pStyle w:val="Heading2"/>
      </w:pPr>
      <w:bookmarkStart w:name="_Toc220765373" w:id="171"/>
      <w:r w:rsidRPr="00B67A11">
        <w:t>12.2 Trade-offs</w:t>
      </w:r>
      <w:bookmarkEnd w:id="171"/>
    </w:p>
    <w:tbl>
      <w:tblPr>
        <w:tblStyle w:val="TableGrid"/>
        <w:tblW w:w="0" w:type="auto"/>
        <w:tblLook w:val="04A0" w:firstRow="1" w:lastRow="0" w:firstColumn="1" w:lastColumn="0" w:noHBand="0" w:noVBand="1"/>
      </w:tblPr>
      <w:tblGrid>
        <w:gridCol w:w="2405"/>
        <w:gridCol w:w="3496"/>
        <w:gridCol w:w="3449"/>
      </w:tblGrid>
      <w:tr w:rsidRPr="00B67A11" w:rsidR="00032537" w:rsidTr="00B93E37" w14:paraId="216BA66F" w14:textId="77777777">
        <w:tc>
          <w:tcPr>
            <w:tcW w:w="0" w:type="auto"/>
            <w:hideMark/>
          </w:tcPr>
          <w:p w:rsidRPr="00B67A11" w:rsidR="00B67A11" w:rsidP="00B67A11" w:rsidRDefault="00B67A11" w14:paraId="66CAB564" w14:textId="77777777">
            <w:pPr>
              <w:spacing w:after="160" w:line="279" w:lineRule="auto"/>
              <w:rPr>
                <w:rFonts w:ascii="Calibri" w:hAnsi="Calibri" w:eastAsia="MS Mincho" w:cs="Calibri"/>
                <w:b/>
                <w:bCs/>
              </w:rPr>
            </w:pPr>
            <w:r w:rsidRPr="00B67A11">
              <w:rPr>
                <w:rFonts w:ascii="Calibri" w:hAnsi="Calibri" w:eastAsia="MS Mincho" w:cs="Calibri"/>
                <w:b/>
                <w:bCs/>
              </w:rPr>
              <w:t>Trade-off</w:t>
            </w:r>
          </w:p>
        </w:tc>
        <w:tc>
          <w:tcPr>
            <w:tcW w:w="0" w:type="auto"/>
            <w:hideMark/>
          </w:tcPr>
          <w:p w:rsidRPr="00B67A11" w:rsidR="00B67A11" w:rsidP="00B67A11" w:rsidRDefault="00B67A11" w14:paraId="099DB418" w14:textId="77777777">
            <w:pPr>
              <w:spacing w:after="160" w:line="279" w:lineRule="auto"/>
              <w:rPr>
                <w:rFonts w:ascii="Calibri" w:hAnsi="Calibri" w:eastAsia="MS Mincho" w:cs="Calibri"/>
                <w:b/>
                <w:bCs/>
              </w:rPr>
            </w:pPr>
            <w:r w:rsidRPr="00B67A11">
              <w:rPr>
                <w:rFonts w:ascii="Calibri" w:hAnsi="Calibri" w:eastAsia="MS Mincho" w:cs="Calibri"/>
                <w:b/>
                <w:bCs/>
              </w:rPr>
              <w:t>Decision</w:t>
            </w:r>
          </w:p>
        </w:tc>
        <w:tc>
          <w:tcPr>
            <w:tcW w:w="0" w:type="auto"/>
            <w:hideMark/>
          </w:tcPr>
          <w:p w:rsidRPr="00B67A11" w:rsidR="00B67A11" w:rsidP="00B67A11" w:rsidRDefault="00B67A11" w14:paraId="0212AC61" w14:textId="77777777">
            <w:pPr>
              <w:spacing w:after="160" w:line="279" w:lineRule="auto"/>
              <w:rPr>
                <w:rFonts w:ascii="Calibri" w:hAnsi="Calibri" w:eastAsia="MS Mincho" w:cs="Calibri"/>
                <w:b/>
                <w:bCs/>
              </w:rPr>
            </w:pPr>
            <w:r w:rsidRPr="00B67A11">
              <w:rPr>
                <w:rFonts w:ascii="Calibri" w:hAnsi="Calibri" w:eastAsia="MS Mincho" w:cs="Calibri"/>
                <w:b/>
                <w:bCs/>
              </w:rPr>
              <w:t>Consequence</w:t>
            </w:r>
          </w:p>
        </w:tc>
      </w:tr>
      <w:tr w:rsidRPr="00B67A11" w:rsidR="00032537" w:rsidTr="00B93E37" w14:paraId="481B7380" w14:textId="77777777">
        <w:tc>
          <w:tcPr>
            <w:tcW w:w="0" w:type="auto"/>
            <w:hideMark/>
          </w:tcPr>
          <w:p w:rsidRPr="00B67A11" w:rsidR="00B67A11" w:rsidP="00B67A11" w:rsidRDefault="00B67A11" w14:paraId="39DCB5B6" w14:textId="77777777">
            <w:pPr>
              <w:spacing w:after="160" w:line="279" w:lineRule="auto"/>
              <w:rPr>
                <w:rFonts w:ascii="Calibri" w:hAnsi="Calibri" w:eastAsia="MS Mincho" w:cs="Calibri"/>
              </w:rPr>
            </w:pPr>
            <w:r w:rsidRPr="00B67A11">
              <w:rPr>
                <w:rFonts w:ascii="Calibri" w:hAnsi="Calibri" w:eastAsia="MS Mincho" w:cs="Calibri"/>
              </w:rPr>
              <w:t>Real-time vs Batch</w:t>
            </w:r>
          </w:p>
        </w:tc>
        <w:tc>
          <w:tcPr>
            <w:tcW w:w="0" w:type="auto"/>
            <w:hideMark/>
          </w:tcPr>
          <w:p w:rsidRPr="00B67A11" w:rsidR="00B67A11" w:rsidP="00B67A11" w:rsidRDefault="00B67A11" w14:paraId="6333D93D" w14:textId="77777777">
            <w:pPr>
              <w:spacing w:after="160" w:line="279" w:lineRule="auto"/>
              <w:rPr>
                <w:rFonts w:ascii="Calibri" w:hAnsi="Calibri" w:eastAsia="MS Mincho" w:cs="Calibri"/>
              </w:rPr>
            </w:pPr>
            <w:r w:rsidRPr="00B67A11">
              <w:rPr>
                <w:rFonts w:ascii="Calibri" w:hAnsi="Calibri" w:eastAsia="MS Mincho" w:cs="Calibri"/>
              </w:rPr>
              <w:t>Event-driven (near real-time)</w:t>
            </w:r>
          </w:p>
        </w:tc>
        <w:tc>
          <w:tcPr>
            <w:tcW w:w="0" w:type="auto"/>
            <w:hideMark/>
          </w:tcPr>
          <w:p w:rsidRPr="00B67A11" w:rsidR="00B67A11" w:rsidP="00B67A11" w:rsidRDefault="00B67A11" w14:paraId="5721D5FF" w14:textId="77777777">
            <w:pPr>
              <w:spacing w:after="160" w:line="279" w:lineRule="auto"/>
              <w:rPr>
                <w:rFonts w:ascii="Calibri" w:hAnsi="Calibri" w:eastAsia="MS Mincho" w:cs="Calibri"/>
              </w:rPr>
            </w:pPr>
            <w:r w:rsidRPr="00B67A11">
              <w:rPr>
                <w:rFonts w:ascii="Calibri" w:hAnsi="Calibri" w:eastAsia="MS Mincho" w:cs="Calibri"/>
              </w:rPr>
              <w:t>Higher complexity, better responsiveness</w:t>
            </w:r>
          </w:p>
        </w:tc>
      </w:tr>
      <w:tr w:rsidRPr="00B67A11" w:rsidR="00032537" w:rsidTr="00B93E37" w14:paraId="189AC044" w14:textId="77777777">
        <w:tc>
          <w:tcPr>
            <w:tcW w:w="0" w:type="auto"/>
            <w:hideMark/>
          </w:tcPr>
          <w:p w:rsidRPr="00B67A11" w:rsidR="00B67A11" w:rsidP="00B67A11" w:rsidRDefault="00B67A11" w14:paraId="602AC380" w14:textId="77777777">
            <w:pPr>
              <w:spacing w:after="160" w:line="279" w:lineRule="auto"/>
              <w:rPr>
                <w:rFonts w:ascii="Calibri" w:hAnsi="Calibri" w:eastAsia="MS Mincho" w:cs="Calibri"/>
              </w:rPr>
            </w:pPr>
            <w:r w:rsidRPr="00B67A11">
              <w:rPr>
                <w:rFonts w:ascii="Calibri" w:hAnsi="Calibri" w:eastAsia="MS Mincho" w:cs="Calibri"/>
              </w:rPr>
              <w:t>Cloud-native vs Hybrid</w:t>
            </w:r>
          </w:p>
        </w:tc>
        <w:tc>
          <w:tcPr>
            <w:tcW w:w="0" w:type="auto"/>
            <w:hideMark/>
          </w:tcPr>
          <w:p w:rsidRPr="00B67A11" w:rsidR="00B67A11" w:rsidP="00B67A11" w:rsidRDefault="00B67A11" w14:paraId="639AE2B5" w14:textId="77777777">
            <w:pPr>
              <w:spacing w:after="160" w:line="279" w:lineRule="auto"/>
              <w:rPr>
                <w:rFonts w:ascii="Calibri" w:hAnsi="Calibri" w:eastAsia="MS Mincho" w:cs="Calibri"/>
              </w:rPr>
            </w:pPr>
            <w:r w:rsidRPr="00B67A11">
              <w:rPr>
                <w:rFonts w:ascii="Calibri" w:hAnsi="Calibri" w:eastAsia="MS Mincho" w:cs="Calibri"/>
              </w:rPr>
              <w:t>Hybrid (cloud + on-prem for sensitive data)</w:t>
            </w:r>
          </w:p>
        </w:tc>
        <w:tc>
          <w:tcPr>
            <w:tcW w:w="0" w:type="auto"/>
            <w:hideMark/>
          </w:tcPr>
          <w:p w:rsidRPr="00B67A11" w:rsidR="00B67A11" w:rsidP="00B67A11" w:rsidRDefault="00B67A11" w14:paraId="47F83875" w14:textId="77777777">
            <w:pPr>
              <w:spacing w:after="160" w:line="279" w:lineRule="auto"/>
              <w:rPr>
                <w:rFonts w:ascii="Calibri" w:hAnsi="Calibri" w:eastAsia="MS Mincho" w:cs="Calibri"/>
              </w:rPr>
            </w:pPr>
            <w:r w:rsidRPr="00B67A11">
              <w:rPr>
                <w:rFonts w:ascii="Calibri" w:hAnsi="Calibri" w:eastAsia="MS Mincho" w:cs="Calibri"/>
              </w:rPr>
              <w:t>More complex networking, NACHA compliance</w:t>
            </w:r>
          </w:p>
        </w:tc>
      </w:tr>
      <w:tr w:rsidRPr="00B67A11" w:rsidR="00032537" w:rsidTr="00B93E37" w14:paraId="3A424EB1" w14:textId="77777777">
        <w:tc>
          <w:tcPr>
            <w:tcW w:w="0" w:type="auto"/>
            <w:hideMark/>
          </w:tcPr>
          <w:p w:rsidRPr="00B67A11" w:rsidR="00B67A11" w:rsidP="00B67A11" w:rsidRDefault="00B67A11" w14:paraId="03CEA96E" w14:textId="77777777">
            <w:pPr>
              <w:spacing w:after="160" w:line="279" w:lineRule="auto"/>
              <w:rPr>
                <w:rFonts w:ascii="Calibri" w:hAnsi="Calibri" w:eastAsia="MS Mincho" w:cs="Calibri"/>
              </w:rPr>
            </w:pPr>
            <w:r w:rsidRPr="00B67A11">
              <w:rPr>
                <w:rFonts w:ascii="Calibri" w:hAnsi="Calibri" w:eastAsia="MS Mincho" w:cs="Calibri"/>
              </w:rPr>
              <w:t>AI-first vs Rules-first</w:t>
            </w:r>
          </w:p>
        </w:tc>
        <w:tc>
          <w:tcPr>
            <w:tcW w:w="0" w:type="auto"/>
            <w:hideMark/>
          </w:tcPr>
          <w:p w:rsidRPr="00B67A11" w:rsidR="00B67A11" w:rsidP="00B67A11" w:rsidRDefault="00B67A11" w14:paraId="2A468155" w14:textId="77777777">
            <w:pPr>
              <w:spacing w:after="160" w:line="279" w:lineRule="auto"/>
              <w:rPr>
                <w:rFonts w:ascii="Calibri" w:hAnsi="Calibri" w:eastAsia="MS Mincho" w:cs="Calibri"/>
              </w:rPr>
            </w:pPr>
            <w:r w:rsidRPr="00B67A11">
              <w:rPr>
                <w:rFonts w:ascii="Calibri" w:hAnsi="Calibri" w:eastAsia="MS Mincho" w:cs="Calibri"/>
              </w:rPr>
              <w:t>AI-first with rules fallback</w:t>
            </w:r>
          </w:p>
        </w:tc>
        <w:tc>
          <w:tcPr>
            <w:tcW w:w="0" w:type="auto"/>
            <w:hideMark/>
          </w:tcPr>
          <w:p w:rsidRPr="00B67A11" w:rsidR="00B67A11" w:rsidP="00B67A11" w:rsidRDefault="00B67A11" w14:paraId="6DDC5F56" w14:textId="77777777">
            <w:pPr>
              <w:spacing w:after="160" w:line="279" w:lineRule="auto"/>
              <w:rPr>
                <w:rFonts w:ascii="Calibri" w:hAnsi="Calibri" w:eastAsia="MS Mincho" w:cs="Calibri"/>
              </w:rPr>
            </w:pPr>
            <w:r w:rsidRPr="00B67A11">
              <w:rPr>
                <w:rFonts w:ascii="Calibri" w:hAnsi="Calibri" w:eastAsia="MS Mincho" w:cs="Calibri"/>
              </w:rPr>
              <w:t>Higher initial latency, better adaptability</w:t>
            </w:r>
          </w:p>
        </w:tc>
      </w:tr>
      <w:tr w:rsidRPr="00B67A11" w:rsidR="00032537" w:rsidTr="00B93E37" w14:paraId="706FC033" w14:textId="77777777">
        <w:tc>
          <w:tcPr>
            <w:tcW w:w="0" w:type="auto"/>
            <w:hideMark/>
          </w:tcPr>
          <w:p w:rsidRPr="00B67A11" w:rsidR="00B67A11" w:rsidP="00B67A11" w:rsidRDefault="00B67A11" w14:paraId="1CD1BE3C" w14:textId="77777777">
            <w:pPr>
              <w:spacing w:after="160" w:line="279" w:lineRule="auto"/>
              <w:rPr>
                <w:rFonts w:ascii="Calibri" w:hAnsi="Calibri" w:eastAsia="MS Mincho" w:cs="Calibri"/>
              </w:rPr>
            </w:pPr>
            <w:r w:rsidRPr="00B67A11">
              <w:rPr>
                <w:rFonts w:ascii="Calibri" w:hAnsi="Calibri" w:eastAsia="MS Mincho" w:cs="Calibri"/>
              </w:rPr>
              <w:t>Managed services vs Self-hosted</w:t>
            </w:r>
          </w:p>
        </w:tc>
        <w:tc>
          <w:tcPr>
            <w:tcW w:w="0" w:type="auto"/>
            <w:hideMark/>
          </w:tcPr>
          <w:p w:rsidRPr="00B67A11" w:rsidR="00B67A11" w:rsidP="00B67A11" w:rsidRDefault="00B67A11" w14:paraId="357BC6C9" w14:textId="32459278">
            <w:pPr>
              <w:spacing w:after="160" w:line="279" w:lineRule="auto"/>
              <w:rPr>
                <w:rFonts w:ascii="Calibri" w:hAnsi="Calibri" w:eastAsia="MS Mincho" w:cs="Calibri"/>
              </w:rPr>
            </w:pPr>
            <w:r w:rsidRPr="00B67A11">
              <w:rPr>
                <w:rFonts w:ascii="Calibri" w:hAnsi="Calibri" w:eastAsia="MS Mincho" w:cs="Calibri"/>
              </w:rPr>
              <w:t xml:space="preserve">Managed (Bedrock, </w:t>
            </w:r>
            <w:proofErr w:type="spellStart"/>
            <w:r w:rsidR="00032537">
              <w:rPr>
                <w:rFonts w:ascii="Calibri" w:hAnsi="Calibri" w:eastAsia="MS Mincho" w:cs="Calibri"/>
              </w:rPr>
              <w:t>AgentCore</w:t>
            </w:r>
            <w:proofErr w:type="spellEnd"/>
            <w:r w:rsidR="00032537">
              <w:rPr>
                <w:rFonts w:ascii="Calibri" w:hAnsi="Calibri" w:eastAsia="MS Mincho" w:cs="Calibri"/>
              </w:rPr>
              <w:t xml:space="preserve">, </w:t>
            </w:r>
            <w:r w:rsidRPr="00B67A11">
              <w:rPr>
                <w:rFonts w:ascii="Calibri" w:hAnsi="Calibri" w:eastAsia="MS Mincho" w:cs="Calibri"/>
              </w:rPr>
              <w:t>DynamoDB, Redis)</w:t>
            </w:r>
          </w:p>
        </w:tc>
        <w:tc>
          <w:tcPr>
            <w:tcW w:w="0" w:type="auto"/>
            <w:hideMark/>
          </w:tcPr>
          <w:p w:rsidRPr="00B67A11" w:rsidR="00B67A11" w:rsidP="00B67A11" w:rsidRDefault="00B67A11" w14:paraId="6885CF54" w14:textId="77777777">
            <w:pPr>
              <w:spacing w:after="160" w:line="279" w:lineRule="auto"/>
              <w:rPr>
                <w:rFonts w:ascii="Calibri" w:hAnsi="Calibri" w:eastAsia="MS Mincho" w:cs="Calibri"/>
              </w:rPr>
            </w:pPr>
            <w:r w:rsidRPr="00B67A11">
              <w:rPr>
                <w:rFonts w:ascii="Calibri" w:hAnsi="Calibri" w:eastAsia="MS Mincho" w:cs="Calibri"/>
              </w:rPr>
              <w:t>Higher cost, lower operational burden</w:t>
            </w:r>
          </w:p>
        </w:tc>
      </w:tr>
    </w:tbl>
    <w:p w:rsidRPr="00B67A11" w:rsidR="00B67A11" w:rsidP="00B67A11" w:rsidRDefault="00B67A11" w14:paraId="0A2D59F2" w14:textId="70B6268F">
      <w:pPr>
        <w:rPr>
          <w:rFonts w:ascii="Calibri" w:hAnsi="Calibri" w:eastAsia="MS Mincho" w:cs="Calibri"/>
        </w:rPr>
      </w:pPr>
    </w:p>
    <w:p w:rsidRPr="00B67A11" w:rsidR="00B67A11" w:rsidP="00B93E37" w:rsidRDefault="00B67A11" w14:paraId="08E03E4F" w14:textId="77777777">
      <w:pPr>
        <w:pStyle w:val="Heading1"/>
      </w:pPr>
      <w:bookmarkStart w:name="_Toc220765374" w:id="172"/>
      <w:r w:rsidRPr="00B67A11">
        <w:t>13. Migration Strategy</w:t>
      </w:r>
      <w:bookmarkEnd w:id="172"/>
    </w:p>
    <w:p w:rsidRPr="00B67A11" w:rsidR="00B67A11" w:rsidP="00B93E37" w:rsidRDefault="00B67A11" w14:paraId="1DC30251" w14:textId="77777777">
      <w:pPr>
        <w:pStyle w:val="Heading2"/>
      </w:pPr>
      <w:bookmarkStart w:name="_Toc220765375" w:id="173"/>
      <w:r w:rsidRPr="00B67A11">
        <w:t>13.1 Phased Approach</w:t>
      </w:r>
      <w:bookmarkEnd w:id="173"/>
    </w:p>
    <w:p w:rsidRPr="00B67A11" w:rsidR="00B67A11" w:rsidP="00B67A11" w:rsidRDefault="00B67A11" w14:paraId="5D3C97F1" w14:textId="77777777">
      <w:pPr>
        <w:rPr>
          <w:rFonts w:ascii="Calibri" w:hAnsi="Calibri" w:eastAsia="MS Mincho" w:cs="Calibri"/>
        </w:rPr>
      </w:pPr>
      <w:r w:rsidRPr="00B67A11">
        <w:rPr>
          <w:rFonts w:ascii="Calibri" w:hAnsi="Calibri" w:eastAsia="MS Mincho" w:cs="Calibri"/>
          <w:b/>
          <w:bCs/>
        </w:rPr>
        <w:t>Phase 0: Baseline (2 weeks)</w:t>
      </w:r>
    </w:p>
    <w:p w:rsidRPr="00B67A11" w:rsidR="00B67A11" w:rsidP="00542763" w:rsidRDefault="00B67A11" w14:paraId="789DF36E" w14:textId="77777777">
      <w:pPr>
        <w:numPr>
          <w:ilvl w:val="0"/>
          <w:numId w:val="70"/>
        </w:numPr>
        <w:rPr>
          <w:rFonts w:ascii="Calibri" w:hAnsi="Calibri" w:eastAsia="MS Mincho" w:cs="Calibri"/>
        </w:rPr>
      </w:pPr>
      <w:r w:rsidRPr="00B67A11">
        <w:rPr>
          <w:rFonts w:ascii="Calibri" w:hAnsi="Calibri" w:eastAsia="MS Mincho" w:cs="Calibri"/>
        </w:rPr>
        <w:t>Validate AI can process sample files</w:t>
      </w:r>
    </w:p>
    <w:p w:rsidRPr="00B67A11" w:rsidR="00B67A11" w:rsidP="00542763" w:rsidRDefault="00B67A11" w14:paraId="5E90BEF7" w14:textId="77777777">
      <w:pPr>
        <w:numPr>
          <w:ilvl w:val="0"/>
          <w:numId w:val="70"/>
        </w:numPr>
        <w:rPr>
          <w:rFonts w:ascii="Calibri" w:hAnsi="Calibri" w:eastAsia="MS Mincho" w:cs="Calibri"/>
        </w:rPr>
      </w:pPr>
      <w:r w:rsidRPr="00B67A11">
        <w:rPr>
          <w:rFonts w:ascii="Calibri" w:hAnsi="Calibri" w:eastAsia="MS Mincho" w:cs="Calibri"/>
        </w:rPr>
        <w:t>Establish accuracy metrics</w:t>
      </w:r>
    </w:p>
    <w:p w:rsidRPr="00B67A11" w:rsidR="00B67A11" w:rsidP="00542763" w:rsidRDefault="00B67A11" w14:paraId="71FAFB3E" w14:textId="77777777">
      <w:pPr>
        <w:numPr>
          <w:ilvl w:val="0"/>
          <w:numId w:val="70"/>
        </w:numPr>
        <w:rPr>
          <w:rFonts w:ascii="Calibri" w:hAnsi="Calibri" w:eastAsia="MS Mincho" w:cs="Calibri"/>
        </w:rPr>
      </w:pPr>
      <w:r w:rsidRPr="00B67A11">
        <w:rPr>
          <w:rFonts w:ascii="Calibri" w:hAnsi="Calibri" w:eastAsia="MS Mincho" w:cs="Calibri"/>
        </w:rPr>
        <w:t>Stakeholder approval</w:t>
      </w:r>
    </w:p>
    <w:p w:rsidRPr="00B67A11" w:rsidR="00B67A11" w:rsidP="00B67A11" w:rsidRDefault="00B67A11" w14:paraId="448580D8" w14:textId="77777777">
      <w:pPr>
        <w:rPr>
          <w:rFonts w:ascii="Calibri" w:hAnsi="Calibri" w:eastAsia="MS Mincho" w:cs="Calibri"/>
        </w:rPr>
      </w:pPr>
      <w:r w:rsidRPr="00B67A11">
        <w:rPr>
          <w:rFonts w:ascii="Calibri" w:hAnsi="Calibri" w:eastAsia="MS Mincho" w:cs="Calibri"/>
          <w:b/>
          <w:bCs/>
        </w:rPr>
        <w:t>Phase 1: Infrastructure (4 weeks)</w:t>
      </w:r>
    </w:p>
    <w:p w:rsidRPr="00B67A11" w:rsidR="00B67A11" w:rsidP="00542763" w:rsidRDefault="00B67A11" w14:paraId="50ACBA1B" w14:textId="77777777">
      <w:pPr>
        <w:numPr>
          <w:ilvl w:val="0"/>
          <w:numId w:val="71"/>
        </w:numPr>
        <w:rPr>
          <w:rFonts w:ascii="Calibri" w:hAnsi="Calibri" w:eastAsia="MS Mincho" w:cs="Calibri"/>
        </w:rPr>
      </w:pPr>
      <w:r w:rsidRPr="00B67A11">
        <w:rPr>
          <w:rFonts w:ascii="Calibri" w:hAnsi="Calibri" w:eastAsia="MS Mincho" w:cs="Calibri"/>
        </w:rPr>
        <w:t>Deploy VPC, networking, Direct Connect</w:t>
      </w:r>
    </w:p>
    <w:p w:rsidRPr="00B67A11" w:rsidR="00B67A11" w:rsidP="00542763" w:rsidRDefault="00B67A11" w14:paraId="0D6C7D45" w14:textId="77777777">
      <w:pPr>
        <w:numPr>
          <w:ilvl w:val="0"/>
          <w:numId w:val="71"/>
        </w:numPr>
        <w:rPr>
          <w:rFonts w:ascii="Calibri" w:hAnsi="Calibri" w:eastAsia="MS Mincho" w:cs="Calibri"/>
        </w:rPr>
      </w:pPr>
      <w:r w:rsidRPr="00B67A11">
        <w:rPr>
          <w:rFonts w:ascii="Calibri" w:hAnsi="Calibri" w:eastAsia="MS Mincho" w:cs="Calibri"/>
        </w:rPr>
        <w:t>Deploy ECS cluster, Redis, S3 buckets</w:t>
      </w:r>
    </w:p>
    <w:p w:rsidRPr="00B67A11" w:rsidR="00B67A11" w:rsidP="00542763" w:rsidRDefault="00B67A11" w14:paraId="160E8348" w14:textId="77777777">
      <w:pPr>
        <w:numPr>
          <w:ilvl w:val="0"/>
          <w:numId w:val="71"/>
        </w:numPr>
        <w:rPr>
          <w:rFonts w:ascii="Calibri" w:hAnsi="Calibri" w:eastAsia="MS Mincho" w:cs="Calibri"/>
        </w:rPr>
      </w:pPr>
      <w:r w:rsidRPr="00B67A11">
        <w:rPr>
          <w:rFonts w:ascii="Calibri" w:hAnsi="Calibri" w:eastAsia="MS Mincho" w:cs="Calibri"/>
        </w:rPr>
        <w:t xml:space="preserve">Configure </w:t>
      </w:r>
      <w:proofErr w:type="spellStart"/>
      <w:r w:rsidRPr="00B67A11">
        <w:rPr>
          <w:rFonts w:ascii="Calibri" w:hAnsi="Calibri" w:eastAsia="MS Mincho" w:cs="Calibri"/>
        </w:rPr>
        <w:t>EventBridge</w:t>
      </w:r>
      <w:proofErr w:type="spellEnd"/>
      <w:r w:rsidRPr="00B67A11">
        <w:rPr>
          <w:rFonts w:ascii="Calibri" w:hAnsi="Calibri" w:eastAsia="MS Mincho" w:cs="Calibri"/>
        </w:rPr>
        <w:t>, SQS</w:t>
      </w:r>
    </w:p>
    <w:p w:rsidRPr="00B67A11" w:rsidR="00B67A11" w:rsidP="00542763" w:rsidRDefault="00B67A11" w14:paraId="45CF1202" w14:textId="77777777">
      <w:pPr>
        <w:numPr>
          <w:ilvl w:val="0"/>
          <w:numId w:val="71"/>
        </w:numPr>
        <w:rPr>
          <w:rFonts w:ascii="Calibri" w:hAnsi="Calibri" w:eastAsia="MS Mincho" w:cs="Calibri"/>
        </w:rPr>
      </w:pPr>
      <w:r w:rsidRPr="00B67A11">
        <w:rPr>
          <w:rFonts w:ascii="Calibri" w:hAnsi="Calibri" w:eastAsia="MS Mincho" w:cs="Calibri"/>
        </w:rPr>
        <w:t>Establish CI/CD pipeline</w:t>
      </w:r>
    </w:p>
    <w:p w:rsidRPr="00B67A11" w:rsidR="00B67A11" w:rsidP="00B67A11" w:rsidRDefault="00B67A11" w14:paraId="33F2C10D" w14:textId="77777777">
      <w:pPr>
        <w:rPr>
          <w:rFonts w:ascii="Calibri" w:hAnsi="Calibri" w:eastAsia="MS Mincho" w:cs="Calibri"/>
        </w:rPr>
      </w:pPr>
      <w:r w:rsidRPr="00B67A11">
        <w:rPr>
          <w:rFonts w:ascii="Calibri" w:hAnsi="Calibri" w:eastAsia="MS Mincho" w:cs="Calibri"/>
          <w:b/>
          <w:bCs/>
        </w:rPr>
        <w:t>Phase 2: Core Agents (6 weeks)</w:t>
      </w:r>
    </w:p>
    <w:p w:rsidRPr="00B67A11" w:rsidR="00B67A11" w:rsidP="00542763" w:rsidRDefault="00B67A11" w14:paraId="02E4DFE6" w14:textId="77777777">
      <w:pPr>
        <w:numPr>
          <w:ilvl w:val="0"/>
          <w:numId w:val="72"/>
        </w:numPr>
        <w:rPr>
          <w:rFonts w:ascii="Calibri" w:hAnsi="Calibri" w:eastAsia="MS Mincho" w:cs="Calibri"/>
        </w:rPr>
      </w:pPr>
      <w:r w:rsidRPr="00B67A11">
        <w:rPr>
          <w:rFonts w:ascii="Calibri" w:hAnsi="Calibri" w:eastAsia="MS Mincho" w:cs="Calibri"/>
        </w:rPr>
        <w:t>Deploy IDP Agent</w:t>
      </w:r>
    </w:p>
    <w:p w:rsidRPr="00B67A11" w:rsidR="00B67A11" w:rsidP="00542763" w:rsidRDefault="00B67A11" w14:paraId="216E3BAB" w14:textId="77777777">
      <w:pPr>
        <w:numPr>
          <w:ilvl w:val="0"/>
          <w:numId w:val="72"/>
        </w:numPr>
        <w:rPr>
          <w:rFonts w:ascii="Calibri" w:hAnsi="Calibri" w:eastAsia="MS Mincho" w:cs="Calibri"/>
        </w:rPr>
      </w:pPr>
      <w:r w:rsidRPr="00B67A11">
        <w:rPr>
          <w:rFonts w:ascii="Calibri" w:hAnsi="Calibri" w:eastAsia="MS Mincho" w:cs="Calibri"/>
        </w:rPr>
        <w:t>Deploy Validator Agent</w:t>
      </w:r>
    </w:p>
    <w:p w:rsidRPr="00B67A11" w:rsidR="00B67A11" w:rsidP="00542763" w:rsidRDefault="00B67A11" w14:paraId="1CF3E30C" w14:textId="77777777">
      <w:pPr>
        <w:numPr>
          <w:ilvl w:val="0"/>
          <w:numId w:val="72"/>
        </w:numPr>
        <w:rPr>
          <w:rFonts w:ascii="Calibri" w:hAnsi="Calibri" w:eastAsia="MS Mincho" w:cs="Calibri"/>
        </w:rPr>
      </w:pPr>
      <w:r w:rsidRPr="00B67A11">
        <w:rPr>
          <w:rFonts w:ascii="Calibri" w:hAnsi="Calibri" w:eastAsia="MS Mincho" w:cs="Calibri"/>
        </w:rPr>
        <w:t>Deploy Transformation Agent</w:t>
      </w:r>
    </w:p>
    <w:p w:rsidRPr="00B67A11" w:rsidR="00B67A11" w:rsidP="00542763" w:rsidRDefault="00B67A11" w14:paraId="5359F842" w14:textId="77777777">
      <w:pPr>
        <w:numPr>
          <w:ilvl w:val="0"/>
          <w:numId w:val="72"/>
        </w:numPr>
        <w:rPr>
          <w:rFonts w:ascii="Calibri" w:hAnsi="Calibri" w:eastAsia="MS Mincho" w:cs="Calibri"/>
        </w:rPr>
      </w:pPr>
      <w:r w:rsidRPr="00B67A11">
        <w:rPr>
          <w:rFonts w:ascii="Calibri" w:hAnsi="Calibri" w:eastAsia="MS Mincho" w:cs="Calibri"/>
        </w:rPr>
        <w:t>Deploy Compliance Agent</w:t>
      </w:r>
    </w:p>
    <w:p w:rsidRPr="00B67A11" w:rsidR="00B67A11" w:rsidP="00542763" w:rsidRDefault="00B67A11" w14:paraId="3D95DEF5" w14:textId="77777777">
      <w:pPr>
        <w:numPr>
          <w:ilvl w:val="0"/>
          <w:numId w:val="72"/>
        </w:numPr>
        <w:rPr>
          <w:rFonts w:ascii="Calibri" w:hAnsi="Calibri" w:eastAsia="MS Mincho" w:cs="Calibri"/>
        </w:rPr>
      </w:pPr>
      <w:r w:rsidRPr="00B67A11">
        <w:rPr>
          <w:rFonts w:ascii="Calibri" w:hAnsi="Calibri" w:eastAsia="MS Mincho" w:cs="Calibri"/>
        </w:rPr>
        <w:t>End-to-end testing with 5 vendors</w:t>
      </w:r>
    </w:p>
    <w:p w:rsidRPr="00B67A11" w:rsidR="00B67A11" w:rsidP="00B67A11" w:rsidRDefault="00B67A11" w14:paraId="399734D2" w14:textId="77777777">
      <w:pPr>
        <w:rPr>
          <w:rFonts w:ascii="Calibri" w:hAnsi="Calibri" w:eastAsia="MS Mincho" w:cs="Calibri"/>
        </w:rPr>
      </w:pPr>
      <w:r w:rsidRPr="00B67A11">
        <w:rPr>
          <w:rFonts w:ascii="Calibri" w:hAnsi="Calibri" w:eastAsia="MS Mincho" w:cs="Calibri"/>
          <w:b/>
          <w:bCs/>
        </w:rPr>
        <w:t>Phase 3: Integration (4 weeks)</w:t>
      </w:r>
    </w:p>
    <w:p w:rsidRPr="00B67A11" w:rsidR="00B67A11" w:rsidP="00542763" w:rsidRDefault="00B67A11" w14:paraId="78D231A1" w14:textId="77777777">
      <w:pPr>
        <w:numPr>
          <w:ilvl w:val="0"/>
          <w:numId w:val="73"/>
        </w:numPr>
        <w:rPr>
          <w:rFonts w:ascii="Calibri" w:hAnsi="Calibri" w:eastAsia="MS Mincho" w:cs="Calibri"/>
        </w:rPr>
      </w:pPr>
      <w:r w:rsidRPr="00B67A11">
        <w:rPr>
          <w:rFonts w:ascii="Calibri" w:hAnsi="Calibri" w:eastAsia="MS Mincho" w:cs="Calibri"/>
        </w:rPr>
        <w:t xml:space="preserve">Integrate with </w:t>
      </w:r>
      <w:proofErr w:type="spellStart"/>
      <w:r w:rsidRPr="00B67A11">
        <w:rPr>
          <w:rFonts w:ascii="Calibri" w:hAnsi="Calibri" w:eastAsia="MS Mincho" w:cs="Calibri"/>
        </w:rPr>
        <w:t>PlanConnect</w:t>
      </w:r>
      <w:proofErr w:type="spellEnd"/>
    </w:p>
    <w:p w:rsidRPr="00B67A11" w:rsidR="00B67A11" w:rsidP="00542763" w:rsidRDefault="00B67A11" w14:paraId="32C6E96C" w14:textId="77777777">
      <w:pPr>
        <w:numPr>
          <w:ilvl w:val="0"/>
          <w:numId w:val="73"/>
        </w:numPr>
        <w:rPr>
          <w:rFonts w:ascii="Calibri" w:hAnsi="Calibri" w:eastAsia="MS Mincho" w:cs="Calibri"/>
        </w:rPr>
      </w:pPr>
      <w:r w:rsidRPr="00B67A11">
        <w:rPr>
          <w:rFonts w:ascii="Calibri" w:hAnsi="Calibri" w:eastAsia="MS Mincho" w:cs="Calibri"/>
        </w:rPr>
        <w:t>Integrate with Relius XML import</w:t>
      </w:r>
    </w:p>
    <w:p w:rsidRPr="00B67A11" w:rsidR="00B67A11" w:rsidP="00542763" w:rsidRDefault="00B67A11" w14:paraId="13F5987F" w14:textId="77777777">
      <w:pPr>
        <w:numPr>
          <w:ilvl w:val="0"/>
          <w:numId w:val="73"/>
        </w:numPr>
        <w:rPr>
          <w:rFonts w:ascii="Calibri" w:hAnsi="Calibri" w:eastAsia="MS Mincho" w:cs="Calibri"/>
        </w:rPr>
      </w:pPr>
      <w:r w:rsidRPr="00B67A11">
        <w:rPr>
          <w:rFonts w:ascii="Calibri" w:hAnsi="Calibri" w:eastAsia="MS Mincho" w:cs="Calibri"/>
        </w:rPr>
        <w:t>Integrate with Token Service</w:t>
      </w:r>
    </w:p>
    <w:p w:rsidRPr="00B67A11" w:rsidR="00B67A11" w:rsidP="00542763" w:rsidRDefault="00B67A11" w14:paraId="4FE805D2" w14:textId="77777777">
      <w:pPr>
        <w:numPr>
          <w:ilvl w:val="0"/>
          <w:numId w:val="73"/>
        </w:numPr>
        <w:rPr>
          <w:rFonts w:ascii="Calibri" w:hAnsi="Calibri" w:eastAsia="MS Mincho" w:cs="Calibri"/>
        </w:rPr>
      </w:pPr>
      <w:r w:rsidRPr="00B67A11">
        <w:rPr>
          <w:rFonts w:ascii="Calibri" w:hAnsi="Calibri" w:eastAsia="MS Mincho" w:cs="Calibri"/>
        </w:rPr>
        <w:t>Human-in-the-loop workflow</w:t>
      </w:r>
    </w:p>
    <w:p w:rsidRPr="00B67A11" w:rsidR="00B67A11" w:rsidP="00B67A11" w:rsidRDefault="00B67A11" w14:paraId="13342049" w14:textId="77777777">
      <w:pPr>
        <w:rPr>
          <w:rFonts w:ascii="Calibri" w:hAnsi="Calibri" w:eastAsia="MS Mincho" w:cs="Calibri"/>
        </w:rPr>
      </w:pPr>
      <w:r w:rsidRPr="00B67A11">
        <w:rPr>
          <w:rFonts w:ascii="Calibri" w:hAnsi="Calibri" w:eastAsia="MS Mincho" w:cs="Calibri"/>
          <w:b/>
          <w:bCs/>
        </w:rPr>
        <w:t>Phase 4: Pilot (4 weeks)</w:t>
      </w:r>
    </w:p>
    <w:p w:rsidRPr="00B67A11" w:rsidR="00B67A11" w:rsidP="00542763" w:rsidRDefault="00B67A11" w14:paraId="51C73F93" w14:textId="77777777">
      <w:pPr>
        <w:numPr>
          <w:ilvl w:val="0"/>
          <w:numId w:val="74"/>
        </w:numPr>
        <w:rPr>
          <w:rFonts w:ascii="Calibri" w:hAnsi="Calibri" w:eastAsia="MS Mincho" w:cs="Calibri"/>
        </w:rPr>
      </w:pPr>
      <w:r w:rsidRPr="00B67A11">
        <w:rPr>
          <w:rFonts w:ascii="Calibri" w:hAnsi="Calibri" w:eastAsia="MS Mincho" w:cs="Calibri"/>
        </w:rPr>
        <w:t>Shadow mode with 20 vendors</w:t>
      </w:r>
    </w:p>
    <w:p w:rsidRPr="00B67A11" w:rsidR="00B67A11" w:rsidP="00542763" w:rsidRDefault="00B67A11" w14:paraId="63DEC6F0" w14:textId="77777777">
      <w:pPr>
        <w:numPr>
          <w:ilvl w:val="0"/>
          <w:numId w:val="74"/>
        </w:numPr>
        <w:rPr>
          <w:rFonts w:ascii="Calibri" w:hAnsi="Calibri" w:eastAsia="MS Mincho" w:cs="Calibri"/>
        </w:rPr>
      </w:pPr>
      <w:r w:rsidRPr="00B67A11">
        <w:rPr>
          <w:rFonts w:ascii="Calibri" w:hAnsi="Calibri" w:eastAsia="MS Mincho" w:cs="Calibri"/>
        </w:rPr>
        <w:t>Compare outputs with Stata</w:t>
      </w:r>
    </w:p>
    <w:p w:rsidRPr="00B67A11" w:rsidR="00B67A11" w:rsidP="00542763" w:rsidRDefault="00B67A11" w14:paraId="7482CB89" w14:textId="77777777">
      <w:pPr>
        <w:numPr>
          <w:ilvl w:val="0"/>
          <w:numId w:val="74"/>
        </w:numPr>
        <w:rPr>
          <w:rFonts w:ascii="Calibri" w:hAnsi="Calibri" w:eastAsia="MS Mincho" w:cs="Calibri"/>
        </w:rPr>
      </w:pPr>
      <w:r w:rsidRPr="00B67A11">
        <w:rPr>
          <w:rFonts w:ascii="Calibri" w:hAnsi="Calibri" w:eastAsia="MS Mincho" w:cs="Calibri"/>
        </w:rPr>
        <w:t>Address discrepancies</w:t>
      </w:r>
    </w:p>
    <w:p w:rsidRPr="00B67A11" w:rsidR="00B67A11" w:rsidP="00542763" w:rsidRDefault="00B67A11" w14:paraId="58C74B9E" w14:textId="77777777">
      <w:pPr>
        <w:numPr>
          <w:ilvl w:val="0"/>
          <w:numId w:val="74"/>
        </w:numPr>
        <w:rPr>
          <w:rFonts w:ascii="Calibri" w:hAnsi="Calibri" w:eastAsia="MS Mincho" w:cs="Calibri"/>
        </w:rPr>
      </w:pPr>
      <w:r w:rsidRPr="00B67A11">
        <w:rPr>
          <w:rFonts w:ascii="Calibri" w:hAnsi="Calibri" w:eastAsia="MS Mincho" w:cs="Calibri"/>
        </w:rPr>
        <w:t>Operations team training</w:t>
      </w:r>
    </w:p>
    <w:p w:rsidRPr="00B67A11" w:rsidR="00B67A11" w:rsidP="00B67A11" w:rsidRDefault="00B67A11" w14:paraId="70ACC82F" w14:textId="77777777">
      <w:pPr>
        <w:rPr>
          <w:rFonts w:ascii="Calibri" w:hAnsi="Calibri" w:eastAsia="MS Mincho" w:cs="Calibri"/>
        </w:rPr>
      </w:pPr>
      <w:r w:rsidRPr="00B67A11">
        <w:rPr>
          <w:rFonts w:ascii="Calibri" w:hAnsi="Calibri" w:eastAsia="MS Mincho" w:cs="Calibri"/>
          <w:b/>
          <w:bCs/>
        </w:rPr>
        <w:t>Phase 5: Rollout (8 weeks)</w:t>
      </w:r>
    </w:p>
    <w:p w:rsidRPr="00B67A11" w:rsidR="00B67A11" w:rsidP="00542763" w:rsidRDefault="00B67A11" w14:paraId="2F88A079" w14:textId="77777777">
      <w:pPr>
        <w:numPr>
          <w:ilvl w:val="0"/>
          <w:numId w:val="75"/>
        </w:numPr>
        <w:rPr>
          <w:rFonts w:ascii="Calibri" w:hAnsi="Calibri" w:eastAsia="MS Mincho" w:cs="Calibri"/>
        </w:rPr>
      </w:pPr>
      <w:r w:rsidRPr="00B67A11">
        <w:rPr>
          <w:rFonts w:ascii="Calibri" w:hAnsi="Calibri" w:eastAsia="MS Mincho" w:cs="Calibri"/>
        </w:rPr>
        <w:t>Gradual vendor migration (10/week)</w:t>
      </w:r>
    </w:p>
    <w:p w:rsidRPr="00B67A11" w:rsidR="00B67A11" w:rsidP="00542763" w:rsidRDefault="00B67A11" w14:paraId="2780FCED" w14:textId="77777777">
      <w:pPr>
        <w:numPr>
          <w:ilvl w:val="0"/>
          <w:numId w:val="75"/>
        </w:numPr>
        <w:rPr>
          <w:rFonts w:ascii="Calibri" w:hAnsi="Calibri" w:eastAsia="MS Mincho" w:cs="Calibri"/>
        </w:rPr>
      </w:pPr>
      <w:r w:rsidRPr="00B67A11">
        <w:rPr>
          <w:rFonts w:ascii="Calibri" w:hAnsi="Calibri" w:eastAsia="MS Mincho" w:cs="Calibri"/>
        </w:rPr>
        <w:t>Blue Prism deprecation</w:t>
      </w:r>
    </w:p>
    <w:p w:rsidRPr="00B67A11" w:rsidR="00B67A11" w:rsidP="00542763" w:rsidRDefault="00B67A11" w14:paraId="1A73E811" w14:textId="77777777">
      <w:pPr>
        <w:numPr>
          <w:ilvl w:val="0"/>
          <w:numId w:val="75"/>
        </w:numPr>
        <w:rPr>
          <w:rFonts w:ascii="Calibri" w:hAnsi="Calibri" w:eastAsia="MS Mincho" w:cs="Calibri"/>
        </w:rPr>
      </w:pPr>
      <w:r w:rsidRPr="00B67A11">
        <w:rPr>
          <w:rFonts w:ascii="Calibri" w:hAnsi="Calibri" w:eastAsia="MS Mincho" w:cs="Calibri"/>
        </w:rPr>
        <w:t>Full production cutover</w:t>
      </w:r>
    </w:p>
    <w:p w:rsidRPr="00B67A11" w:rsidR="00B67A11" w:rsidP="00542763" w:rsidRDefault="00B67A11" w14:paraId="6B9A9117" w14:textId="77777777">
      <w:pPr>
        <w:numPr>
          <w:ilvl w:val="0"/>
          <w:numId w:val="75"/>
        </w:numPr>
        <w:rPr>
          <w:rFonts w:ascii="Calibri" w:hAnsi="Calibri" w:eastAsia="MS Mincho" w:cs="Calibri"/>
        </w:rPr>
      </w:pPr>
      <w:r w:rsidRPr="00B67A11">
        <w:rPr>
          <w:rFonts w:ascii="Calibri" w:hAnsi="Calibri" w:eastAsia="MS Mincho" w:cs="Calibri"/>
        </w:rPr>
        <w:t>Stata retirement</w:t>
      </w:r>
    </w:p>
    <w:p w:rsidRPr="00B67A11" w:rsidR="00B67A11" w:rsidP="00B67A11" w:rsidRDefault="00B67A11" w14:paraId="23BD130C" w14:textId="77777777">
      <w:pPr>
        <w:rPr>
          <w:rFonts w:ascii="Calibri" w:hAnsi="Calibri" w:eastAsia="MS Mincho" w:cs="Calibri"/>
          <w:b/>
          <w:bCs/>
        </w:rPr>
      </w:pPr>
      <w:r w:rsidRPr="00B67A11">
        <w:rPr>
          <w:rFonts w:ascii="Calibri" w:hAnsi="Calibri" w:eastAsia="MS Mincho" w:cs="Calibri"/>
          <w:b/>
          <w:bCs/>
        </w:rPr>
        <w:t>13.2 Rollback Strategy</w:t>
      </w:r>
    </w:p>
    <w:p w:rsidRPr="00B67A11" w:rsidR="00B67A11" w:rsidP="00542763" w:rsidRDefault="00B67A11" w14:paraId="27907838" w14:textId="77777777">
      <w:pPr>
        <w:numPr>
          <w:ilvl w:val="0"/>
          <w:numId w:val="76"/>
        </w:numPr>
        <w:rPr>
          <w:rFonts w:ascii="Calibri" w:hAnsi="Calibri" w:eastAsia="MS Mincho" w:cs="Calibri"/>
        </w:rPr>
      </w:pPr>
      <w:r w:rsidRPr="00B67A11">
        <w:rPr>
          <w:rFonts w:ascii="Calibri" w:hAnsi="Calibri" w:eastAsia="MS Mincho" w:cs="Calibri"/>
          <w:b/>
          <w:bCs/>
        </w:rPr>
        <w:t>Code Rollback:</w:t>
      </w:r>
      <w:r w:rsidRPr="00B67A11">
        <w:rPr>
          <w:rFonts w:ascii="Calibri" w:hAnsi="Calibri" w:eastAsia="MS Mincho" w:cs="Calibri"/>
        </w:rPr>
        <w:t xml:space="preserve"> Blue-Green deployment allows instant switch to previous version</w:t>
      </w:r>
    </w:p>
    <w:p w:rsidRPr="00B67A11" w:rsidR="00B67A11" w:rsidP="00542763" w:rsidRDefault="00B67A11" w14:paraId="6C60D368" w14:textId="77777777">
      <w:pPr>
        <w:numPr>
          <w:ilvl w:val="0"/>
          <w:numId w:val="76"/>
        </w:numPr>
        <w:rPr>
          <w:rFonts w:ascii="Calibri" w:hAnsi="Calibri" w:eastAsia="MS Mincho" w:cs="Calibri"/>
        </w:rPr>
      </w:pPr>
      <w:r w:rsidRPr="00B67A11">
        <w:rPr>
          <w:rFonts w:ascii="Calibri" w:hAnsi="Calibri" w:eastAsia="MS Mincho" w:cs="Calibri"/>
          <w:b/>
          <w:bCs/>
        </w:rPr>
        <w:t>Data Rollback:</w:t>
      </w:r>
      <w:r w:rsidRPr="00B67A11">
        <w:rPr>
          <w:rFonts w:ascii="Calibri" w:hAnsi="Calibri" w:eastAsia="MS Mincho" w:cs="Calibri"/>
        </w:rPr>
        <w:t xml:space="preserve"> S3 versioning for file rollback, DynamoDB point-in-time recovery</w:t>
      </w:r>
    </w:p>
    <w:p w:rsidRPr="00B67A11" w:rsidR="00B67A11" w:rsidP="00542763" w:rsidRDefault="00B67A11" w14:paraId="599B3F88" w14:textId="77777777">
      <w:pPr>
        <w:numPr>
          <w:ilvl w:val="0"/>
          <w:numId w:val="76"/>
        </w:numPr>
        <w:rPr>
          <w:rFonts w:ascii="Calibri" w:hAnsi="Calibri" w:eastAsia="MS Mincho" w:cs="Calibri"/>
        </w:rPr>
      </w:pPr>
      <w:r w:rsidRPr="00B67A11">
        <w:rPr>
          <w:rFonts w:ascii="Calibri" w:hAnsi="Calibri" w:eastAsia="MS Mincho" w:cs="Calibri"/>
          <w:b/>
          <w:bCs/>
        </w:rPr>
        <w:t>Process Rollback:</w:t>
      </w:r>
      <w:r w:rsidRPr="00B67A11">
        <w:rPr>
          <w:rFonts w:ascii="Calibri" w:hAnsi="Calibri" w:eastAsia="MS Mincho" w:cs="Calibri"/>
        </w:rPr>
        <w:t xml:space="preserve"> Stata scripts remain operational for 90 days post-migration</w:t>
      </w:r>
    </w:p>
    <w:p w:rsidR="00B67A11" w:rsidP="00B67A11" w:rsidRDefault="00B67A11" w14:paraId="33E11CE6" w14:textId="2ADACDE1">
      <w:pPr>
        <w:rPr>
          <w:rFonts w:ascii="Calibri" w:hAnsi="Calibri" w:eastAsia="MS Mincho" w:cs="Calibri"/>
        </w:rPr>
      </w:pPr>
    </w:p>
    <w:p w:rsidR="00B93E37" w:rsidP="00B67A11" w:rsidRDefault="00B93E37" w14:paraId="6A46B613" w14:textId="77777777">
      <w:pPr>
        <w:rPr>
          <w:rFonts w:ascii="Calibri" w:hAnsi="Calibri" w:eastAsia="MS Mincho" w:cs="Calibri"/>
        </w:rPr>
      </w:pPr>
    </w:p>
    <w:p w:rsidR="00B93E37" w:rsidP="00B67A11" w:rsidRDefault="00B93E37" w14:paraId="35458E06" w14:textId="77777777">
      <w:pPr>
        <w:rPr>
          <w:rFonts w:ascii="Calibri" w:hAnsi="Calibri" w:eastAsia="MS Mincho" w:cs="Calibri"/>
        </w:rPr>
      </w:pPr>
    </w:p>
    <w:p w:rsidR="00B93E37" w:rsidP="00B67A11" w:rsidRDefault="00B93E37" w14:paraId="15E5732F" w14:textId="77777777">
      <w:pPr>
        <w:rPr>
          <w:rFonts w:ascii="Calibri" w:hAnsi="Calibri" w:eastAsia="MS Mincho" w:cs="Calibri"/>
        </w:rPr>
      </w:pPr>
    </w:p>
    <w:p w:rsidR="00B93E37" w:rsidP="00B67A11" w:rsidRDefault="00B93E37" w14:paraId="473959BC" w14:textId="77777777">
      <w:pPr>
        <w:rPr>
          <w:rFonts w:ascii="Calibri" w:hAnsi="Calibri" w:eastAsia="MS Mincho" w:cs="Calibri"/>
        </w:rPr>
      </w:pPr>
    </w:p>
    <w:p w:rsidRPr="00B67A11" w:rsidR="00B93E37" w:rsidP="00B67A11" w:rsidRDefault="00B93E37" w14:paraId="396B2175" w14:textId="77777777">
      <w:pPr>
        <w:rPr>
          <w:rFonts w:ascii="Calibri" w:hAnsi="Calibri" w:eastAsia="MS Mincho" w:cs="Calibri"/>
        </w:rPr>
      </w:pPr>
    </w:p>
    <w:p w:rsidRPr="00B67A11" w:rsidR="00B67A11" w:rsidP="00B93E37" w:rsidRDefault="00B67A11" w14:paraId="5E1E6AE3" w14:textId="77777777">
      <w:pPr>
        <w:pStyle w:val="Heading1"/>
      </w:pPr>
      <w:bookmarkStart w:name="_Toc220765376" w:id="174"/>
      <w:r w:rsidRPr="00B67A11">
        <w:t>14. Appendices</w:t>
      </w:r>
      <w:bookmarkEnd w:id="174"/>
    </w:p>
    <w:p w:rsidRPr="00B67A11" w:rsidR="00B67A11" w:rsidP="00B67A11" w:rsidRDefault="00B67A11" w14:paraId="4FF75D4E" w14:textId="77777777">
      <w:pPr>
        <w:rPr>
          <w:rFonts w:ascii="Calibri" w:hAnsi="Calibri" w:eastAsia="MS Mincho" w:cs="Calibri"/>
          <w:b/>
          <w:bCs/>
        </w:rPr>
      </w:pPr>
      <w:r w:rsidRPr="00B67A11">
        <w:rPr>
          <w:rFonts w:ascii="Calibri" w:hAnsi="Calibri" w:eastAsia="MS Mincho" w:cs="Calibri"/>
          <w:b/>
          <w:bCs/>
        </w:rPr>
        <w:t>Appendix A: Glossary</w:t>
      </w:r>
    </w:p>
    <w:tbl>
      <w:tblPr>
        <w:tblStyle w:val="TableGrid"/>
        <w:tblW w:w="0" w:type="auto"/>
        <w:tblLook w:val="04A0" w:firstRow="1" w:lastRow="0" w:firstColumn="1" w:lastColumn="0" w:noHBand="0" w:noVBand="1"/>
      </w:tblPr>
      <w:tblGrid>
        <w:gridCol w:w="1205"/>
        <w:gridCol w:w="6162"/>
      </w:tblGrid>
      <w:tr w:rsidRPr="00B67A11" w:rsidR="00B67A11" w:rsidTr="00B93E37" w14:paraId="2D9C8504" w14:textId="77777777">
        <w:tc>
          <w:tcPr>
            <w:tcW w:w="0" w:type="auto"/>
            <w:hideMark/>
          </w:tcPr>
          <w:p w:rsidRPr="00B67A11" w:rsidR="00B67A11" w:rsidP="00B67A11" w:rsidRDefault="00B67A11" w14:paraId="5FC3672E" w14:textId="77777777">
            <w:pPr>
              <w:spacing w:after="160" w:line="279" w:lineRule="auto"/>
              <w:rPr>
                <w:rFonts w:ascii="Calibri" w:hAnsi="Calibri" w:eastAsia="MS Mincho" w:cs="Calibri"/>
                <w:b/>
                <w:bCs/>
              </w:rPr>
            </w:pPr>
            <w:r w:rsidRPr="00B67A11">
              <w:rPr>
                <w:rFonts w:ascii="Calibri" w:hAnsi="Calibri" w:eastAsia="MS Mincho" w:cs="Calibri"/>
                <w:b/>
                <w:bCs/>
              </w:rPr>
              <w:t>Term</w:t>
            </w:r>
          </w:p>
        </w:tc>
        <w:tc>
          <w:tcPr>
            <w:tcW w:w="0" w:type="auto"/>
            <w:hideMark/>
          </w:tcPr>
          <w:p w:rsidRPr="00B67A11" w:rsidR="00B67A11" w:rsidP="00B67A11" w:rsidRDefault="00B67A11" w14:paraId="665A347D" w14:textId="77777777">
            <w:pPr>
              <w:spacing w:after="160" w:line="279" w:lineRule="auto"/>
              <w:rPr>
                <w:rFonts w:ascii="Calibri" w:hAnsi="Calibri" w:eastAsia="MS Mincho" w:cs="Calibri"/>
                <w:b/>
                <w:bCs/>
              </w:rPr>
            </w:pPr>
            <w:r w:rsidRPr="00B67A11">
              <w:rPr>
                <w:rFonts w:ascii="Calibri" w:hAnsi="Calibri" w:eastAsia="MS Mincho" w:cs="Calibri"/>
                <w:b/>
                <w:bCs/>
              </w:rPr>
              <w:t>Definition</w:t>
            </w:r>
          </w:p>
        </w:tc>
      </w:tr>
      <w:tr w:rsidRPr="00B67A11" w:rsidR="00B67A11" w:rsidTr="00B93E37" w14:paraId="6E82C9AF" w14:textId="77777777">
        <w:tc>
          <w:tcPr>
            <w:tcW w:w="0" w:type="auto"/>
            <w:hideMark/>
          </w:tcPr>
          <w:p w:rsidRPr="00B67A11" w:rsidR="00B67A11" w:rsidP="00B67A11" w:rsidRDefault="00B67A11" w14:paraId="68A7A99E" w14:textId="77777777">
            <w:pPr>
              <w:spacing w:after="160" w:line="279" w:lineRule="auto"/>
              <w:rPr>
                <w:rFonts w:ascii="Calibri" w:hAnsi="Calibri" w:eastAsia="MS Mincho" w:cs="Calibri"/>
              </w:rPr>
            </w:pPr>
            <w:r w:rsidRPr="00B67A11">
              <w:rPr>
                <w:rFonts w:ascii="Calibri" w:hAnsi="Calibri" w:eastAsia="MS Mincho" w:cs="Calibri"/>
              </w:rPr>
              <w:t>ACH</w:t>
            </w:r>
          </w:p>
        </w:tc>
        <w:tc>
          <w:tcPr>
            <w:tcW w:w="0" w:type="auto"/>
            <w:hideMark/>
          </w:tcPr>
          <w:p w:rsidRPr="00B67A11" w:rsidR="00B67A11" w:rsidP="00B67A11" w:rsidRDefault="00B67A11" w14:paraId="0322F0F6" w14:textId="77777777">
            <w:pPr>
              <w:spacing w:after="160" w:line="279" w:lineRule="auto"/>
              <w:rPr>
                <w:rFonts w:ascii="Calibri" w:hAnsi="Calibri" w:eastAsia="MS Mincho" w:cs="Calibri"/>
              </w:rPr>
            </w:pPr>
            <w:r w:rsidRPr="00B67A11">
              <w:rPr>
                <w:rFonts w:ascii="Calibri" w:hAnsi="Calibri" w:eastAsia="MS Mincho" w:cs="Calibri"/>
              </w:rPr>
              <w:t>Automated Clearing House - electronic funds transfer system</w:t>
            </w:r>
          </w:p>
        </w:tc>
      </w:tr>
      <w:tr w:rsidRPr="00B67A11" w:rsidR="00B67A11" w:rsidTr="00B93E37" w14:paraId="400E0FEA" w14:textId="77777777">
        <w:tc>
          <w:tcPr>
            <w:tcW w:w="0" w:type="auto"/>
            <w:hideMark/>
          </w:tcPr>
          <w:p w:rsidRPr="00B67A11" w:rsidR="00B67A11" w:rsidP="00B67A11" w:rsidRDefault="00B67A11" w14:paraId="2A8020E2" w14:textId="77777777">
            <w:pPr>
              <w:spacing w:after="160" w:line="279" w:lineRule="auto"/>
              <w:rPr>
                <w:rFonts w:ascii="Calibri" w:hAnsi="Calibri" w:eastAsia="MS Mincho" w:cs="Calibri"/>
              </w:rPr>
            </w:pPr>
            <w:r w:rsidRPr="00B67A11">
              <w:rPr>
                <w:rFonts w:ascii="Calibri" w:hAnsi="Calibri" w:eastAsia="MS Mincho" w:cs="Calibri"/>
              </w:rPr>
              <w:t>Bedrock</w:t>
            </w:r>
          </w:p>
        </w:tc>
        <w:tc>
          <w:tcPr>
            <w:tcW w:w="0" w:type="auto"/>
            <w:hideMark/>
          </w:tcPr>
          <w:p w:rsidRPr="00B67A11" w:rsidR="00B67A11" w:rsidP="00B67A11" w:rsidRDefault="00B67A11" w14:paraId="107A54A6" w14:textId="77777777">
            <w:pPr>
              <w:spacing w:after="160" w:line="279" w:lineRule="auto"/>
              <w:rPr>
                <w:rFonts w:ascii="Calibri" w:hAnsi="Calibri" w:eastAsia="MS Mincho" w:cs="Calibri"/>
              </w:rPr>
            </w:pPr>
            <w:r w:rsidRPr="00B67A11">
              <w:rPr>
                <w:rFonts w:ascii="Calibri" w:hAnsi="Calibri" w:eastAsia="MS Mincho" w:cs="Calibri"/>
              </w:rPr>
              <w:t>AWS managed service for foundation models</w:t>
            </w:r>
          </w:p>
        </w:tc>
      </w:tr>
      <w:tr w:rsidRPr="00B67A11" w:rsidR="00B67A11" w:rsidTr="00B93E37" w14:paraId="38930D37" w14:textId="77777777">
        <w:tc>
          <w:tcPr>
            <w:tcW w:w="0" w:type="auto"/>
            <w:hideMark/>
          </w:tcPr>
          <w:p w:rsidRPr="00B67A11" w:rsidR="00B67A11" w:rsidP="00B67A11" w:rsidRDefault="00B67A11" w14:paraId="768552E8" w14:textId="77777777">
            <w:pPr>
              <w:spacing w:after="160" w:line="279" w:lineRule="auto"/>
              <w:rPr>
                <w:rFonts w:ascii="Calibri" w:hAnsi="Calibri" w:eastAsia="MS Mincho" w:cs="Calibri"/>
              </w:rPr>
            </w:pPr>
            <w:r w:rsidRPr="00B67A11">
              <w:rPr>
                <w:rFonts w:ascii="Calibri" w:hAnsi="Calibri" w:eastAsia="MS Mincho" w:cs="Calibri"/>
              </w:rPr>
              <w:t>Claude</w:t>
            </w:r>
          </w:p>
        </w:tc>
        <w:tc>
          <w:tcPr>
            <w:tcW w:w="0" w:type="auto"/>
            <w:hideMark/>
          </w:tcPr>
          <w:p w:rsidRPr="00B67A11" w:rsidR="00B67A11" w:rsidP="00B67A11" w:rsidRDefault="00B67A11" w14:paraId="73CA7262" w14:textId="77777777">
            <w:pPr>
              <w:spacing w:after="160" w:line="279" w:lineRule="auto"/>
              <w:rPr>
                <w:rFonts w:ascii="Calibri" w:hAnsi="Calibri" w:eastAsia="MS Mincho" w:cs="Calibri"/>
              </w:rPr>
            </w:pPr>
            <w:proofErr w:type="spellStart"/>
            <w:r w:rsidRPr="00B67A11">
              <w:rPr>
                <w:rFonts w:ascii="Calibri" w:hAnsi="Calibri" w:eastAsia="MS Mincho" w:cs="Calibri"/>
              </w:rPr>
              <w:t>Anthropic's</w:t>
            </w:r>
            <w:proofErr w:type="spellEnd"/>
            <w:r w:rsidRPr="00B67A11">
              <w:rPr>
                <w:rFonts w:ascii="Calibri" w:hAnsi="Calibri" w:eastAsia="MS Mincho" w:cs="Calibri"/>
              </w:rPr>
              <w:t xml:space="preserve"> AI assistant used for document understanding</w:t>
            </w:r>
          </w:p>
        </w:tc>
      </w:tr>
      <w:tr w:rsidRPr="00B67A11" w:rsidR="00B67A11" w:rsidTr="00B93E37" w14:paraId="0E31749A" w14:textId="77777777">
        <w:tc>
          <w:tcPr>
            <w:tcW w:w="0" w:type="auto"/>
            <w:hideMark/>
          </w:tcPr>
          <w:p w:rsidRPr="00B67A11" w:rsidR="00B67A11" w:rsidP="00B67A11" w:rsidRDefault="00B67A11" w14:paraId="7C6EDB4E" w14:textId="77777777">
            <w:pPr>
              <w:spacing w:after="160" w:line="279" w:lineRule="auto"/>
              <w:rPr>
                <w:rFonts w:ascii="Calibri" w:hAnsi="Calibri" w:eastAsia="MS Mincho" w:cs="Calibri"/>
              </w:rPr>
            </w:pPr>
            <w:r w:rsidRPr="00B67A11">
              <w:rPr>
                <w:rFonts w:ascii="Calibri" w:hAnsi="Calibri" w:eastAsia="MS Mincho" w:cs="Calibri"/>
              </w:rPr>
              <w:t>IDP</w:t>
            </w:r>
          </w:p>
        </w:tc>
        <w:tc>
          <w:tcPr>
            <w:tcW w:w="0" w:type="auto"/>
            <w:hideMark/>
          </w:tcPr>
          <w:p w:rsidRPr="00B67A11" w:rsidR="00B67A11" w:rsidP="00B67A11" w:rsidRDefault="00B67A11" w14:paraId="43E047DB" w14:textId="77777777">
            <w:pPr>
              <w:spacing w:after="160" w:line="279" w:lineRule="auto"/>
              <w:rPr>
                <w:rFonts w:ascii="Calibri" w:hAnsi="Calibri" w:eastAsia="MS Mincho" w:cs="Calibri"/>
              </w:rPr>
            </w:pPr>
            <w:r w:rsidRPr="00B67A11">
              <w:rPr>
                <w:rFonts w:ascii="Calibri" w:hAnsi="Calibri" w:eastAsia="MS Mincho" w:cs="Calibri"/>
              </w:rPr>
              <w:t>Intelligent Document Processing</w:t>
            </w:r>
          </w:p>
        </w:tc>
      </w:tr>
      <w:tr w:rsidRPr="00B67A11" w:rsidR="00B67A11" w:rsidTr="00B93E37" w14:paraId="508EB6BA" w14:textId="77777777">
        <w:tc>
          <w:tcPr>
            <w:tcW w:w="0" w:type="auto"/>
            <w:hideMark/>
          </w:tcPr>
          <w:p w:rsidRPr="00B67A11" w:rsidR="00B67A11" w:rsidP="00B67A11" w:rsidRDefault="00B67A11" w14:paraId="1A52FBD5" w14:textId="77777777">
            <w:pPr>
              <w:spacing w:after="160" w:line="279" w:lineRule="auto"/>
              <w:rPr>
                <w:rFonts w:ascii="Calibri" w:hAnsi="Calibri" w:eastAsia="MS Mincho" w:cs="Calibri"/>
              </w:rPr>
            </w:pPr>
            <w:r w:rsidRPr="00B67A11">
              <w:rPr>
                <w:rFonts w:ascii="Calibri" w:hAnsi="Calibri" w:eastAsia="MS Mincho" w:cs="Calibri"/>
              </w:rPr>
              <w:t>NACHA</w:t>
            </w:r>
          </w:p>
        </w:tc>
        <w:tc>
          <w:tcPr>
            <w:tcW w:w="0" w:type="auto"/>
            <w:hideMark/>
          </w:tcPr>
          <w:p w:rsidRPr="00B67A11" w:rsidR="00B67A11" w:rsidP="00B67A11" w:rsidRDefault="00B67A11" w14:paraId="7C93E395" w14:textId="77777777">
            <w:pPr>
              <w:spacing w:after="160" w:line="279" w:lineRule="auto"/>
              <w:rPr>
                <w:rFonts w:ascii="Calibri" w:hAnsi="Calibri" w:eastAsia="MS Mincho" w:cs="Calibri"/>
              </w:rPr>
            </w:pPr>
            <w:r w:rsidRPr="00B67A11">
              <w:rPr>
                <w:rFonts w:ascii="Calibri" w:hAnsi="Calibri" w:eastAsia="MS Mincho" w:cs="Calibri"/>
              </w:rPr>
              <w:t>National Automated Clearing House Association</w:t>
            </w:r>
          </w:p>
        </w:tc>
      </w:tr>
      <w:tr w:rsidRPr="00B67A11" w:rsidR="00B67A11" w:rsidTr="00B93E37" w14:paraId="7FE6747F" w14:textId="77777777">
        <w:tc>
          <w:tcPr>
            <w:tcW w:w="0" w:type="auto"/>
            <w:hideMark/>
          </w:tcPr>
          <w:p w:rsidRPr="00B67A11" w:rsidR="00B67A11" w:rsidP="00B67A11" w:rsidRDefault="00B67A11" w14:paraId="0E04D11E" w14:textId="77777777">
            <w:pPr>
              <w:spacing w:after="160" w:line="279" w:lineRule="auto"/>
              <w:rPr>
                <w:rFonts w:ascii="Calibri" w:hAnsi="Calibri" w:eastAsia="MS Mincho" w:cs="Calibri"/>
              </w:rPr>
            </w:pPr>
            <w:r w:rsidRPr="00B67A11">
              <w:rPr>
                <w:rFonts w:ascii="Calibri" w:hAnsi="Calibri" w:eastAsia="MS Mincho" w:cs="Calibri"/>
              </w:rPr>
              <w:t>SEFA</w:t>
            </w:r>
          </w:p>
        </w:tc>
        <w:tc>
          <w:tcPr>
            <w:tcW w:w="0" w:type="auto"/>
            <w:hideMark/>
          </w:tcPr>
          <w:p w:rsidRPr="00B67A11" w:rsidR="00B67A11" w:rsidP="00B67A11" w:rsidRDefault="00B67A11" w14:paraId="69D733AD" w14:textId="77777777">
            <w:pPr>
              <w:spacing w:after="160" w:line="279" w:lineRule="auto"/>
              <w:rPr>
                <w:rFonts w:ascii="Calibri" w:hAnsi="Calibri" w:eastAsia="MS Mincho" w:cs="Calibri"/>
              </w:rPr>
            </w:pPr>
            <w:r w:rsidRPr="00B67A11">
              <w:rPr>
                <w:rFonts w:ascii="Calibri" w:hAnsi="Calibri" w:eastAsia="MS Mincho" w:cs="Calibri"/>
              </w:rPr>
              <w:t>Sponsor Electronic Funding Agreement</w:t>
            </w:r>
          </w:p>
        </w:tc>
      </w:tr>
      <w:tr w:rsidRPr="00B67A11" w:rsidR="00B67A11" w:rsidTr="00B93E37" w14:paraId="36D88912" w14:textId="77777777">
        <w:tc>
          <w:tcPr>
            <w:tcW w:w="0" w:type="auto"/>
            <w:hideMark/>
          </w:tcPr>
          <w:p w:rsidRPr="00B67A11" w:rsidR="00B67A11" w:rsidP="00B67A11" w:rsidRDefault="00B67A11" w14:paraId="4710279E" w14:textId="77777777">
            <w:pPr>
              <w:spacing w:after="160" w:line="279" w:lineRule="auto"/>
              <w:rPr>
                <w:rFonts w:ascii="Calibri" w:hAnsi="Calibri" w:eastAsia="MS Mincho" w:cs="Calibri"/>
              </w:rPr>
            </w:pPr>
            <w:r w:rsidRPr="00B67A11">
              <w:rPr>
                <w:rFonts w:ascii="Calibri" w:hAnsi="Calibri" w:eastAsia="MS Mincho" w:cs="Calibri"/>
              </w:rPr>
              <w:t>Strands AI</w:t>
            </w:r>
          </w:p>
        </w:tc>
        <w:tc>
          <w:tcPr>
            <w:tcW w:w="0" w:type="auto"/>
            <w:hideMark/>
          </w:tcPr>
          <w:p w:rsidRPr="00B67A11" w:rsidR="00B67A11" w:rsidP="00B67A11" w:rsidRDefault="00B67A11" w14:paraId="51CCBF6D" w14:textId="77777777">
            <w:pPr>
              <w:spacing w:after="160" w:line="279" w:lineRule="auto"/>
              <w:rPr>
                <w:rFonts w:ascii="Calibri" w:hAnsi="Calibri" w:eastAsia="MS Mincho" w:cs="Calibri"/>
              </w:rPr>
            </w:pPr>
            <w:r w:rsidRPr="00B67A11">
              <w:rPr>
                <w:rFonts w:ascii="Calibri" w:hAnsi="Calibri" w:eastAsia="MS Mincho" w:cs="Calibri"/>
              </w:rPr>
              <w:t>Agentic AI framework for orchestration</w:t>
            </w:r>
          </w:p>
        </w:tc>
      </w:tr>
    </w:tbl>
    <w:p w:rsidR="00A77FC8" w:rsidP="00B67A11" w:rsidRDefault="00A77FC8" w14:paraId="29402E72" w14:textId="77777777">
      <w:pPr>
        <w:rPr>
          <w:rFonts w:ascii="Calibri" w:hAnsi="Calibri" w:eastAsia="MS Mincho" w:cs="Calibri"/>
          <w:b/>
          <w:bCs/>
        </w:rPr>
      </w:pPr>
    </w:p>
    <w:p w:rsidRPr="00B67A11" w:rsidR="00B67A11" w:rsidP="00B67A11" w:rsidRDefault="00B67A11" w14:paraId="2C0F5487" w14:textId="261C5D9E">
      <w:pPr>
        <w:rPr>
          <w:rFonts w:ascii="Calibri" w:hAnsi="Calibri" w:eastAsia="MS Mincho" w:cs="Calibri"/>
          <w:b/>
          <w:bCs/>
        </w:rPr>
      </w:pPr>
      <w:r w:rsidRPr="00B67A11">
        <w:rPr>
          <w:rFonts w:ascii="Calibri" w:hAnsi="Calibri" w:eastAsia="MS Mincho" w:cs="Calibri"/>
          <w:b/>
          <w:bCs/>
        </w:rPr>
        <w:t>Appendix B: Reference Documents</w:t>
      </w:r>
    </w:p>
    <w:p w:rsidRPr="00B67A11" w:rsidR="00B67A11" w:rsidP="00542763" w:rsidRDefault="00B67A11" w14:paraId="632A827A" w14:textId="77777777">
      <w:pPr>
        <w:numPr>
          <w:ilvl w:val="0"/>
          <w:numId w:val="77"/>
        </w:numPr>
        <w:rPr>
          <w:rFonts w:ascii="Calibri" w:hAnsi="Calibri" w:eastAsia="MS Mincho" w:cs="Calibri"/>
        </w:rPr>
      </w:pPr>
      <w:r w:rsidRPr="00B67A11">
        <w:rPr>
          <w:rFonts w:ascii="Calibri" w:hAnsi="Calibri" w:eastAsia="MS Mincho" w:cs="Calibri"/>
        </w:rPr>
        <w:t>Requirements Specification v2.1</w:t>
      </w:r>
    </w:p>
    <w:p w:rsidRPr="00B67A11" w:rsidR="00B67A11" w:rsidP="00542763" w:rsidRDefault="00B67A11" w14:paraId="70DC6E70" w14:textId="77777777">
      <w:pPr>
        <w:numPr>
          <w:ilvl w:val="0"/>
          <w:numId w:val="77"/>
        </w:numPr>
        <w:rPr>
          <w:rFonts w:ascii="Calibri" w:hAnsi="Calibri" w:eastAsia="MS Mincho" w:cs="Calibri"/>
        </w:rPr>
      </w:pPr>
      <w:r w:rsidRPr="00B67A11">
        <w:rPr>
          <w:rFonts w:ascii="Calibri" w:hAnsi="Calibri" w:eastAsia="MS Mincho" w:cs="Calibri"/>
        </w:rPr>
        <w:t>Stata Subroutine Documentation (knowledge base)</w:t>
      </w:r>
    </w:p>
    <w:p w:rsidRPr="00B67A11" w:rsidR="00B67A11" w:rsidP="00542763" w:rsidRDefault="00B67A11" w14:paraId="5385C303" w14:textId="77777777">
      <w:pPr>
        <w:numPr>
          <w:ilvl w:val="0"/>
          <w:numId w:val="77"/>
        </w:numPr>
        <w:rPr>
          <w:rFonts w:ascii="Calibri" w:hAnsi="Calibri" w:eastAsia="MS Mincho" w:cs="Calibri"/>
        </w:rPr>
      </w:pPr>
      <w:proofErr w:type="spellStart"/>
      <w:r w:rsidRPr="00B67A11">
        <w:rPr>
          <w:rFonts w:ascii="Calibri" w:hAnsi="Calibri" w:eastAsia="MS Mincho" w:cs="Calibri"/>
        </w:rPr>
        <w:t>PlanConnect</w:t>
      </w:r>
      <w:proofErr w:type="spellEnd"/>
      <w:r w:rsidRPr="00B67A11">
        <w:rPr>
          <w:rFonts w:ascii="Calibri" w:hAnsi="Calibri" w:eastAsia="MS Mincho" w:cs="Calibri"/>
        </w:rPr>
        <w:t xml:space="preserve"> API Documentation</w:t>
      </w:r>
    </w:p>
    <w:p w:rsidRPr="00B67A11" w:rsidR="00B67A11" w:rsidP="00542763" w:rsidRDefault="00B67A11" w14:paraId="4D971B89" w14:textId="77777777">
      <w:pPr>
        <w:numPr>
          <w:ilvl w:val="0"/>
          <w:numId w:val="77"/>
        </w:numPr>
        <w:rPr>
          <w:rFonts w:ascii="Calibri" w:hAnsi="Calibri" w:eastAsia="MS Mincho" w:cs="Calibri"/>
        </w:rPr>
      </w:pPr>
      <w:r w:rsidRPr="00B67A11">
        <w:rPr>
          <w:rFonts w:ascii="Calibri" w:hAnsi="Calibri" w:eastAsia="MS Mincho" w:cs="Calibri"/>
        </w:rPr>
        <w:t>Relius XML Import Specification</w:t>
      </w:r>
    </w:p>
    <w:p w:rsidRPr="00B67A11" w:rsidR="00B67A11" w:rsidP="00B67A11" w:rsidRDefault="00B67A11" w14:paraId="3908419E" w14:textId="77777777">
      <w:pPr>
        <w:rPr>
          <w:rFonts w:ascii="Calibri" w:hAnsi="Calibri" w:eastAsia="MS Mincho" w:cs="Calibri"/>
          <w:b/>
          <w:bCs/>
        </w:rPr>
      </w:pPr>
      <w:r w:rsidRPr="00B67A11">
        <w:rPr>
          <w:rFonts w:ascii="Calibri" w:hAnsi="Calibri" w:eastAsia="MS Mincho" w:cs="Calibri"/>
          <w:b/>
          <w:bCs/>
        </w:rPr>
        <w:t>Appendix C: Compliance Checklist</w:t>
      </w:r>
    </w:p>
    <w:p w:rsidRPr="00B67A11" w:rsidR="00B67A11" w:rsidP="00542763" w:rsidRDefault="00B67A11" w14:paraId="0CCA24FD" w14:textId="77777777">
      <w:pPr>
        <w:numPr>
          <w:ilvl w:val="0"/>
          <w:numId w:val="78"/>
        </w:numPr>
        <w:rPr>
          <w:rFonts w:ascii="Calibri" w:hAnsi="Calibri" w:eastAsia="MS Mincho" w:cs="Calibri"/>
        </w:rPr>
      </w:pPr>
      <w:r w:rsidRPr="00B67A11">
        <w:rPr>
          <w:rFonts w:ascii="Calibri" w:hAnsi="Calibri" w:eastAsia="MS Mincho" w:cs="Calibri"/>
        </w:rPr>
        <w:t>[ ] NACHA Operating Rules compliance verified</w:t>
      </w:r>
    </w:p>
    <w:p w:rsidRPr="00B67A11" w:rsidR="00B67A11" w:rsidP="00542763" w:rsidRDefault="00B67A11" w14:paraId="41F9C88A" w14:textId="77777777">
      <w:pPr>
        <w:numPr>
          <w:ilvl w:val="0"/>
          <w:numId w:val="78"/>
        </w:numPr>
        <w:rPr>
          <w:rFonts w:ascii="Calibri" w:hAnsi="Calibri" w:eastAsia="MS Mincho" w:cs="Calibri"/>
        </w:rPr>
      </w:pPr>
      <w:r w:rsidRPr="00B67A11">
        <w:rPr>
          <w:rFonts w:ascii="Calibri" w:hAnsi="Calibri" w:eastAsia="MS Mincho" w:cs="Calibri"/>
        </w:rPr>
        <w:t>[ ] SOC 2 Type II controls mapped</w:t>
      </w:r>
    </w:p>
    <w:p w:rsidRPr="00B67A11" w:rsidR="00B67A11" w:rsidP="00542763" w:rsidRDefault="00B67A11" w14:paraId="268F2CAD" w14:textId="77777777">
      <w:pPr>
        <w:numPr>
          <w:ilvl w:val="0"/>
          <w:numId w:val="78"/>
        </w:numPr>
        <w:rPr>
          <w:rFonts w:ascii="Calibri" w:hAnsi="Calibri" w:eastAsia="MS Mincho" w:cs="Calibri"/>
        </w:rPr>
      </w:pPr>
      <w:r w:rsidRPr="00B67A11">
        <w:rPr>
          <w:rFonts w:ascii="Calibri" w:hAnsi="Calibri" w:eastAsia="MS Mincho" w:cs="Calibri"/>
        </w:rPr>
        <w:t>[ ] Data encryption at rest and in transit confirmed</w:t>
      </w:r>
    </w:p>
    <w:p w:rsidRPr="00B67A11" w:rsidR="00B67A11" w:rsidP="00542763" w:rsidRDefault="00B67A11" w14:paraId="5DB1BAD1" w14:textId="77777777">
      <w:pPr>
        <w:numPr>
          <w:ilvl w:val="0"/>
          <w:numId w:val="78"/>
        </w:numPr>
        <w:rPr>
          <w:rFonts w:ascii="Calibri" w:hAnsi="Calibri" w:eastAsia="MS Mincho" w:cs="Calibri"/>
        </w:rPr>
      </w:pPr>
      <w:r w:rsidRPr="00B67A11">
        <w:rPr>
          <w:rFonts w:ascii="Calibri" w:hAnsi="Calibri" w:eastAsia="MS Mincho" w:cs="Calibri"/>
        </w:rPr>
        <w:t>[ ] Audit logging configured for 7-year retention</w:t>
      </w:r>
    </w:p>
    <w:p w:rsidRPr="00B67A11" w:rsidR="00B67A11" w:rsidP="00542763" w:rsidRDefault="00B67A11" w14:paraId="0658D931" w14:textId="77777777">
      <w:pPr>
        <w:numPr>
          <w:ilvl w:val="0"/>
          <w:numId w:val="78"/>
        </w:numPr>
        <w:rPr>
          <w:rFonts w:ascii="Calibri" w:hAnsi="Calibri" w:eastAsia="MS Mincho" w:cs="Calibri"/>
        </w:rPr>
      </w:pPr>
      <w:r w:rsidRPr="00B67A11">
        <w:rPr>
          <w:rFonts w:ascii="Calibri" w:hAnsi="Calibri" w:eastAsia="MS Mincho" w:cs="Calibri"/>
        </w:rPr>
        <w:t>[ ] Bank account tokenization implemented</w:t>
      </w:r>
    </w:p>
    <w:p w:rsidRPr="00B67A11" w:rsidR="00B67A11" w:rsidP="00542763" w:rsidRDefault="00B67A11" w14:paraId="1990EA8B" w14:textId="77777777">
      <w:pPr>
        <w:numPr>
          <w:ilvl w:val="0"/>
          <w:numId w:val="78"/>
        </w:numPr>
        <w:rPr>
          <w:rFonts w:ascii="Calibri" w:hAnsi="Calibri" w:eastAsia="MS Mincho" w:cs="Calibri"/>
        </w:rPr>
      </w:pPr>
      <w:r w:rsidRPr="00B67A11">
        <w:rPr>
          <w:rFonts w:ascii="Calibri" w:hAnsi="Calibri" w:eastAsia="MS Mincho" w:cs="Calibri"/>
        </w:rPr>
        <w:t>[ ] SSN masking in logs verified</w:t>
      </w:r>
    </w:p>
    <w:p w:rsidRPr="00B67A11" w:rsidR="00B67A11" w:rsidP="00542763" w:rsidRDefault="00B67A11" w14:paraId="6782A3BF" w14:textId="77777777">
      <w:pPr>
        <w:numPr>
          <w:ilvl w:val="0"/>
          <w:numId w:val="78"/>
        </w:numPr>
        <w:rPr>
          <w:rFonts w:ascii="Calibri" w:hAnsi="Calibri" w:eastAsia="MS Mincho" w:cs="Calibri"/>
        </w:rPr>
      </w:pPr>
      <w:r w:rsidRPr="00B67A11">
        <w:rPr>
          <w:rFonts w:ascii="Calibri" w:hAnsi="Calibri" w:eastAsia="MS Mincho" w:cs="Calibri"/>
        </w:rPr>
        <w:t>[ ] Access controls reviewed and approved</w:t>
      </w:r>
    </w:p>
    <w:p w:rsidR="00B67A11" w:rsidP="00B67A11" w:rsidRDefault="00B67A11" w14:paraId="19D0BAA5" w14:textId="7AEC3960">
      <w:pPr>
        <w:rPr>
          <w:rFonts w:ascii="Calibri" w:hAnsi="Calibri" w:eastAsia="MS Mincho" w:cs="Calibri"/>
        </w:rPr>
      </w:pPr>
    </w:p>
    <w:p w:rsidR="00B93E37" w:rsidP="00B67A11" w:rsidRDefault="00B93E37" w14:paraId="75FD6087" w14:textId="77777777">
      <w:pPr>
        <w:rPr>
          <w:rFonts w:ascii="Calibri" w:hAnsi="Calibri" w:eastAsia="MS Mincho" w:cs="Calibri"/>
        </w:rPr>
      </w:pPr>
    </w:p>
    <w:p w:rsidR="00B93E37" w:rsidP="00B67A11" w:rsidRDefault="00B93E37" w14:paraId="38C3B152" w14:textId="77777777">
      <w:pPr>
        <w:rPr>
          <w:rFonts w:ascii="Calibri" w:hAnsi="Calibri" w:eastAsia="MS Mincho" w:cs="Calibri"/>
        </w:rPr>
      </w:pPr>
    </w:p>
    <w:p w:rsidRPr="00B67A11" w:rsidR="00B93E37" w:rsidP="00B67A11" w:rsidRDefault="00B93E37" w14:paraId="48F6C038" w14:textId="77777777">
      <w:pPr>
        <w:rPr>
          <w:rFonts w:ascii="Calibri" w:hAnsi="Calibri" w:eastAsia="MS Mincho" w:cs="Calibri"/>
        </w:rPr>
      </w:pPr>
    </w:p>
    <w:p w:rsidRPr="00B67A11" w:rsidR="00B67A11" w:rsidP="00B67A11" w:rsidRDefault="00B67A11" w14:paraId="48FC369A" w14:textId="77777777">
      <w:pPr>
        <w:rPr>
          <w:rFonts w:ascii="Calibri" w:hAnsi="Calibri" w:eastAsia="MS Mincho" w:cs="Calibri"/>
        </w:rPr>
      </w:pPr>
      <w:r w:rsidRPr="00B67A11">
        <w:rPr>
          <w:rFonts w:ascii="Calibri" w:hAnsi="Calibri" w:eastAsia="MS Mincho" w:cs="Calibri"/>
          <w:b/>
          <w:bCs/>
        </w:rPr>
        <w:t>Review &amp; Approval</w:t>
      </w:r>
    </w:p>
    <w:tbl>
      <w:tblPr>
        <w:tblStyle w:val="TableGrid"/>
        <w:tblW w:w="9805" w:type="dxa"/>
        <w:tblLayout w:type="fixed"/>
        <w:tblLook w:val="04A0" w:firstRow="1" w:lastRow="0" w:firstColumn="1" w:lastColumn="0" w:noHBand="0" w:noVBand="1"/>
      </w:tblPr>
      <w:tblGrid>
        <w:gridCol w:w="2027"/>
        <w:gridCol w:w="3375"/>
        <w:gridCol w:w="1615"/>
        <w:gridCol w:w="2788"/>
      </w:tblGrid>
      <w:tr w:rsidRPr="00B67A11" w:rsidR="00B93E37" w:rsidTr="785E6E3D" w14:paraId="3ADC2C25" w14:textId="77777777">
        <w:tc>
          <w:tcPr>
            <w:tcW w:w="2027" w:type="dxa"/>
            <w:hideMark/>
          </w:tcPr>
          <w:p w:rsidRPr="00B67A11" w:rsidR="00B67A11" w:rsidP="00E16B5F" w:rsidRDefault="00B67A11" w14:paraId="0EC78904" w14:textId="77777777">
            <w:pPr>
              <w:spacing w:after="160" w:line="279" w:lineRule="auto"/>
              <w:jc w:val="center"/>
              <w:rPr>
                <w:rFonts w:ascii="Calibri" w:hAnsi="Calibri" w:eastAsia="MS Mincho" w:cs="Calibri"/>
                <w:b/>
                <w:bCs/>
              </w:rPr>
            </w:pPr>
            <w:r w:rsidRPr="00B67A11">
              <w:rPr>
                <w:rFonts w:ascii="Calibri" w:hAnsi="Calibri" w:eastAsia="MS Mincho" w:cs="Calibri"/>
                <w:b/>
                <w:bCs/>
              </w:rPr>
              <w:t>Role</w:t>
            </w:r>
          </w:p>
        </w:tc>
        <w:tc>
          <w:tcPr>
            <w:tcW w:w="3375" w:type="dxa"/>
            <w:hideMark/>
          </w:tcPr>
          <w:p w:rsidRPr="00B67A11" w:rsidR="00B67A11" w:rsidP="00E16B5F" w:rsidRDefault="00B67A11" w14:paraId="17E0147B" w14:textId="77777777">
            <w:pPr>
              <w:spacing w:after="160" w:line="279" w:lineRule="auto"/>
              <w:jc w:val="center"/>
              <w:rPr>
                <w:rFonts w:ascii="Calibri" w:hAnsi="Calibri" w:eastAsia="MS Mincho" w:cs="Calibri"/>
                <w:b/>
                <w:bCs/>
              </w:rPr>
            </w:pPr>
            <w:r w:rsidRPr="00B67A11">
              <w:rPr>
                <w:rFonts w:ascii="Calibri" w:hAnsi="Calibri" w:eastAsia="MS Mincho" w:cs="Calibri"/>
                <w:b/>
                <w:bCs/>
              </w:rPr>
              <w:t>Name</w:t>
            </w:r>
          </w:p>
        </w:tc>
        <w:tc>
          <w:tcPr>
            <w:tcW w:w="1615" w:type="dxa"/>
            <w:hideMark/>
          </w:tcPr>
          <w:p w:rsidRPr="00B67A11" w:rsidR="00B67A11" w:rsidP="00E16B5F" w:rsidRDefault="00B67A11" w14:paraId="0A7E64BD" w14:textId="77777777">
            <w:pPr>
              <w:spacing w:after="160" w:line="279" w:lineRule="auto"/>
              <w:jc w:val="center"/>
              <w:rPr>
                <w:rFonts w:ascii="Calibri" w:hAnsi="Calibri" w:eastAsia="MS Mincho" w:cs="Calibri"/>
                <w:b/>
                <w:bCs/>
              </w:rPr>
            </w:pPr>
            <w:r w:rsidRPr="00B67A11">
              <w:rPr>
                <w:rFonts w:ascii="Calibri" w:hAnsi="Calibri" w:eastAsia="MS Mincho" w:cs="Calibri"/>
                <w:b/>
                <w:bCs/>
              </w:rPr>
              <w:t>Date</w:t>
            </w:r>
          </w:p>
        </w:tc>
        <w:tc>
          <w:tcPr>
            <w:tcW w:w="2788" w:type="dxa"/>
            <w:hideMark/>
          </w:tcPr>
          <w:p w:rsidRPr="00B67A11" w:rsidR="00B67A11" w:rsidP="00E16B5F" w:rsidRDefault="00B93E37" w14:paraId="2DEB6706" w14:textId="5A343A84">
            <w:pPr>
              <w:spacing w:after="160" w:line="279" w:lineRule="auto"/>
              <w:jc w:val="center"/>
              <w:rPr>
                <w:rFonts w:ascii="Calibri" w:hAnsi="Calibri" w:eastAsia="MS Mincho" w:cs="Calibri"/>
                <w:b/>
                <w:bCs/>
              </w:rPr>
            </w:pPr>
            <w:r>
              <w:rPr>
                <w:rFonts w:ascii="Calibri" w:hAnsi="Calibri" w:eastAsia="MS Mincho" w:cs="Calibri"/>
                <w:b/>
                <w:bCs/>
              </w:rPr>
              <w:t>Approved</w:t>
            </w:r>
            <w:r w:rsidR="00654679">
              <w:rPr>
                <w:rFonts w:ascii="Calibri" w:hAnsi="Calibri" w:eastAsia="MS Mincho" w:cs="Calibri"/>
                <w:b/>
                <w:bCs/>
              </w:rPr>
              <w:t xml:space="preserve"> (Yes/No)</w:t>
            </w:r>
          </w:p>
        </w:tc>
      </w:tr>
      <w:tr w:rsidRPr="00B67A11" w:rsidR="00B93E37" w:rsidTr="785E6E3D" w14:paraId="4B2B603B" w14:textId="77777777">
        <w:tc>
          <w:tcPr>
            <w:tcW w:w="2027" w:type="dxa"/>
            <w:hideMark/>
          </w:tcPr>
          <w:p w:rsidRPr="00B67A11" w:rsidR="00B67A11" w:rsidP="00B67A11" w:rsidRDefault="00B67A11" w14:paraId="2B964E8D" w14:textId="77777777">
            <w:pPr>
              <w:spacing w:after="160" w:line="279" w:lineRule="auto"/>
              <w:rPr>
                <w:rFonts w:ascii="Calibri" w:hAnsi="Calibri" w:eastAsia="MS Mincho" w:cs="Calibri"/>
              </w:rPr>
            </w:pPr>
            <w:r w:rsidRPr="00B67A11">
              <w:rPr>
                <w:rFonts w:ascii="Calibri" w:hAnsi="Calibri" w:eastAsia="MS Mincho" w:cs="Calibri"/>
              </w:rPr>
              <w:t>Enterprise Architect</w:t>
            </w:r>
          </w:p>
        </w:tc>
        <w:tc>
          <w:tcPr>
            <w:tcW w:w="3375" w:type="dxa"/>
            <w:hideMark/>
          </w:tcPr>
          <w:p w:rsidRPr="00B67A11" w:rsidR="00B67A11" w:rsidP="00B67A11" w:rsidRDefault="00654679" w14:paraId="40503929" w14:textId="71047445">
            <w:pPr>
              <w:spacing w:after="160" w:line="279" w:lineRule="auto"/>
              <w:rPr>
                <w:rFonts w:ascii="Calibri" w:hAnsi="Calibri" w:eastAsia="MS Mincho" w:cs="Calibri"/>
              </w:rPr>
            </w:pPr>
            <w:r>
              <w:rPr>
                <w:rFonts w:ascii="Calibri" w:hAnsi="Calibri" w:eastAsia="MS Mincho" w:cs="Calibri"/>
              </w:rPr>
              <w:t>Koushik Sinha</w:t>
            </w:r>
          </w:p>
        </w:tc>
        <w:tc>
          <w:tcPr>
            <w:tcW w:w="1615" w:type="dxa"/>
            <w:hideMark/>
          </w:tcPr>
          <w:p w:rsidRPr="00B67A11" w:rsidR="00B67A11" w:rsidP="00B67A11" w:rsidRDefault="00B67A11" w14:paraId="60ADADBD" w14:textId="77777777">
            <w:pPr>
              <w:spacing w:after="160" w:line="279" w:lineRule="auto"/>
              <w:rPr>
                <w:rFonts w:ascii="Calibri" w:hAnsi="Calibri" w:eastAsia="MS Mincho" w:cs="Calibri"/>
              </w:rPr>
            </w:pPr>
          </w:p>
        </w:tc>
        <w:tc>
          <w:tcPr>
            <w:tcW w:w="2788" w:type="dxa"/>
            <w:hideMark/>
          </w:tcPr>
          <w:p w:rsidRPr="00B67A11" w:rsidR="00B67A11" w:rsidP="00B67A11" w:rsidRDefault="00B67A11" w14:paraId="01EF0F52" w14:textId="77777777">
            <w:pPr>
              <w:spacing w:after="160" w:line="279" w:lineRule="auto"/>
              <w:rPr>
                <w:rFonts w:ascii="Calibri" w:hAnsi="Calibri" w:eastAsia="MS Mincho" w:cs="Calibri"/>
              </w:rPr>
            </w:pPr>
          </w:p>
        </w:tc>
      </w:tr>
      <w:tr w:rsidRPr="00B67A11" w:rsidR="00B93E37" w:rsidTr="785E6E3D" w14:paraId="5C45143A" w14:textId="77777777">
        <w:tc>
          <w:tcPr>
            <w:tcW w:w="2027" w:type="dxa"/>
            <w:hideMark/>
          </w:tcPr>
          <w:p w:rsidRPr="00B67A11" w:rsidR="00B67A11" w:rsidP="00B67A11" w:rsidRDefault="00B93E37" w14:paraId="5A178E0D" w14:textId="717BBB17">
            <w:pPr>
              <w:spacing w:after="160" w:line="279" w:lineRule="auto"/>
              <w:rPr>
                <w:rFonts w:ascii="Calibri" w:hAnsi="Calibri" w:eastAsia="MS Mincho" w:cs="Calibri"/>
              </w:rPr>
            </w:pPr>
            <w:r>
              <w:rPr>
                <w:rFonts w:ascii="Calibri" w:hAnsi="Calibri" w:eastAsia="MS Mincho" w:cs="Calibri"/>
              </w:rPr>
              <w:t xml:space="preserve">Infra </w:t>
            </w:r>
            <w:r w:rsidRPr="00B67A11" w:rsidR="00B67A11">
              <w:rPr>
                <w:rFonts w:ascii="Calibri" w:hAnsi="Calibri" w:eastAsia="MS Mincho" w:cs="Calibri"/>
              </w:rPr>
              <w:t>Security Architect</w:t>
            </w:r>
          </w:p>
        </w:tc>
        <w:tc>
          <w:tcPr>
            <w:tcW w:w="3375" w:type="dxa"/>
            <w:hideMark/>
          </w:tcPr>
          <w:p w:rsidRPr="00B67A11" w:rsidR="00B67A11" w:rsidP="00B67A11" w:rsidRDefault="00654679" w14:paraId="54B178AA" w14:textId="507D2EAA">
            <w:pPr>
              <w:spacing w:after="160" w:line="279" w:lineRule="auto"/>
              <w:rPr>
                <w:rFonts w:ascii="Calibri" w:hAnsi="Calibri" w:eastAsia="MS Mincho" w:cs="Calibri"/>
              </w:rPr>
            </w:pPr>
            <w:r>
              <w:rPr>
                <w:rFonts w:ascii="Calibri" w:hAnsi="Calibri" w:eastAsia="MS Mincho" w:cs="Calibri"/>
              </w:rPr>
              <w:t>Jeff Backscheider</w:t>
            </w:r>
          </w:p>
        </w:tc>
        <w:tc>
          <w:tcPr>
            <w:tcW w:w="1615" w:type="dxa"/>
            <w:hideMark/>
          </w:tcPr>
          <w:p w:rsidRPr="00B67A11" w:rsidR="00B67A11" w:rsidP="00B67A11" w:rsidRDefault="00B67A11" w14:paraId="376EF9D6" w14:textId="77777777">
            <w:pPr>
              <w:spacing w:after="160" w:line="279" w:lineRule="auto"/>
              <w:rPr>
                <w:rFonts w:ascii="Calibri" w:hAnsi="Calibri" w:eastAsia="MS Mincho" w:cs="Calibri"/>
              </w:rPr>
            </w:pPr>
          </w:p>
        </w:tc>
        <w:tc>
          <w:tcPr>
            <w:tcW w:w="2788" w:type="dxa"/>
            <w:hideMark/>
          </w:tcPr>
          <w:p w:rsidRPr="00B67A11" w:rsidR="00B67A11" w:rsidP="00B67A11" w:rsidRDefault="00B67A11" w14:paraId="377345AF" w14:textId="77777777">
            <w:pPr>
              <w:spacing w:after="160" w:line="279" w:lineRule="auto"/>
              <w:rPr>
                <w:rFonts w:ascii="Calibri" w:hAnsi="Calibri" w:eastAsia="MS Mincho" w:cs="Calibri"/>
              </w:rPr>
            </w:pPr>
          </w:p>
        </w:tc>
      </w:tr>
      <w:tr w:rsidR="785E6E3D" w:rsidTr="785E6E3D" w14:paraId="744E5355" w14:textId="77777777">
        <w:trPr>
          <w:trHeight w:val="300"/>
        </w:trPr>
        <w:tc>
          <w:tcPr>
            <w:tcW w:w="2027" w:type="dxa"/>
          </w:tcPr>
          <w:p w:rsidR="3D3DBC3D" w:rsidP="785E6E3D" w:rsidRDefault="3D3DBC3D" w14:paraId="461F63E8" w14:textId="15E11111">
            <w:pPr>
              <w:rPr>
                <w:rFonts w:ascii="Calibri" w:hAnsi="Calibri" w:eastAsia="MS Mincho" w:cs="Calibri"/>
              </w:rPr>
            </w:pPr>
            <w:r w:rsidRPr="785E6E3D">
              <w:rPr>
                <w:rFonts w:ascii="Calibri" w:hAnsi="Calibri" w:eastAsia="MS Mincho" w:cs="Calibri"/>
              </w:rPr>
              <w:t>LOB Architect</w:t>
            </w:r>
          </w:p>
        </w:tc>
        <w:tc>
          <w:tcPr>
            <w:tcW w:w="3375" w:type="dxa"/>
          </w:tcPr>
          <w:p w:rsidR="3D3DBC3D" w:rsidP="785E6E3D" w:rsidRDefault="3D3DBC3D" w14:paraId="235B81DE" w14:textId="250F50F3">
            <w:pPr>
              <w:rPr>
                <w:rFonts w:ascii="Calibri" w:hAnsi="Calibri" w:eastAsia="MS Mincho" w:cs="Calibri"/>
              </w:rPr>
            </w:pPr>
            <w:r w:rsidRPr="785E6E3D">
              <w:rPr>
                <w:rFonts w:ascii="Calibri" w:hAnsi="Calibri" w:eastAsia="MS Mincho" w:cs="Calibri"/>
              </w:rPr>
              <w:t>Pragati Agarwal</w:t>
            </w:r>
          </w:p>
        </w:tc>
        <w:tc>
          <w:tcPr>
            <w:tcW w:w="1615" w:type="dxa"/>
          </w:tcPr>
          <w:p w:rsidR="785E6E3D" w:rsidP="785E6E3D" w:rsidRDefault="785E6E3D" w14:paraId="4A8A6407" w14:textId="06148707">
            <w:pPr>
              <w:rPr>
                <w:rFonts w:ascii="Calibri" w:hAnsi="Calibri" w:eastAsia="MS Mincho" w:cs="Calibri"/>
              </w:rPr>
            </w:pPr>
          </w:p>
        </w:tc>
        <w:tc>
          <w:tcPr>
            <w:tcW w:w="2788" w:type="dxa"/>
          </w:tcPr>
          <w:p w:rsidR="785E6E3D" w:rsidP="785E6E3D" w:rsidRDefault="785E6E3D" w14:paraId="20C8A62A" w14:textId="351188CF">
            <w:pPr>
              <w:rPr>
                <w:rFonts w:ascii="Calibri" w:hAnsi="Calibri" w:eastAsia="MS Mincho" w:cs="Calibri"/>
              </w:rPr>
            </w:pPr>
          </w:p>
        </w:tc>
      </w:tr>
      <w:tr w:rsidRPr="00B67A11" w:rsidR="00654679" w:rsidTr="785E6E3D" w14:paraId="34E8BE16" w14:textId="77777777">
        <w:tc>
          <w:tcPr>
            <w:tcW w:w="2027" w:type="dxa"/>
          </w:tcPr>
          <w:p w:rsidR="00654679" w:rsidP="00B67A11" w:rsidRDefault="00654679" w14:paraId="21809EE5" w14:textId="1EB12E89">
            <w:pPr>
              <w:rPr>
                <w:rFonts w:ascii="Calibri" w:hAnsi="Calibri" w:eastAsia="MS Mincho" w:cs="Calibri"/>
              </w:rPr>
            </w:pPr>
            <w:r>
              <w:rPr>
                <w:rFonts w:ascii="Calibri" w:hAnsi="Calibri" w:eastAsia="MS Mincho" w:cs="Calibri"/>
              </w:rPr>
              <w:t>Networking Lead</w:t>
            </w:r>
          </w:p>
        </w:tc>
        <w:tc>
          <w:tcPr>
            <w:tcW w:w="3375" w:type="dxa"/>
          </w:tcPr>
          <w:p w:rsidRPr="00B67A11" w:rsidR="00654679" w:rsidP="00B67A11" w:rsidRDefault="00654679" w14:paraId="5E5C8437" w14:textId="756288C8">
            <w:pPr>
              <w:rPr>
                <w:rFonts w:ascii="Calibri" w:hAnsi="Calibri" w:eastAsia="MS Mincho" w:cs="Calibri"/>
              </w:rPr>
            </w:pPr>
            <w:r>
              <w:rPr>
                <w:rFonts w:ascii="Calibri" w:hAnsi="Calibri" w:eastAsia="MS Mincho" w:cs="Calibri"/>
              </w:rPr>
              <w:t>TBD</w:t>
            </w:r>
          </w:p>
        </w:tc>
        <w:tc>
          <w:tcPr>
            <w:tcW w:w="1615" w:type="dxa"/>
          </w:tcPr>
          <w:p w:rsidRPr="00B67A11" w:rsidR="00654679" w:rsidP="00B67A11" w:rsidRDefault="00654679" w14:paraId="1E4927B2" w14:textId="77777777">
            <w:pPr>
              <w:rPr>
                <w:rFonts w:ascii="Calibri" w:hAnsi="Calibri" w:eastAsia="MS Mincho" w:cs="Calibri"/>
              </w:rPr>
            </w:pPr>
          </w:p>
        </w:tc>
        <w:tc>
          <w:tcPr>
            <w:tcW w:w="2788" w:type="dxa"/>
          </w:tcPr>
          <w:p w:rsidRPr="00B67A11" w:rsidR="00654679" w:rsidP="00B67A11" w:rsidRDefault="00654679" w14:paraId="778498D9" w14:textId="77777777">
            <w:pPr>
              <w:rPr>
                <w:rFonts w:ascii="Calibri" w:hAnsi="Calibri" w:eastAsia="MS Mincho" w:cs="Calibri"/>
              </w:rPr>
            </w:pPr>
          </w:p>
        </w:tc>
      </w:tr>
      <w:tr w:rsidRPr="00B67A11" w:rsidR="004C476D" w:rsidTr="785E6E3D" w14:paraId="1AFF86B2" w14:textId="77777777">
        <w:tc>
          <w:tcPr>
            <w:tcW w:w="2027" w:type="dxa"/>
          </w:tcPr>
          <w:p w:rsidRPr="785E6E3D" w:rsidR="004C476D" w:rsidP="00B67A11" w:rsidRDefault="00B21F0D" w14:paraId="4B0B1D8A" w14:textId="36603F7D">
            <w:pPr>
              <w:rPr>
                <w:rFonts w:ascii="Calibri" w:hAnsi="Calibri" w:eastAsia="MS Mincho" w:cs="Calibri"/>
              </w:rPr>
            </w:pPr>
            <w:r>
              <w:rPr>
                <w:rFonts w:ascii="Calibri" w:hAnsi="Calibri" w:eastAsia="MS Mincho" w:cs="Calibri"/>
              </w:rPr>
              <w:t>IT Retirement Plan Dev. 2</w:t>
            </w:r>
            <w:r w:rsidRPr="00D165FD">
              <w:rPr>
                <w:rFonts w:ascii="Calibri" w:hAnsi="Calibri" w:eastAsia="MS Mincho" w:cs="Calibri"/>
                <w:vertAlign w:val="superscript"/>
              </w:rPr>
              <w:t>nd</w:t>
            </w:r>
            <w:r>
              <w:rPr>
                <w:rFonts w:ascii="Calibri" w:hAnsi="Calibri" w:eastAsia="MS Mincho" w:cs="Calibri"/>
              </w:rPr>
              <w:t xml:space="preserve"> VP</w:t>
            </w:r>
          </w:p>
        </w:tc>
        <w:tc>
          <w:tcPr>
            <w:tcW w:w="3375" w:type="dxa"/>
          </w:tcPr>
          <w:p w:rsidR="004C476D" w:rsidP="00B67A11" w:rsidRDefault="00B21F0D" w14:paraId="0479220F" w14:textId="04D6456F">
            <w:pPr>
              <w:rPr>
                <w:rFonts w:ascii="Calibri" w:hAnsi="Calibri" w:eastAsia="MS Mincho" w:cs="Calibri"/>
              </w:rPr>
            </w:pPr>
            <w:r>
              <w:rPr>
                <w:rFonts w:ascii="Calibri" w:hAnsi="Calibri" w:eastAsia="MS Mincho" w:cs="Calibri"/>
              </w:rPr>
              <w:t>Jeff Rhode</w:t>
            </w:r>
          </w:p>
        </w:tc>
        <w:tc>
          <w:tcPr>
            <w:tcW w:w="1615" w:type="dxa"/>
          </w:tcPr>
          <w:p w:rsidRPr="00B67A11" w:rsidR="004C476D" w:rsidP="00B67A11" w:rsidRDefault="004C476D" w14:paraId="361C54A5" w14:textId="77777777">
            <w:pPr>
              <w:rPr>
                <w:rFonts w:ascii="Calibri" w:hAnsi="Calibri" w:eastAsia="MS Mincho" w:cs="Calibri"/>
              </w:rPr>
            </w:pPr>
          </w:p>
        </w:tc>
        <w:tc>
          <w:tcPr>
            <w:tcW w:w="2788" w:type="dxa"/>
          </w:tcPr>
          <w:p w:rsidRPr="00B67A11" w:rsidR="004C476D" w:rsidP="00B67A11" w:rsidRDefault="004C476D" w14:paraId="77E80472" w14:textId="77777777">
            <w:pPr>
              <w:rPr>
                <w:rFonts w:ascii="Calibri" w:hAnsi="Calibri" w:eastAsia="MS Mincho" w:cs="Calibri"/>
              </w:rPr>
            </w:pPr>
          </w:p>
        </w:tc>
      </w:tr>
      <w:tr w:rsidRPr="00B67A11" w:rsidR="004C476D" w:rsidTr="785E6E3D" w14:paraId="24CE32EE" w14:textId="77777777">
        <w:tc>
          <w:tcPr>
            <w:tcW w:w="2027" w:type="dxa"/>
          </w:tcPr>
          <w:p w:rsidRPr="785E6E3D" w:rsidR="004C476D" w:rsidP="00B67A11" w:rsidRDefault="004765B0" w14:paraId="57DF291D" w14:textId="6FA44C4D">
            <w:pPr>
              <w:rPr>
                <w:rFonts w:ascii="Calibri" w:hAnsi="Calibri" w:eastAsia="MS Mincho" w:cs="Calibri"/>
              </w:rPr>
            </w:pPr>
            <w:r>
              <w:rPr>
                <w:rFonts w:ascii="Calibri" w:hAnsi="Calibri" w:eastAsia="MS Mincho" w:cs="Calibri"/>
              </w:rPr>
              <w:t>Bus System Admin</w:t>
            </w:r>
          </w:p>
        </w:tc>
        <w:tc>
          <w:tcPr>
            <w:tcW w:w="3375" w:type="dxa"/>
          </w:tcPr>
          <w:p w:rsidR="004C476D" w:rsidP="00B67A11" w:rsidRDefault="004765B0" w14:paraId="27391E32" w14:textId="20EE8828">
            <w:pPr>
              <w:rPr>
                <w:rFonts w:ascii="Calibri" w:hAnsi="Calibri" w:eastAsia="MS Mincho" w:cs="Calibri"/>
              </w:rPr>
            </w:pPr>
            <w:r>
              <w:rPr>
                <w:rFonts w:ascii="Calibri" w:hAnsi="Calibri" w:eastAsia="MS Mincho" w:cs="Calibri"/>
              </w:rPr>
              <w:t>Michelle Conradt</w:t>
            </w:r>
          </w:p>
        </w:tc>
        <w:tc>
          <w:tcPr>
            <w:tcW w:w="1615" w:type="dxa"/>
          </w:tcPr>
          <w:p w:rsidRPr="00B67A11" w:rsidR="004C476D" w:rsidP="00B67A11" w:rsidRDefault="004C476D" w14:paraId="554823C7" w14:textId="77777777">
            <w:pPr>
              <w:rPr>
                <w:rFonts w:ascii="Calibri" w:hAnsi="Calibri" w:eastAsia="MS Mincho" w:cs="Calibri"/>
              </w:rPr>
            </w:pPr>
          </w:p>
        </w:tc>
        <w:tc>
          <w:tcPr>
            <w:tcW w:w="2788" w:type="dxa"/>
          </w:tcPr>
          <w:p w:rsidRPr="00B67A11" w:rsidR="004C476D" w:rsidP="00B67A11" w:rsidRDefault="004C476D" w14:paraId="4B916B4C" w14:textId="77777777">
            <w:pPr>
              <w:rPr>
                <w:rFonts w:ascii="Calibri" w:hAnsi="Calibri" w:eastAsia="MS Mincho" w:cs="Calibri"/>
              </w:rPr>
            </w:pPr>
          </w:p>
        </w:tc>
      </w:tr>
      <w:tr w:rsidRPr="00B67A11" w:rsidR="00AD6103" w:rsidTr="785E6E3D" w14:paraId="77184346" w14:textId="77777777">
        <w:tc>
          <w:tcPr>
            <w:tcW w:w="2027" w:type="dxa"/>
          </w:tcPr>
          <w:p w:rsidR="00AD6103" w:rsidP="00B67A11" w:rsidRDefault="6673FC5B" w14:paraId="6410A887" w14:textId="6D37056E">
            <w:pPr>
              <w:rPr>
                <w:rFonts w:ascii="Calibri" w:hAnsi="Calibri" w:eastAsia="MS Mincho" w:cs="Calibri"/>
              </w:rPr>
            </w:pPr>
            <w:r w:rsidRPr="785E6E3D">
              <w:rPr>
                <w:rFonts w:ascii="Calibri" w:hAnsi="Calibri" w:eastAsia="MS Mincho" w:cs="Calibri"/>
              </w:rPr>
              <w:t xml:space="preserve">DevOps </w:t>
            </w:r>
            <w:bookmarkStart w:name="_Int_WHdpJeoh" w:id="175"/>
            <w:proofErr w:type="gramStart"/>
            <w:r w:rsidRPr="785E6E3D">
              <w:rPr>
                <w:rFonts w:ascii="Calibri" w:hAnsi="Calibri" w:eastAsia="MS Mincho" w:cs="Calibri"/>
              </w:rPr>
              <w:t>Lead</w:t>
            </w:r>
            <w:bookmarkEnd w:id="175"/>
            <w:proofErr w:type="gramEnd"/>
          </w:p>
        </w:tc>
        <w:tc>
          <w:tcPr>
            <w:tcW w:w="3375" w:type="dxa"/>
          </w:tcPr>
          <w:p w:rsidR="00AD6103" w:rsidP="00B67A11" w:rsidRDefault="00AD6103" w14:paraId="6E1E3D2C" w14:textId="584DAE05">
            <w:pPr>
              <w:rPr>
                <w:rFonts w:ascii="Calibri" w:hAnsi="Calibri" w:eastAsia="MS Mincho" w:cs="Calibri"/>
              </w:rPr>
            </w:pPr>
            <w:r>
              <w:rPr>
                <w:rFonts w:ascii="Calibri" w:hAnsi="Calibri" w:eastAsia="MS Mincho" w:cs="Calibri"/>
              </w:rPr>
              <w:t>TBD</w:t>
            </w:r>
          </w:p>
        </w:tc>
        <w:tc>
          <w:tcPr>
            <w:tcW w:w="1615" w:type="dxa"/>
          </w:tcPr>
          <w:p w:rsidRPr="00B67A11" w:rsidR="00AD6103" w:rsidP="00B67A11" w:rsidRDefault="00AD6103" w14:paraId="191DC409" w14:textId="77777777">
            <w:pPr>
              <w:rPr>
                <w:rFonts w:ascii="Calibri" w:hAnsi="Calibri" w:eastAsia="MS Mincho" w:cs="Calibri"/>
              </w:rPr>
            </w:pPr>
          </w:p>
        </w:tc>
        <w:tc>
          <w:tcPr>
            <w:tcW w:w="2788" w:type="dxa"/>
          </w:tcPr>
          <w:p w:rsidRPr="00B67A11" w:rsidR="00AD6103" w:rsidP="00B67A11" w:rsidRDefault="00AD6103" w14:paraId="25F65B46" w14:textId="77777777">
            <w:pPr>
              <w:rPr>
                <w:rFonts w:ascii="Calibri" w:hAnsi="Calibri" w:eastAsia="MS Mincho" w:cs="Calibri"/>
              </w:rPr>
            </w:pPr>
          </w:p>
        </w:tc>
      </w:tr>
      <w:tr w:rsidRPr="00B67A11" w:rsidR="00B11818" w:rsidTr="785E6E3D" w14:paraId="3407F5A9" w14:textId="77777777">
        <w:tc>
          <w:tcPr>
            <w:tcW w:w="2027" w:type="dxa"/>
          </w:tcPr>
          <w:p w:rsidR="00B11818" w:rsidP="00B67A11" w:rsidRDefault="00B11818" w14:paraId="140488BF" w14:textId="2AA72260">
            <w:pPr>
              <w:rPr>
                <w:rFonts w:ascii="Calibri" w:hAnsi="Calibri" w:eastAsia="MS Mincho" w:cs="Calibri"/>
              </w:rPr>
            </w:pPr>
            <w:r>
              <w:rPr>
                <w:rFonts w:ascii="Calibri" w:hAnsi="Calibri" w:eastAsia="MS Mincho" w:cs="Calibri"/>
              </w:rPr>
              <w:t>AI Dev</w:t>
            </w:r>
          </w:p>
        </w:tc>
        <w:tc>
          <w:tcPr>
            <w:tcW w:w="3375" w:type="dxa"/>
          </w:tcPr>
          <w:p w:rsidR="00B11818" w:rsidP="00B67A11" w:rsidRDefault="00D634AB" w14:paraId="0CFEB94B" w14:textId="201D5679">
            <w:pPr>
              <w:rPr>
                <w:rFonts w:ascii="Calibri" w:hAnsi="Calibri" w:eastAsia="MS Mincho" w:cs="Calibri"/>
              </w:rPr>
            </w:pPr>
            <w:r>
              <w:rPr>
                <w:rFonts w:ascii="Calibri" w:hAnsi="Calibri" w:eastAsia="MS Mincho" w:cs="Calibri"/>
              </w:rPr>
              <w:t>Thad Stanfill</w:t>
            </w:r>
          </w:p>
        </w:tc>
        <w:tc>
          <w:tcPr>
            <w:tcW w:w="1615" w:type="dxa"/>
          </w:tcPr>
          <w:p w:rsidRPr="00B67A11" w:rsidR="00B11818" w:rsidP="00B67A11" w:rsidRDefault="00B11818" w14:paraId="231724AD" w14:textId="77777777">
            <w:pPr>
              <w:rPr>
                <w:rFonts w:ascii="Calibri" w:hAnsi="Calibri" w:eastAsia="MS Mincho" w:cs="Calibri"/>
              </w:rPr>
            </w:pPr>
          </w:p>
        </w:tc>
        <w:tc>
          <w:tcPr>
            <w:tcW w:w="2788" w:type="dxa"/>
          </w:tcPr>
          <w:p w:rsidRPr="00B67A11" w:rsidR="00B11818" w:rsidP="00B67A11" w:rsidRDefault="00B11818" w14:paraId="49E6BDB0" w14:textId="77777777">
            <w:pPr>
              <w:rPr>
                <w:rFonts w:ascii="Calibri" w:hAnsi="Calibri" w:eastAsia="MS Mincho" w:cs="Calibri"/>
              </w:rPr>
            </w:pPr>
          </w:p>
        </w:tc>
      </w:tr>
      <w:tr w:rsidRPr="00B67A11" w:rsidR="00B93E37" w:rsidTr="785E6E3D" w14:paraId="23E00F59" w14:textId="77777777">
        <w:tc>
          <w:tcPr>
            <w:tcW w:w="2027" w:type="dxa"/>
            <w:hideMark/>
          </w:tcPr>
          <w:p w:rsidRPr="00B67A11" w:rsidR="00B67A11" w:rsidP="00B67A11" w:rsidRDefault="00B93E37" w14:paraId="6125E41D" w14:textId="264930BE">
            <w:pPr>
              <w:spacing w:after="160" w:line="279" w:lineRule="auto"/>
              <w:rPr>
                <w:rFonts w:ascii="Calibri" w:hAnsi="Calibri" w:eastAsia="MS Mincho" w:cs="Calibri"/>
              </w:rPr>
            </w:pPr>
            <w:r>
              <w:rPr>
                <w:rFonts w:ascii="Calibri" w:hAnsi="Calibri" w:eastAsia="MS Mincho" w:cs="Calibri"/>
              </w:rPr>
              <w:t>Cloud Infra Implementation Lead</w:t>
            </w:r>
          </w:p>
        </w:tc>
        <w:tc>
          <w:tcPr>
            <w:tcW w:w="3375" w:type="dxa"/>
            <w:hideMark/>
          </w:tcPr>
          <w:p w:rsidRPr="00B67A11" w:rsidR="00B67A11" w:rsidP="00B67A11" w:rsidRDefault="00654679" w14:paraId="05AD0DB9" w14:textId="11BA5B06">
            <w:pPr>
              <w:spacing w:after="160" w:line="279" w:lineRule="auto"/>
              <w:rPr>
                <w:rFonts w:ascii="Calibri" w:hAnsi="Calibri" w:eastAsia="MS Mincho" w:cs="Calibri"/>
              </w:rPr>
            </w:pPr>
            <w:r>
              <w:rPr>
                <w:rFonts w:ascii="Calibri" w:hAnsi="Calibri" w:eastAsia="MS Mincho" w:cs="Calibri"/>
              </w:rPr>
              <w:t>Saichand Palusa</w:t>
            </w:r>
          </w:p>
        </w:tc>
        <w:tc>
          <w:tcPr>
            <w:tcW w:w="1615" w:type="dxa"/>
            <w:hideMark/>
          </w:tcPr>
          <w:p w:rsidRPr="00B67A11" w:rsidR="00B67A11" w:rsidP="00B67A11" w:rsidRDefault="00B67A11" w14:paraId="5AF415DF" w14:textId="77777777">
            <w:pPr>
              <w:spacing w:after="160" w:line="279" w:lineRule="auto"/>
              <w:rPr>
                <w:rFonts w:ascii="Calibri" w:hAnsi="Calibri" w:eastAsia="MS Mincho" w:cs="Calibri"/>
              </w:rPr>
            </w:pPr>
          </w:p>
        </w:tc>
        <w:tc>
          <w:tcPr>
            <w:tcW w:w="2788" w:type="dxa"/>
            <w:hideMark/>
          </w:tcPr>
          <w:p w:rsidRPr="00B67A11" w:rsidR="00B67A11" w:rsidP="00B67A11" w:rsidRDefault="00B67A11" w14:paraId="60F7F788" w14:textId="77777777">
            <w:pPr>
              <w:spacing w:after="160" w:line="279" w:lineRule="auto"/>
              <w:rPr>
                <w:rFonts w:ascii="Calibri" w:hAnsi="Calibri" w:eastAsia="MS Mincho" w:cs="Calibri"/>
              </w:rPr>
            </w:pPr>
          </w:p>
        </w:tc>
      </w:tr>
      <w:tr w:rsidRPr="00B67A11" w:rsidR="00A77FC8" w:rsidTr="785E6E3D" w14:paraId="4CBE7FF5" w14:textId="77777777">
        <w:tc>
          <w:tcPr>
            <w:tcW w:w="2027" w:type="dxa"/>
          </w:tcPr>
          <w:p w:rsidR="00A77FC8" w:rsidP="00B67A11" w:rsidRDefault="00A77FC8" w14:paraId="50C5BC3B" w14:textId="577B0930">
            <w:pPr>
              <w:rPr>
                <w:rFonts w:ascii="Calibri" w:hAnsi="Calibri" w:eastAsia="MS Mincho" w:cs="Calibri"/>
              </w:rPr>
            </w:pPr>
            <w:r>
              <w:rPr>
                <w:rFonts w:ascii="Calibri" w:hAnsi="Calibri" w:eastAsia="MS Mincho" w:cs="Calibri"/>
              </w:rPr>
              <w:t>Operations Lead</w:t>
            </w:r>
          </w:p>
        </w:tc>
        <w:tc>
          <w:tcPr>
            <w:tcW w:w="3375" w:type="dxa"/>
          </w:tcPr>
          <w:p w:rsidR="00A77FC8" w:rsidP="00B67A11" w:rsidRDefault="006F159E" w14:paraId="4CD2F22F" w14:textId="6BEB4D44">
            <w:pPr>
              <w:rPr>
                <w:rFonts w:ascii="Calibri" w:hAnsi="Calibri" w:eastAsia="MS Mincho" w:cs="Calibri"/>
              </w:rPr>
            </w:pPr>
            <w:r>
              <w:rPr>
                <w:rFonts w:ascii="Calibri" w:hAnsi="Calibri" w:eastAsia="MS Mincho" w:cs="Calibri"/>
              </w:rPr>
              <w:t>Karen Noble-Patrick</w:t>
            </w:r>
          </w:p>
        </w:tc>
        <w:tc>
          <w:tcPr>
            <w:tcW w:w="1615" w:type="dxa"/>
          </w:tcPr>
          <w:p w:rsidRPr="00B67A11" w:rsidR="00A77FC8" w:rsidP="00B67A11" w:rsidRDefault="00A77FC8" w14:paraId="53A1CB3E" w14:textId="77777777">
            <w:pPr>
              <w:rPr>
                <w:rFonts w:ascii="Calibri" w:hAnsi="Calibri" w:eastAsia="MS Mincho" w:cs="Calibri"/>
              </w:rPr>
            </w:pPr>
          </w:p>
        </w:tc>
        <w:tc>
          <w:tcPr>
            <w:tcW w:w="2788" w:type="dxa"/>
          </w:tcPr>
          <w:p w:rsidRPr="00B67A11" w:rsidR="00A77FC8" w:rsidP="00B67A11" w:rsidRDefault="00A77FC8" w14:paraId="00FEDF05" w14:textId="77777777">
            <w:pPr>
              <w:rPr>
                <w:rFonts w:ascii="Calibri" w:hAnsi="Calibri" w:eastAsia="MS Mincho" w:cs="Calibri"/>
              </w:rPr>
            </w:pPr>
          </w:p>
        </w:tc>
      </w:tr>
      <w:tr w:rsidRPr="00B67A11" w:rsidR="00B93E37" w:rsidTr="785E6E3D" w14:paraId="282CBEFD" w14:textId="77777777">
        <w:tc>
          <w:tcPr>
            <w:tcW w:w="2027" w:type="dxa"/>
            <w:hideMark/>
          </w:tcPr>
          <w:p w:rsidRPr="00B67A11" w:rsidR="00B67A11" w:rsidP="00B67A11" w:rsidRDefault="00B93E37" w14:paraId="65B9953B" w14:textId="3D9E6C71">
            <w:pPr>
              <w:spacing w:after="160" w:line="279" w:lineRule="auto"/>
              <w:rPr>
                <w:rFonts w:ascii="Calibri" w:hAnsi="Calibri" w:eastAsia="MS Mincho" w:cs="Calibri"/>
              </w:rPr>
            </w:pPr>
            <w:r>
              <w:rPr>
                <w:rFonts w:ascii="Calibri" w:hAnsi="Calibri" w:eastAsia="MS Mincho" w:cs="Calibri"/>
              </w:rPr>
              <w:t>Business Lead</w:t>
            </w:r>
          </w:p>
        </w:tc>
        <w:tc>
          <w:tcPr>
            <w:tcW w:w="3375" w:type="dxa"/>
            <w:hideMark/>
          </w:tcPr>
          <w:p w:rsidRPr="00B67A11" w:rsidR="00B67A11" w:rsidP="00B67A11" w:rsidRDefault="006F159E" w14:paraId="1B9EF8B7" w14:textId="1CFD36FF">
            <w:pPr>
              <w:spacing w:after="160" w:line="279" w:lineRule="auto"/>
              <w:rPr>
                <w:rFonts w:ascii="Calibri" w:hAnsi="Calibri" w:eastAsia="MS Mincho" w:cs="Calibri"/>
              </w:rPr>
            </w:pPr>
            <w:r>
              <w:rPr>
                <w:rFonts w:ascii="Calibri" w:hAnsi="Calibri" w:eastAsia="MS Mincho" w:cs="Calibri"/>
              </w:rPr>
              <w:t>Wendy Rinner</w:t>
            </w:r>
          </w:p>
        </w:tc>
        <w:tc>
          <w:tcPr>
            <w:tcW w:w="1615" w:type="dxa"/>
            <w:hideMark/>
          </w:tcPr>
          <w:p w:rsidRPr="00B67A11" w:rsidR="00B67A11" w:rsidP="00B67A11" w:rsidRDefault="00B67A11" w14:paraId="3CB836C2" w14:textId="77777777">
            <w:pPr>
              <w:spacing w:after="160" w:line="279" w:lineRule="auto"/>
              <w:rPr>
                <w:rFonts w:ascii="Calibri" w:hAnsi="Calibri" w:eastAsia="MS Mincho" w:cs="Calibri"/>
              </w:rPr>
            </w:pPr>
          </w:p>
        </w:tc>
        <w:tc>
          <w:tcPr>
            <w:tcW w:w="2788" w:type="dxa"/>
            <w:hideMark/>
          </w:tcPr>
          <w:p w:rsidRPr="00B67A11" w:rsidR="00B67A11" w:rsidP="00B67A11" w:rsidRDefault="00B67A11" w14:paraId="021985C0" w14:textId="77777777">
            <w:pPr>
              <w:spacing w:after="160" w:line="279" w:lineRule="auto"/>
              <w:rPr>
                <w:rFonts w:ascii="Calibri" w:hAnsi="Calibri" w:eastAsia="MS Mincho" w:cs="Calibri"/>
              </w:rPr>
            </w:pPr>
          </w:p>
        </w:tc>
      </w:tr>
      <w:tr w:rsidRPr="00B67A11" w:rsidR="00B93E37" w:rsidTr="785E6E3D" w14:paraId="295ABEFC" w14:textId="77777777">
        <w:tc>
          <w:tcPr>
            <w:tcW w:w="2027" w:type="dxa"/>
            <w:hideMark/>
          </w:tcPr>
          <w:p w:rsidRPr="00B67A11" w:rsidR="00B67A11" w:rsidP="00B67A11" w:rsidRDefault="00B67A11" w14:paraId="57A7B824" w14:textId="01B30AAA">
            <w:pPr>
              <w:spacing w:after="160" w:line="279" w:lineRule="auto"/>
              <w:rPr>
                <w:rFonts w:ascii="Calibri" w:hAnsi="Calibri" w:eastAsia="MS Mincho" w:cs="Calibri"/>
              </w:rPr>
            </w:pPr>
            <w:r w:rsidRPr="00B67A11">
              <w:rPr>
                <w:rFonts w:ascii="Calibri" w:hAnsi="Calibri" w:eastAsia="MS Mincho" w:cs="Calibri"/>
              </w:rPr>
              <w:t xml:space="preserve">Compliance </w:t>
            </w:r>
          </w:p>
        </w:tc>
        <w:tc>
          <w:tcPr>
            <w:tcW w:w="3375" w:type="dxa"/>
            <w:hideMark/>
          </w:tcPr>
          <w:p w:rsidRPr="00B67A11" w:rsidR="00B67A11" w:rsidP="00B67A11" w:rsidRDefault="00654679" w14:paraId="585031D1" w14:textId="5B5A4B1B">
            <w:pPr>
              <w:spacing w:after="160" w:line="279" w:lineRule="auto"/>
              <w:rPr>
                <w:rFonts w:ascii="Calibri" w:hAnsi="Calibri" w:eastAsia="MS Mincho" w:cs="Calibri"/>
              </w:rPr>
            </w:pPr>
            <w:r>
              <w:rPr>
                <w:rFonts w:ascii="Calibri" w:hAnsi="Calibri" w:eastAsia="MS Mincho" w:cs="Calibri"/>
              </w:rPr>
              <w:t>TBD</w:t>
            </w:r>
          </w:p>
        </w:tc>
        <w:tc>
          <w:tcPr>
            <w:tcW w:w="1615" w:type="dxa"/>
            <w:hideMark/>
          </w:tcPr>
          <w:p w:rsidRPr="00B67A11" w:rsidR="00B67A11" w:rsidP="00B67A11" w:rsidRDefault="00B67A11" w14:paraId="1793F89E" w14:textId="77777777">
            <w:pPr>
              <w:spacing w:after="160" w:line="279" w:lineRule="auto"/>
              <w:rPr>
                <w:rFonts w:ascii="Calibri" w:hAnsi="Calibri" w:eastAsia="MS Mincho" w:cs="Calibri"/>
              </w:rPr>
            </w:pPr>
          </w:p>
        </w:tc>
        <w:tc>
          <w:tcPr>
            <w:tcW w:w="2788" w:type="dxa"/>
            <w:hideMark/>
          </w:tcPr>
          <w:p w:rsidRPr="00B67A11" w:rsidR="00B67A11" w:rsidP="00B67A11" w:rsidRDefault="00B67A11" w14:paraId="22B58923" w14:textId="77777777">
            <w:pPr>
              <w:spacing w:after="160" w:line="279" w:lineRule="auto"/>
              <w:rPr>
                <w:rFonts w:ascii="Calibri" w:hAnsi="Calibri" w:eastAsia="MS Mincho" w:cs="Calibri"/>
              </w:rPr>
            </w:pPr>
          </w:p>
        </w:tc>
      </w:tr>
      <w:tr w:rsidRPr="00B67A11" w:rsidR="00B93E37" w:rsidTr="785E6E3D" w14:paraId="6D30B627" w14:textId="77777777">
        <w:tc>
          <w:tcPr>
            <w:tcW w:w="2027" w:type="dxa"/>
          </w:tcPr>
          <w:p w:rsidRPr="00B67A11" w:rsidR="00B93E37" w:rsidP="00B67A11" w:rsidRDefault="00B93E37" w14:paraId="0A49AB76" w14:textId="49E3B4B8">
            <w:pPr>
              <w:rPr>
                <w:rFonts w:ascii="Calibri" w:hAnsi="Calibri" w:eastAsia="MS Mincho" w:cs="Calibri"/>
              </w:rPr>
            </w:pPr>
            <w:r>
              <w:rPr>
                <w:rFonts w:ascii="Calibri" w:hAnsi="Calibri" w:eastAsia="MS Mincho" w:cs="Calibri"/>
              </w:rPr>
              <w:t>Info Security</w:t>
            </w:r>
          </w:p>
        </w:tc>
        <w:tc>
          <w:tcPr>
            <w:tcW w:w="3375" w:type="dxa"/>
          </w:tcPr>
          <w:p w:rsidRPr="00B67A11" w:rsidR="00B93E37" w:rsidP="00B67A11" w:rsidRDefault="00654679" w14:paraId="47437CD9" w14:textId="112AA949">
            <w:pPr>
              <w:rPr>
                <w:rFonts w:ascii="Calibri" w:hAnsi="Calibri" w:eastAsia="MS Mincho" w:cs="Calibri"/>
              </w:rPr>
            </w:pPr>
            <w:r>
              <w:rPr>
                <w:rFonts w:ascii="Calibri" w:hAnsi="Calibri" w:eastAsia="MS Mincho" w:cs="Calibri"/>
              </w:rPr>
              <w:t>TBD</w:t>
            </w:r>
          </w:p>
        </w:tc>
        <w:tc>
          <w:tcPr>
            <w:tcW w:w="1615" w:type="dxa"/>
          </w:tcPr>
          <w:p w:rsidRPr="00B67A11" w:rsidR="00B93E37" w:rsidP="00B67A11" w:rsidRDefault="00B93E37" w14:paraId="03196667" w14:textId="77777777">
            <w:pPr>
              <w:rPr>
                <w:rFonts w:ascii="Calibri" w:hAnsi="Calibri" w:eastAsia="MS Mincho" w:cs="Calibri"/>
              </w:rPr>
            </w:pPr>
          </w:p>
        </w:tc>
        <w:tc>
          <w:tcPr>
            <w:tcW w:w="2788" w:type="dxa"/>
          </w:tcPr>
          <w:p w:rsidRPr="00B67A11" w:rsidR="00B93E37" w:rsidP="00B67A11" w:rsidRDefault="00B93E37" w14:paraId="007A4188" w14:textId="77777777">
            <w:pPr>
              <w:rPr>
                <w:rFonts w:ascii="Calibri" w:hAnsi="Calibri" w:eastAsia="MS Mincho" w:cs="Calibri"/>
              </w:rPr>
            </w:pPr>
          </w:p>
        </w:tc>
      </w:tr>
    </w:tbl>
    <w:p w:rsidRPr="00AE1F95" w:rsidR="00B67A11" w:rsidP="047C4109" w:rsidRDefault="00B67A11" w14:paraId="5449AF14" w14:textId="77777777">
      <w:pPr>
        <w:rPr>
          <w:rFonts w:ascii="Calibri" w:hAnsi="Calibri" w:eastAsia="MS Mincho" w:cs="Calibri"/>
        </w:rPr>
      </w:pPr>
    </w:p>
    <w:sectPr w:rsidRPr="00AE1F95" w:rsidR="00B67A11" w:rsidSect="00CB2720">
      <w:pgSz w:w="12240" w:h="15840" w:orient="portrait"/>
      <w:pgMar w:top="99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F" w:author="Scott Frederick" w:date="2026-02-02T09:31:00Z" w:id="108">
    <w:p w:rsidR="0071317E" w:rsidRDefault="0071317E" w14:paraId="600E2AA7" w14:textId="7B18A444">
      <w:r>
        <w:annotationRef/>
      </w:r>
      <w:r w:rsidRPr="7D4EF173">
        <w:t>Are there any noteworthy assumptions or constraints that are guiding this design?</w:t>
      </w:r>
    </w:p>
  </w:comment>
  <w:comment w:initials="KS" w:author="Koushik Sinha" w:date="2026-02-02T17:19:00Z" w:id="109">
    <w:p w:rsidR="00956AC4" w:rsidP="00956AC4" w:rsidRDefault="00956AC4" w14:paraId="457897B9" w14:textId="77777777">
      <w:pPr>
        <w:pStyle w:val="CommentText"/>
      </w:pPr>
      <w:r>
        <w:rPr>
          <w:rStyle w:val="CommentReference"/>
        </w:rPr>
        <w:annotationRef/>
      </w:r>
      <w:r>
        <w:t>Added a section 1.4 for the same</w:t>
      </w:r>
    </w:p>
  </w:comment>
  <w:comment w:initials="SF" w:author="Scott Frederick" w:date="2026-02-02T09:41:00Z" w:id="114">
    <w:p w:rsidR="00E63DAF" w:rsidRDefault="00E63DAF" w14:paraId="4C997C5A" w14:textId="062847CF">
      <w:pPr>
        <w:pStyle w:val="CommentText"/>
      </w:pPr>
      <w:r>
        <w:rPr>
          <w:rStyle w:val="CommentReference"/>
        </w:rPr>
        <w:annotationRef/>
      </w:r>
      <w:r w:rsidRPr="66563461">
        <w:t>How do the SFTP'd file get from the Blue Star SFTP Server (Azure) to this solution?</w:t>
      </w:r>
    </w:p>
  </w:comment>
  <w:comment w:initials="KS" w:author="Koushik Sinha" w:date="2026-02-02T17:11:00Z" w:id="115">
    <w:p w:rsidR="007216F4" w:rsidP="007216F4" w:rsidRDefault="007216F4" w14:paraId="12EBFA33" w14:textId="77777777">
      <w:pPr>
        <w:pStyle w:val="CommentText"/>
      </w:pPr>
      <w:r>
        <w:rPr>
          <w:rStyle w:val="CommentReference"/>
        </w:rPr>
        <w:annotationRef/>
      </w:r>
      <w:r>
        <w:t>GlobalScape can be one of the options.</w:t>
      </w:r>
    </w:p>
    <w:p w:rsidR="007216F4" w:rsidP="007216F4" w:rsidRDefault="007216F4" w14:paraId="01EA3F5D" w14:textId="77777777">
      <w:pPr>
        <w:pStyle w:val="CommentText"/>
      </w:pPr>
      <w:r>
        <w:t xml:space="preserve">But we can check on alternate options to </w:t>
      </w:r>
      <w:r>
        <w:rPr>
          <w:b/>
          <w:bCs/>
        </w:rPr>
        <w:t>Azure-to-AWS synchronization</w:t>
      </w:r>
      <w:r>
        <w:t xml:space="preserve"> — Files need to be transferred from Azure SFTP to AWS. The options would typically be: </w:t>
      </w:r>
      <w:r>
        <w:rPr>
          <w:b/>
          <w:bCs/>
        </w:rPr>
        <w:t>Azure Data Factory</w:t>
      </w:r>
      <w:r>
        <w:t xml:space="preserve"> with SFTP connector pushing to S3</w:t>
      </w:r>
    </w:p>
    <w:p w:rsidR="007216F4" w:rsidP="007216F4" w:rsidRDefault="007216F4" w14:paraId="128D752E" w14:textId="77777777">
      <w:pPr>
        <w:pStyle w:val="CommentText"/>
        <w:numPr>
          <w:ilvl w:val="0"/>
          <w:numId w:val="81"/>
        </w:numPr>
        <w:ind w:left="360"/>
      </w:pPr>
      <w:r>
        <w:rPr>
          <w:b/>
          <w:bCs/>
        </w:rPr>
        <w:t>AWS Transfer Family</w:t>
      </w:r>
      <w:r>
        <w:t xml:space="preserve"> configured to pull from Azure SFTP</w:t>
      </w:r>
    </w:p>
    <w:p w:rsidR="007216F4" w:rsidP="007216F4" w:rsidRDefault="007216F4" w14:paraId="57D52780" w14:textId="77777777">
      <w:pPr>
        <w:pStyle w:val="CommentText"/>
        <w:numPr>
          <w:ilvl w:val="0"/>
          <w:numId w:val="81"/>
        </w:numPr>
        <w:ind w:left="360"/>
      </w:pPr>
      <w:r>
        <w:t xml:space="preserve">A </w:t>
      </w:r>
      <w:r>
        <w:rPr>
          <w:b/>
          <w:bCs/>
        </w:rPr>
        <w:t>sync agent</w:t>
      </w:r>
      <w:r>
        <w:t xml:space="preserve"> running on-premises that monitors Azure SFTP and uploads to S3</w:t>
      </w:r>
    </w:p>
    <w:p w:rsidR="007216F4" w:rsidP="007216F4" w:rsidRDefault="007216F4" w14:paraId="2759366A" w14:textId="77777777">
      <w:pPr>
        <w:pStyle w:val="CommentText"/>
        <w:numPr>
          <w:ilvl w:val="0"/>
          <w:numId w:val="81"/>
        </w:numPr>
        <w:ind w:left="360"/>
      </w:pPr>
      <w:r>
        <w:rPr>
          <w:b/>
          <w:bCs/>
        </w:rPr>
        <w:t>Direct Connect</w:t>
      </w:r>
      <w:r>
        <w:t xml:space="preserve"> between Azure and AWS with file sync</w:t>
      </w:r>
    </w:p>
    <w:p w:rsidR="007216F4" w:rsidP="007216F4" w:rsidRDefault="007216F4" w14:paraId="385FFA62" w14:textId="77777777">
      <w:pPr>
        <w:pStyle w:val="CommentText"/>
      </w:pPr>
      <w:r>
        <w:t xml:space="preserve"> </w:t>
      </w:r>
    </w:p>
  </w:comment>
  <w:comment w:initials="KS" w:author="Koushik Sinha" w:date="2026-02-02T17:12:00Z" w:id="116">
    <w:p w:rsidR="007216F4" w:rsidP="007216F4" w:rsidRDefault="007216F4" w14:paraId="44DE40C4" w14:textId="77777777">
      <w:pPr>
        <w:pStyle w:val="CommentText"/>
      </w:pPr>
      <w:r>
        <w:rPr>
          <w:rStyle w:val="CommentReference"/>
        </w:rPr>
        <w:annotationRef/>
      </w:r>
      <w:r>
        <w:t>Will add that to the architecture decision considerations</w:t>
      </w:r>
    </w:p>
  </w:comment>
  <w:comment w:initials="SF" w:author="Scott Frederick" w:date="2026-02-02T09:32:00Z" w:id="121">
    <w:p w:rsidR="007401FB" w:rsidRDefault="007401FB" w14:paraId="686A9C2F" w14:textId="6B05D0CE">
      <w:r>
        <w:annotationRef/>
      </w:r>
      <w:r w:rsidRPr="5949FB41">
        <w:t>The existing BS DB is hosted in Azure</w:t>
      </w:r>
    </w:p>
  </w:comment>
  <w:comment w:initials="SF" w:author="Scott Frederick" w:date="2026-02-02T09:32:00Z" w:id="129">
    <w:p w:rsidR="007401FB" w:rsidRDefault="007401FB" w14:paraId="6357CFAA" w14:textId="3D46A920">
      <w:r>
        <w:annotationRef/>
      </w:r>
      <w:r w:rsidRPr="21705578">
        <w:t>I think there are standard SSN Validation Libraries that should be reference during implementation. I know there are rules about the first three digits as well.</w:t>
      </w:r>
    </w:p>
  </w:comment>
  <w:comment w:initials="KS" w:author="Koushik Sinha" w:date="2026-02-02T17:13:00Z" w:id="130">
    <w:p w:rsidR="0063720E" w:rsidP="0063720E" w:rsidRDefault="0063720E" w14:paraId="566CF064" w14:textId="77777777">
      <w:pPr>
        <w:pStyle w:val="CommentText"/>
      </w:pPr>
      <w:r>
        <w:rPr>
          <w:rStyle w:val="CommentReference"/>
        </w:rPr>
        <w:annotationRef/>
      </w:r>
      <w:r>
        <w:t>Thanks Scott can you please let us know where the references of this library can be checked or who has the details on the same</w:t>
      </w:r>
    </w:p>
  </w:comment>
  <w:comment w:initials="SF" w:author="Scott Frederick" w:date="2026-02-02T09:33:00Z" w:id="141">
    <w:p w:rsidR="007401FB" w:rsidRDefault="007401FB" w14:paraId="1275D210" w14:textId="5D29E66C">
      <w:r>
        <w:annotationRef/>
      </w:r>
      <w:r w:rsidRPr="63D3A6CD">
        <w:t>Should these validation files be implemented as rows in some audit table?</w:t>
      </w:r>
    </w:p>
  </w:comment>
  <w:comment w:initials="KS" w:author="Koushik Sinha" w:date="2026-02-02T17:14:00Z" w:id="142">
    <w:p w:rsidR="0063720E" w:rsidP="0063720E" w:rsidRDefault="0063720E" w14:paraId="656184A7" w14:textId="77777777">
      <w:pPr>
        <w:pStyle w:val="CommentText"/>
      </w:pPr>
      <w:r>
        <w:rPr>
          <w:rStyle w:val="CommentReference"/>
        </w:rPr>
        <w:annotationRef/>
      </w:r>
      <w:r>
        <w:t>Good Idea if you want to persist these. I will add that to the data model design</w:t>
      </w:r>
    </w:p>
  </w:comment>
  <w:comment w:initials="SF" w:author="Scott Frederick" w:date="2026-02-02T09:33:00Z" w:id="155">
    <w:p w:rsidR="007401FB" w:rsidRDefault="007401FB" w14:paraId="4275B699" w14:textId="16B6071C">
      <w:r>
        <w:annotationRef/>
      </w:r>
      <w:r w:rsidRPr="4D1F44CE">
        <w:t>Or applicable RIM required timeframes</w:t>
      </w:r>
    </w:p>
  </w:comment>
  <w:comment w:initials="KS" w:author="Koushik Sinha" w:date="2026-02-02T17:15:00Z" w:id="156">
    <w:p w:rsidR="0063720E" w:rsidP="0063720E" w:rsidRDefault="0063720E" w14:paraId="22C80393" w14:textId="1DA735C0">
      <w:pPr>
        <w:pStyle w:val="CommentText"/>
      </w:pPr>
      <w:r>
        <w:rPr>
          <w:rStyle w:val="CommentReference"/>
        </w:rPr>
        <w:annotationRef/>
      </w:r>
      <w:r>
        <w:t xml:space="preserve">RP has different RIM guidelines </w:t>
      </w:r>
      <w:r>
        <w:fldChar w:fldCharType="begin"/>
      </w:r>
      <w:r>
        <w:instrText>HYPERLINK "mailto:Pragati.Agarwal@ameritas.com"</w:instrText>
      </w:r>
      <w:bookmarkStart w:name="_@_31D50D5722FC490494C865C6E4816FB1Z" w:id="157"/>
      <w:r>
        <w:fldChar w:fldCharType="separate"/>
      </w:r>
      <w:bookmarkEnd w:id="157"/>
      <w:r w:rsidRPr="0063720E">
        <w:rPr>
          <w:rStyle w:val="Mention"/>
          <w:noProof/>
        </w:rPr>
        <w:t>@Pragati Agarwal</w:t>
      </w:r>
      <w:r>
        <w:fldChar w:fldCharType="end"/>
      </w:r>
      <w:r>
        <w:t xml:space="preserve">  can you please check and confirm on the same</w:t>
      </w:r>
    </w:p>
  </w:comment>
  <w:comment xmlns:w="http://schemas.openxmlformats.org/wordprocessingml/2006/main" w:initials="AJ" w:author="Abhay Jhala" w:date="2026-02-24T09:20:15" w:id="1784511434">
    <w:p xmlns:w14="http://schemas.microsoft.com/office/word/2010/wordml" xmlns:w="http://schemas.openxmlformats.org/wordprocessingml/2006/main" w:rsidR="013F1652" w:rsidRDefault="47DD0BC5" w14:paraId="507087DD" w14:textId="18DA6843">
      <w:pPr>
        <w:pStyle w:val="CommentText"/>
      </w:pPr>
      <w:r>
        <w:rPr>
          <w:rStyle w:val="CommentReference"/>
        </w:rPr>
        <w:annotationRef/>
      </w:r>
      <w:r>
        <w:fldChar w:fldCharType="begin"/>
      </w:r>
      <w:r>
        <w:instrText xml:space="preserve"> HYPERLINK "mailto:Koushik.Sinha@ameritas.com"</w:instrText>
      </w:r>
      <w:bookmarkStart w:name="_@_C832E01304F448E1B4D6E82CF323A31AZ" w:id="1274697146"/>
      <w:r>
        <w:fldChar w:fldCharType="separate"/>
      </w:r>
      <w:bookmarkEnd w:id="1274697146"/>
      <w:r w:rsidRPr="223530D3" w:rsidR="42A4DAB9">
        <w:rPr>
          <w:rStyle w:val="Mention"/>
          <w:noProof/>
        </w:rPr>
        <w:t>@Koushik Sinha</w:t>
      </w:r>
      <w:r>
        <w:fldChar w:fldCharType="end"/>
      </w:r>
      <w:r w:rsidRPr="67B56270" w:rsidR="0DF586CF">
        <w:t xml:space="preserve"> For this IDP part do you suggest we should go for deterministic route for working with excel(for now) i.e to read them manually like i did earlier on generic excel agent rather than using the new IDP service which we built with AWS? The AWS IDP service seems more probabilistic working with OCR and images, not sure if it can be reliable enough? </w:t>
      </w:r>
    </w:p>
  </w:comment>
</w:comments>
</file>

<file path=word/commentsExtended.xml><?xml version="1.0" encoding="utf-8"?>
<w15:commentsEx xmlns:mc="http://schemas.openxmlformats.org/markup-compatibility/2006" xmlns:w15="http://schemas.microsoft.com/office/word/2012/wordml" mc:Ignorable="w15">
  <w15:commentEx w15:done="0" w15:paraId="600E2AA7"/>
  <w15:commentEx w15:done="0" w15:paraId="457897B9" w15:paraIdParent="600E2AA7"/>
  <w15:commentEx w15:done="0" w15:paraId="4C997C5A"/>
  <w15:commentEx w15:done="0" w15:paraId="385FFA62" w15:paraIdParent="4C997C5A"/>
  <w15:commentEx w15:done="0" w15:paraId="44DE40C4" w15:paraIdParent="4C997C5A"/>
  <w15:commentEx w15:done="0" w15:paraId="686A9C2F"/>
  <w15:commentEx w15:done="0" w15:paraId="6357CFAA"/>
  <w15:commentEx w15:done="0" w15:paraId="566CF064" w15:paraIdParent="6357CFAA"/>
  <w15:commentEx w15:done="0" w15:paraId="1275D210"/>
  <w15:commentEx w15:done="0" w15:paraId="656184A7" w15:paraIdParent="1275D210"/>
  <w15:commentEx w15:done="0" w15:paraId="4275B699"/>
  <w15:commentEx w15:done="0" w15:paraId="22C80393" w15:paraIdParent="4275B699"/>
  <w15:commentEx w15:done="0" w15:paraId="507087D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23DC02" w16cex:dateUtc="2026-02-02T15:31:00Z"/>
  <w16cex:commentExtensible w16cex:durableId="5B2E35A6" w16cex:dateUtc="2026-02-02T22:19:00Z"/>
  <w16cex:commentExtensible w16cex:durableId="5134A8D4" w16cex:dateUtc="2026-02-02T15:41:00Z">
    <w16cex:extLst>
      <w16:ext w16:uri="{CE6994B0-6A32-4C9F-8C6B-6E91EDA988CE}">
        <cr:reactions xmlns:cr="http://schemas.microsoft.com/office/comments/2020/reactions">
          <cr:reaction reactionType="1">
            <cr:reactionInfo dateUtc="2026-02-02T19:40:17Z">
              <cr:user userId="S::Daniel.Haas@ameritas.com::e8e0c5ad-2d5c-4d11-bf22-f457b3cc0ee0" userProvider="AD" userName="Daniel Haas"/>
            </cr:reactionInfo>
          </cr:reaction>
        </cr:reactions>
      </w16:ext>
    </w16cex:extLst>
  </w16cex:commentExtensible>
  <w16cex:commentExtensible w16cex:durableId="208782DB" w16cex:dateUtc="2026-02-02T22:11:00Z"/>
  <w16cex:commentExtensible w16cex:durableId="7C9AC50E" w16cex:dateUtc="2026-02-02T22:12:00Z"/>
  <w16cex:commentExtensible w16cex:durableId="7CE85741" w16cex:dateUtc="2026-02-02T15:32:00Z"/>
  <w16cex:commentExtensible w16cex:durableId="36B7CD5A" w16cex:dateUtc="2026-02-02T15:32:00Z"/>
  <w16cex:commentExtensible w16cex:durableId="58C35EE8" w16cex:dateUtc="2026-02-02T22:13:00Z"/>
  <w16cex:commentExtensible w16cex:durableId="78F7994D" w16cex:dateUtc="2026-02-02T15:33:00Z"/>
  <w16cex:commentExtensible w16cex:durableId="77B8BA79" w16cex:dateUtc="2026-02-02T22:14:00Z"/>
  <w16cex:commentExtensible w16cex:durableId="2A95870F" w16cex:dateUtc="2026-02-02T15:33:00Z"/>
  <w16cex:commentExtensible w16cex:durableId="6C6FCADE" w16cex:dateUtc="2026-02-02T22:15:00Z"/>
  <w16cex:commentExtensible w16cex:durableId="2772F4D0" w16cex:dateUtc="2026-02-24T15:20:15.786Z"/>
</w16cex:commentsExtensible>
</file>

<file path=word/commentsIds.xml><?xml version="1.0" encoding="utf-8"?>
<w16cid:commentsIds xmlns:mc="http://schemas.openxmlformats.org/markup-compatibility/2006" xmlns:w16cid="http://schemas.microsoft.com/office/word/2016/wordml/cid" mc:Ignorable="w16cid">
  <w16cid:commentId w16cid:paraId="600E2AA7" w16cid:durableId="1D23DC02"/>
  <w16cid:commentId w16cid:paraId="457897B9" w16cid:durableId="5B2E35A6"/>
  <w16cid:commentId w16cid:paraId="4C997C5A" w16cid:durableId="5134A8D4"/>
  <w16cid:commentId w16cid:paraId="385FFA62" w16cid:durableId="208782DB"/>
  <w16cid:commentId w16cid:paraId="44DE40C4" w16cid:durableId="7C9AC50E"/>
  <w16cid:commentId w16cid:paraId="686A9C2F" w16cid:durableId="7CE85741"/>
  <w16cid:commentId w16cid:paraId="6357CFAA" w16cid:durableId="36B7CD5A"/>
  <w16cid:commentId w16cid:paraId="566CF064" w16cid:durableId="58C35EE8"/>
  <w16cid:commentId w16cid:paraId="1275D210" w16cid:durableId="78F7994D"/>
  <w16cid:commentId w16cid:paraId="656184A7" w16cid:durableId="77B8BA79"/>
  <w16cid:commentId w16cid:paraId="4275B699" w16cid:durableId="2A95870F"/>
  <w16cid:commentId w16cid:paraId="22C80393" w16cid:durableId="6C6FCADE"/>
  <w16cid:commentId w16cid:paraId="507087DD" w16cid:durableId="2772F4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Mono">
    <w:altName w:val="Calibri"/>
    <w:charset w:val="00"/>
    <w:family w:val="modern"/>
    <w:pitch w:val="fixed"/>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9Ld211Mq0Tuoj" int2:id="1hMMsUbB">
      <int2:state int2:value="Rejected" int2:type="spell"/>
    </int2:textHash>
    <int2:textHash int2:hashCode="CrhELWF3SeqDR0" int2:id="7PcYNkQt">
      <int2:state int2:value="Rejected" int2:type="spell"/>
    </int2:textHash>
    <int2:textHash int2:hashCode="DfFtW5xERieYAf" int2:id="J6qWCWuf">
      <int2:state int2:value="Rejected" int2:type="spell"/>
    </int2:textHash>
    <int2:textHash int2:hashCode="FL8Li4S3MaFJPt" int2:id="Nkl7nZI5">
      <int2:state int2:value="Rejected" int2:type="spell"/>
    </int2:textHash>
    <int2:textHash int2:hashCode="zRe8fVeVuJWkC9" int2:id="ThW3UZbr">
      <int2:state int2:value="Rejected" int2:type="spell"/>
    </int2:textHash>
    <int2:textHash int2:hashCode="BvgKTTEubVGA3C" int2:id="XT57pKcH">
      <int2:state int2:value="Rejected" int2:type="spell"/>
    </int2:textHash>
    <int2:textHash int2:hashCode="ZLK20Sv+S6rn2t" int2:id="ZNxbvdgE">
      <int2:state int2:value="Rejected" int2:type="spell"/>
    </int2:textHash>
    <int2:textHash int2:hashCode="RLuI0rvzeDgQua" int2:id="kBJbB2zQ">
      <int2:state int2:value="Rejected" int2:type="spell"/>
    </int2:textHash>
    <int2:textHash int2:hashCode="+MZ4t3DcFHidtN" int2:id="zVWtmfse">
      <int2:state int2:value="Rejected" int2:type="spell"/>
    </int2:textHash>
    <int2:bookmark int2:bookmarkName="_Int_BnWAqBYZ" int2:invalidationBookmarkName="" int2:hashCode="bauTPq92cJvVYX" int2:id="IqUyAGwZ">
      <int2:state int2:value="Rejected" int2:type="gram"/>
    </int2:bookmark>
    <int2:bookmark int2:bookmarkName="_Int_WHdpJeoh" int2:invalidationBookmarkName="" int2:hashCode="xvcdha6qO2DbgO" int2:id="KHup34yC">
      <int2:state int2:value="Rejected" int2:type="gram"/>
    </int2:bookmark>
    <int2:bookmark int2:bookmarkName="_Int_g4kt6Ghe" int2:invalidationBookmarkName="" int2:hashCode="4UpwKGzmdjXX9P" int2:id="RCz2fdyK">
      <int2:state int2:value="Rejected" int2:type="gram"/>
    </int2:bookmark>
    <int2:bookmark int2:bookmarkName="_Int_oQdP1aSJ" int2:invalidationBookmarkName="" int2:hashCode="VMdAXzLZBAhQSq" int2:id="g5F1FOf6">
      <int2:state int2:value="Rejected" int2:type="gram"/>
    </int2:bookmark>
    <int2:bookmark int2:bookmarkName="_Int_mqz9ErB1" int2:invalidationBookmarkName="" int2:hashCode="I8eAuljCnKWrVA" int2:id="ll5iin30">
      <int2:state int2:value="Rejected" int2:type="gram"/>
    </int2:bookmark>
    <int2:bookmark int2:bookmarkName="_Int_8DcRqvts" int2:invalidationBookmarkName="" int2:hashCode="X78GJQ5s1ISEIX" int2:id="x7XV0MT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221"/>
    <w:multiLevelType w:val="multilevel"/>
    <w:tmpl w:val="21AE9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5642EF"/>
    <w:multiLevelType w:val="multilevel"/>
    <w:tmpl w:val="F82EB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7664AA"/>
    <w:multiLevelType w:val="multilevel"/>
    <w:tmpl w:val="34F4E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E30164"/>
    <w:multiLevelType w:val="multilevel"/>
    <w:tmpl w:val="FA540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345704"/>
    <w:multiLevelType w:val="multilevel"/>
    <w:tmpl w:val="158C1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750BCD"/>
    <w:multiLevelType w:val="multilevel"/>
    <w:tmpl w:val="CC488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2A3D51"/>
    <w:multiLevelType w:val="multilevel"/>
    <w:tmpl w:val="0442B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0C3EEB"/>
    <w:multiLevelType w:val="multilevel"/>
    <w:tmpl w:val="1A548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780382"/>
    <w:multiLevelType w:val="multilevel"/>
    <w:tmpl w:val="63F88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2D199E"/>
    <w:multiLevelType w:val="multilevel"/>
    <w:tmpl w:val="D4D8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20D7E"/>
    <w:multiLevelType w:val="multilevel"/>
    <w:tmpl w:val="B1F48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9C529E"/>
    <w:multiLevelType w:val="multilevel"/>
    <w:tmpl w:val="8EDAA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19349CD"/>
    <w:multiLevelType w:val="multilevel"/>
    <w:tmpl w:val="0AA23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2345C00"/>
    <w:multiLevelType w:val="hybridMultilevel"/>
    <w:tmpl w:val="6B30856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22927F96"/>
    <w:multiLevelType w:val="multilevel"/>
    <w:tmpl w:val="F154D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2A125A"/>
    <w:multiLevelType w:val="multilevel"/>
    <w:tmpl w:val="7E6C8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282003"/>
    <w:multiLevelType w:val="multilevel"/>
    <w:tmpl w:val="B8984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590C60"/>
    <w:multiLevelType w:val="multilevel"/>
    <w:tmpl w:val="E7C2A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56B21BE"/>
    <w:multiLevelType w:val="multilevel"/>
    <w:tmpl w:val="3782D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66B18AD"/>
    <w:multiLevelType w:val="multilevel"/>
    <w:tmpl w:val="AB9E4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68C0571"/>
    <w:multiLevelType w:val="multilevel"/>
    <w:tmpl w:val="F250A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7A274C"/>
    <w:multiLevelType w:val="multilevel"/>
    <w:tmpl w:val="888E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4B340C"/>
    <w:multiLevelType w:val="multilevel"/>
    <w:tmpl w:val="C9184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F5A400F"/>
    <w:multiLevelType w:val="multilevel"/>
    <w:tmpl w:val="7772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E518CF"/>
    <w:multiLevelType w:val="multilevel"/>
    <w:tmpl w:val="E1086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4CB7DD1"/>
    <w:multiLevelType w:val="multilevel"/>
    <w:tmpl w:val="1F8CA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5410BF"/>
    <w:multiLevelType w:val="multilevel"/>
    <w:tmpl w:val="4A8C6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67B4BAD"/>
    <w:multiLevelType w:val="multilevel"/>
    <w:tmpl w:val="F0860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4F6447"/>
    <w:multiLevelType w:val="hybridMultilevel"/>
    <w:tmpl w:val="91BC6B4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39953A6E"/>
    <w:multiLevelType w:val="multilevel"/>
    <w:tmpl w:val="A69C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C85DAE"/>
    <w:multiLevelType w:val="multilevel"/>
    <w:tmpl w:val="3D9E4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CEF5E0D"/>
    <w:multiLevelType w:val="multilevel"/>
    <w:tmpl w:val="BA8C3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E6F7ACD"/>
    <w:multiLevelType w:val="multilevel"/>
    <w:tmpl w:val="BEF8B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947943"/>
    <w:multiLevelType w:val="multilevel"/>
    <w:tmpl w:val="C3005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01A6C1C"/>
    <w:multiLevelType w:val="multilevel"/>
    <w:tmpl w:val="9BCE9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0757A43"/>
    <w:multiLevelType w:val="multilevel"/>
    <w:tmpl w:val="7F707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09C7512"/>
    <w:multiLevelType w:val="multilevel"/>
    <w:tmpl w:val="24DC6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1A62F1E"/>
    <w:multiLevelType w:val="multilevel"/>
    <w:tmpl w:val="BD1E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EA7B63"/>
    <w:multiLevelType w:val="multilevel"/>
    <w:tmpl w:val="A386C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50D3CE8"/>
    <w:multiLevelType w:val="multilevel"/>
    <w:tmpl w:val="BC9AE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6DA66C4"/>
    <w:multiLevelType w:val="multilevel"/>
    <w:tmpl w:val="97B23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9894FDF"/>
    <w:multiLevelType w:val="multilevel"/>
    <w:tmpl w:val="A88A2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B247394"/>
    <w:multiLevelType w:val="multilevel"/>
    <w:tmpl w:val="907E9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CC4440F"/>
    <w:multiLevelType w:val="hybridMultilevel"/>
    <w:tmpl w:val="56429F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4E6E1F5D"/>
    <w:multiLevelType w:val="multilevel"/>
    <w:tmpl w:val="ED30C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F0B26C0"/>
    <w:multiLevelType w:val="multilevel"/>
    <w:tmpl w:val="7C02B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0EB1284"/>
    <w:multiLevelType w:val="multilevel"/>
    <w:tmpl w:val="2B42D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19754E7"/>
    <w:multiLevelType w:val="multilevel"/>
    <w:tmpl w:val="AEF22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2F25054"/>
    <w:multiLevelType w:val="multilevel"/>
    <w:tmpl w:val="D4707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702233C"/>
    <w:multiLevelType w:val="multilevel"/>
    <w:tmpl w:val="BC20A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8D35AC6"/>
    <w:multiLevelType w:val="multilevel"/>
    <w:tmpl w:val="5E58D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9E27190"/>
    <w:multiLevelType w:val="hybridMultilevel"/>
    <w:tmpl w:val="F8AA3808"/>
    <w:lvl w:ilvl="0" w:tplc="1C565610">
      <w:start w:val="1"/>
      <w:numFmt w:val="bullet"/>
      <w:lvlText w:val=""/>
      <w:lvlJc w:val="left"/>
      <w:pPr>
        <w:ind w:left="1080" w:hanging="360"/>
      </w:pPr>
      <w:rPr>
        <w:rFonts w:ascii="Symbol" w:hAnsi="Symbol"/>
      </w:rPr>
    </w:lvl>
    <w:lvl w:ilvl="1" w:tplc="F4E0B84A">
      <w:start w:val="1"/>
      <w:numFmt w:val="bullet"/>
      <w:lvlText w:val=""/>
      <w:lvlJc w:val="left"/>
      <w:pPr>
        <w:ind w:left="1080" w:hanging="360"/>
      </w:pPr>
      <w:rPr>
        <w:rFonts w:ascii="Symbol" w:hAnsi="Symbol"/>
      </w:rPr>
    </w:lvl>
    <w:lvl w:ilvl="2" w:tplc="82F69194">
      <w:start w:val="1"/>
      <w:numFmt w:val="bullet"/>
      <w:lvlText w:val=""/>
      <w:lvlJc w:val="left"/>
      <w:pPr>
        <w:ind w:left="1080" w:hanging="360"/>
      </w:pPr>
      <w:rPr>
        <w:rFonts w:ascii="Symbol" w:hAnsi="Symbol"/>
      </w:rPr>
    </w:lvl>
    <w:lvl w:ilvl="3" w:tplc="3D984D06">
      <w:start w:val="1"/>
      <w:numFmt w:val="bullet"/>
      <w:lvlText w:val=""/>
      <w:lvlJc w:val="left"/>
      <w:pPr>
        <w:ind w:left="1080" w:hanging="360"/>
      </w:pPr>
      <w:rPr>
        <w:rFonts w:ascii="Symbol" w:hAnsi="Symbol"/>
      </w:rPr>
    </w:lvl>
    <w:lvl w:ilvl="4" w:tplc="489AABC6">
      <w:start w:val="1"/>
      <w:numFmt w:val="bullet"/>
      <w:lvlText w:val=""/>
      <w:lvlJc w:val="left"/>
      <w:pPr>
        <w:ind w:left="1080" w:hanging="360"/>
      </w:pPr>
      <w:rPr>
        <w:rFonts w:ascii="Symbol" w:hAnsi="Symbol"/>
      </w:rPr>
    </w:lvl>
    <w:lvl w:ilvl="5" w:tplc="6100A8C4">
      <w:start w:val="1"/>
      <w:numFmt w:val="bullet"/>
      <w:lvlText w:val=""/>
      <w:lvlJc w:val="left"/>
      <w:pPr>
        <w:ind w:left="1080" w:hanging="360"/>
      </w:pPr>
      <w:rPr>
        <w:rFonts w:ascii="Symbol" w:hAnsi="Symbol"/>
      </w:rPr>
    </w:lvl>
    <w:lvl w:ilvl="6" w:tplc="EC40F0EA">
      <w:start w:val="1"/>
      <w:numFmt w:val="bullet"/>
      <w:lvlText w:val=""/>
      <w:lvlJc w:val="left"/>
      <w:pPr>
        <w:ind w:left="1080" w:hanging="360"/>
      </w:pPr>
      <w:rPr>
        <w:rFonts w:ascii="Symbol" w:hAnsi="Symbol"/>
      </w:rPr>
    </w:lvl>
    <w:lvl w:ilvl="7" w:tplc="F1E2FBEC">
      <w:start w:val="1"/>
      <w:numFmt w:val="bullet"/>
      <w:lvlText w:val=""/>
      <w:lvlJc w:val="left"/>
      <w:pPr>
        <w:ind w:left="1080" w:hanging="360"/>
      </w:pPr>
      <w:rPr>
        <w:rFonts w:ascii="Symbol" w:hAnsi="Symbol"/>
      </w:rPr>
    </w:lvl>
    <w:lvl w:ilvl="8" w:tplc="3A32200E">
      <w:start w:val="1"/>
      <w:numFmt w:val="bullet"/>
      <w:lvlText w:val=""/>
      <w:lvlJc w:val="left"/>
      <w:pPr>
        <w:ind w:left="1080" w:hanging="360"/>
      </w:pPr>
      <w:rPr>
        <w:rFonts w:ascii="Symbol" w:hAnsi="Symbol"/>
      </w:rPr>
    </w:lvl>
  </w:abstractNum>
  <w:abstractNum w:abstractNumId="52" w15:restartNumberingAfterBreak="0">
    <w:nsid w:val="5A757B57"/>
    <w:multiLevelType w:val="multilevel"/>
    <w:tmpl w:val="F17CE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B301591"/>
    <w:multiLevelType w:val="multilevel"/>
    <w:tmpl w:val="FD16E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E3E3DBE"/>
    <w:multiLevelType w:val="multilevel"/>
    <w:tmpl w:val="CAAEF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F22531C"/>
    <w:multiLevelType w:val="multilevel"/>
    <w:tmpl w:val="6608D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23B47B9"/>
    <w:multiLevelType w:val="multilevel"/>
    <w:tmpl w:val="A5483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57E55BC"/>
    <w:multiLevelType w:val="multilevel"/>
    <w:tmpl w:val="C7E2D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7724665"/>
    <w:multiLevelType w:val="multilevel"/>
    <w:tmpl w:val="BE0EB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7C81E24"/>
    <w:multiLevelType w:val="multilevel"/>
    <w:tmpl w:val="F196A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8787E20"/>
    <w:multiLevelType w:val="multilevel"/>
    <w:tmpl w:val="E1B0B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A3E15D6"/>
    <w:multiLevelType w:val="multilevel"/>
    <w:tmpl w:val="C7965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ABC74C4"/>
    <w:multiLevelType w:val="multilevel"/>
    <w:tmpl w:val="8F24B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D8F682D"/>
    <w:multiLevelType w:val="multilevel"/>
    <w:tmpl w:val="9D147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EB14326"/>
    <w:multiLevelType w:val="multilevel"/>
    <w:tmpl w:val="9CBC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1231067"/>
    <w:multiLevelType w:val="multilevel"/>
    <w:tmpl w:val="FCC81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13D74F2"/>
    <w:multiLevelType w:val="multilevel"/>
    <w:tmpl w:val="515CC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32B0FC1"/>
    <w:multiLevelType w:val="multilevel"/>
    <w:tmpl w:val="285A5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5CE42A8"/>
    <w:multiLevelType w:val="multilevel"/>
    <w:tmpl w:val="CFBCE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62D7B1F"/>
    <w:multiLevelType w:val="multilevel"/>
    <w:tmpl w:val="6C94E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7F5544A"/>
    <w:multiLevelType w:val="multilevel"/>
    <w:tmpl w:val="9E907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80D51D6"/>
    <w:multiLevelType w:val="multilevel"/>
    <w:tmpl w:val="70B41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876217B"/>
    <w:multiLevelType w:val="multilevel"/>
    <w:tmpl w:val="3C645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9871064"/>
    <w:multiLevelType w:val="multilevel"/>
    <w:tmpl w:val="EA901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9FA3B99"/>
    <w:multiLevelType w:val="multilevel"/>
    <w:tmpl w:val="4A08A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AC229C3"/>
    <w:multiLevelType w:val="multilevel"/>
    <w:tmpl w:val="C1A08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C2F67B8"/>
    <w:multiLevelType w:val="multilevel"/>
    <w:tmpl w:val="857A1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C884DDB"/>
    <w:multiLevelType w:val="multilevel"/>
    <w:tmpl w:val="2F08B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D4E73BA"/>
    <w:multiLevelType w:val="hybridMultilevel"/>
    <w:tmpl w:val="11FAF7B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9" w15:restartNumberingAfterBreak="0">
    <w:nsid w:val="7DEE6C22"/>
    <w:multiLevelType w:val="multilevel"/>
    <w:tmpl w:val="51B27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DEF1510"/>
    <w:multiLevelType w:val="multilevel"/>
    <w:tmpl w:val="5FF80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EDE5272"/>
    <w:multiLevelType w:val="multilevel"/>
    <w:tmpl w:val="4A52A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F694351"/>
    <w:multiLevelType w:val="multilevel"/>
    <w:tmpl w:val="5EDCA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F8B5DA0"/>
    <w:multiLevelType w:val="multilevel"/>
    <w:tmpl w:val="0768A2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FA3636E"/>
    <w:multiLevelType w:val="multilevel"/>
    <w:tmpl w:val="9F68F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8716776">
    <w:abstractNumId w:val="61"/>
  </w:num>
  <w:num w:numId="2" w16cid:durableId="1802382291">
    <w:abstractNumId w:val="23"/>
  </w:num>
  <w:num w:numId="3" w16cid:durableId="2128960943">
    <w:abstractNumId w:val="22"/>
  </w:num>
  <w:num w:numId="4" w16cid:durableId="895772818">
    <w:abstractNumId w:val="36"/>
  </w:num>
  <w:num w:numId="5" w16cid:durableId="538204450">
    <w:abstractNumId w:val="65"/>
  </w:num>
  <w:num w:numId="6" w16cid:durableId="990672466">
    <w:abstractNumId w:val="19"/>
  </w:num>
  <w:num w:numId="7" w16cid:durableId="1183275415">
    <w:abstractNumId w:val="80"/>
  </w:num>
  <w:num w:numId="8" w16cid:durableId="246429675">
    <w:abstractNumId w:val="26"/>
  </w:num>
  <w:num w:numId="9" w16cid:durableId="709039833">
    <w:abstractNumId w:val="72"/>
  </w:num>
  <w:num w:numId="10" w16cid:durableId="878125005">
    <w:abstractNumId w:val="69"/>
  </w:num>
  <w:num w:numId="11" w16cid:durableId="1286086570">
    <w:abstractNumId w:val="30"/>
  </w:num>
  <w:num w:numId="12" w16cid:durableId="1620910151">
    <w:abstractNumId w:val="84"/>
  </w:num>
  <w:num w:numId="13" w16cid:durableId="348677168">
    <w:abstractNumId w:val="77"/>
  </w:num>
  <w:num w:numId="14" w16cid:durableId="1823308259">
    <w:abstractNumId w:val="46"/>
  </w:num>
  <w:num w:numId="15" w16cid:durableId="18241010">
    <w:abstractNumId w:val="52"/>
  </w:num>
  <w:num w:numId="16" w16cid:durableId="1388190383">
    <w:abstractNumId w:val="70"/>
  </w:num>
  <w:num w:numId="17" w16cid:durableId="53242671">
    <w:abstractNumId w:val="64"/>
  </w:num>
  <w:num w:numId="18" w16cid:durableId="947927844">
    <w:abstractNumId w:val="33"/>
  </w:num>
  <w:num w:numId="19" w16cid:durableId="345522811">
    <w:abstractNumId w:val="20"/>
  </w:num>
  <w:num w:numId="20" w16cid:durableId="1670522610">
    <w:abstractNumId w:val="18"/>
  </w:num>
  <w:num w:numId="21" w16cid:durableId="758521856">
    <w:abstractNumId w:val="54"/>
  </w:num>
  <w:num w:numId="22" w16cid:durableId="1506240408">
    <w:abstractNumId w:val="56"/>
  </w:num>
  <w:num w:numId="23" w16cid:durableId="755438496">
    <w:abstractNumId w:val="67"/>
  </w:num>
  <w:num w:numId="24" w16cid:durableId="698821247">
    <w:abstractNumId w:val="9"/>
  </w:num>
  <w:num w:numId="25" w16cid:durableId="2072730125">
    <w:abstractNumId w:val="73"/>
  </w:num>
  <w:num w:numId="26" w16cid:durableId="1253900323">
    <w:abstractNumId w:val="60"/>
  </w:num>
  <w:num w:numId="27" w16cid:durableId="11539369">
    <w:abstractNumId w:val="74"/>
  </w:num>
  <w:num w:numId="28" w16cid:durableId="1801221013">
    <w:abstractNumId w:val="83"/>
  </w:num>
  <w:num w:numId="29" w16cid:durableId="826556558">
    <w:abstractNumId w:val="50"/>
  </w:num>
  <w:num w:numId="30" w16cid:durableId="901520366">
    <w:abstractNumId w:val="40"/>
  </w:num>
  <w:num w:numId="31" w16cid:durableId="833760491">
    <w:abstractNumId w:val="25"/>
  </w:num>
  <w:num w:numId="32" w16cid:durableId="439182168">
    <w:abstractNumId w:val="75"/>
  </w:num>
  <w:num w:numId="33" w16cid:durableId="276259364">
    <w:abstractNumId w:val="57"/>
  </w:num>
  <w:num w:numId="34" w16cid:durableId="1916207813">
    <w:abstractNumId w:val="37"/>
  </w:num>
  <w:num w:numId="35" w16cid:durableId="1771700414">
    <w:abstractNumId w:val="81"/>
  </w:num>
  <w:num w:numId="36" w16cid:durableId="621763286">
    <w:abstractNumId w:val="12"/>
  </w:num>
  <w:num w:numId="37" w16cid:durableId="461770592">
    <w:abstractNumId w:val="8"/>
  </w:num>
  <w:num w:numId="38" w16cid:durableId="576675071">
    <w:abstractNumId w:val="17"/>
  </w:num>
  <w:num w:numId="39" w16cid:durableId="334652055">
    <w:abstractNumId w:val="68"/>
  </w:num>
  <w:num w:numId="40" w16cid:durableId="1672831075">
    <w:abstractNumId w:val="1"/>
  </w:num>
  <w:num w:numId="41" w16cid:durableId="1552620625">
    <w:abstractNumId w:val="82"/>
  </w:num>
  <w:num w:numId="42" w16cid:durableId="382564698">
    <w:abstractNumId w:val="71"/>
  </w:num>
  <w:num w:numId="43" w16cid:durableId="850947057">
    <w:abstractNumId w:val="38"/>
  </w:num>
  <w:num w:numId="44" w16cid:durableId="945960894">
    <w:abstractNumId w:val="53"/>
  </w:num>
  <w:num w:numId="45" w16cid:durableId="1351957828">
    <w:abstractNumId w:val="39"/>
  </w:num>
  <w:num w:numId="46" w16cid:durableId="2008090083">
    <w:abstractNumId w:val="14"/>
  </w:num>
  <w:num w:numId="47" w16cid:durableId="1345981497">
    <w:abstractNumId w:val="0"/>
  </w:num>
  <w:num w:numId="48" w16cid:durableId="1747143725">
    <w:abstractNumId w:val="7"/>
  </w:num>
  <w:num w:numId="49" w16cid:durableId="1424105683">
    <w:abstractNumId w:val="5"/>
  </w:num>
  <w:num w:numId="50" w16cid:durableId="330721611">
    <w:abstractNumId w:val="76"/>
  </w:num>
  <w:num w:numId="51" w16cid:durableId="1162625452">
    <w:abstractNumId w:val="21"/>
  </w:num>
  <w:num w:numId="52" w16cid:durableId="1562322866">
    <w:abstractNumId w:val="15"/>
  </w:num>
  <w:num w:numId="53" w16cid:durableId="1280646718">
    <w:abstractNumId w:val="4"/>
  </w:num>
  <w:num w:numId="54" w16cid:durableId="1840999723">
    <w:abstractNumId w:val="66"/>
  </w:num>
  <w:num w:numId="55" w16cid:durableId="1849102926">
    <w:abstractNumId w:val="44"/>
  </w:num>
  <w:num w:numId="56" w16cid:durableId="1794670000">
    <w:abstractNumId w:val="59"/>
  </w:num>
  <w:num w:numId="57" w16cid:durableId="1397584178">
    <w:abstractNumId w:val="11"/>
  </w:num>
  <w:num w:numId="58" w16cid:durableId="1461536105">
    <w:abstractNumId w:val="49"/>
  </w:num>
  <w:num w:numId="59" w16cid:durableId="1399860904">
    <w:abstractNumId w:val="3"/>
  </w:num>
  <w:num w:numId="60" w16cid:durableId="1797485076">
    <w:abstractNumId w:val="6"/>
  </w:num>
  <w:num w:numId="61" w16cid:durableId="1108506433">
    <w:abstractNumId w:val="32"/>
  </w:num>
  <w:num w:numId="62" w16cid:durableId="406417093">
    <w:abstractNumId w:val="34"/>
  </w:num>
  <w:num w:numId="63" w16cid:durableId="1874146506">
    <w:abstractNumId w:val="29"/>
  </w:num>
  <w:num w:numId="64" w16cid:durableId="2007241804">
    <w:abstractNumId w:val="63"/>
  </w:num>
  <w:num w:numId="65" w16cid:durableId="452789165">
    <w:abstractNumId w:val="41"/>
  </w:num>
  <w:num w:numId="66" w16cid:durableId="993685821">
    <w:abstractNumId w:val="27"/>
  </w:num>
  <w:num w:numId="67" w16cid:durableId="346100969">
    <w:abstractNumId w:val="79"/>
  </w:num>
  <w:num w:numId="68" w16cid:durableId="74978359">
    <w:abstractNumId w:val="48"/>
  </w:num>
  <w:num w:numId="69" w16cid:durableId="1384984936">
    <w:abstractNumId w:val="16"/>
  </w:num>
  <w:num w:numId="70" w16cid:durableId="417334384">
    <w:abstractNumId w:val="10"/>
  </w:num>
  <w:num w:numId="71" w16cid:durableId="64424511">
    <w:abstractNumId w:val="55"/>
  </w:num>
  <w:num w:numId="72" w16cid:durableId="1216548843">
    <w:abstractNumId w:val="45"/>
  </w:num>
  <w:num w:numId="73" w16cid:durableId="1489518898">
    <w:abstractNumId w:val="62"/>
  </w:num>
  <w:num w:numId="74" w16cid:durableId="1895965194">
    <w:abstractNumId w:val="42"/>
  </w:num>
  <w:num w:numId="75" w16cid:durableId="562183800">
    <w:abstractNumId w:val="2"/>
  </w:num>
  <w:num w:numId="76" w16cid:durableId="1034579468">
    <w:abstractNumId w:val="24"/>
  </w:num>
  <w:num w:numId="77" w16cid:durableId="1015620671">
    <w:abstractNumId w:val="58"/>
  </w:num>
  <w:num w:numId="78" w16cid:durableId="960501129">
    <w:abstractNumId w:val="31"/>
  </w:num>
  <w:num w:numId="79" w16cid:durableId="396248964">
    <w:abstractNumId w:val="35"/>
  </w:num>
  <w:num w:numId="80" w16cid:durableId="1797291668">
    <w:abstractNumId w:val="47"/>
  </w:num>
  <w:num w:numId="81" w16cid:durableId="397482806">
    <w:abstractNumId w:val="51"/>
  </w:num>
  <w:num w:numId="82" w16cid:durableId="527449038">
    <w:abstractNumId w:val="78"/>
  </w:num>
  <w:num w:numId="83" w16cid:durableId="1323465110">
    <w:abstractNumId w:val="28"/>
  </w:num>
  <w:num w:numId="84" w16cid:durableId="2076659468">
    <w:abstractNumId w:val="43"/>
  </w:num>
  <w:num w:numId="85" w16cid:durableId="2087528948">
    <w:abstractNumId w:val="13"/>
  </w:num>
  <w:numIdMacAtCleanup w:val="78"/>
</w:numbering>
</file>

<file path=word/people.xml><?xml version="1.0" encoding="utf-8"?>
<w15:people xmlns:mc="http://schemas.openxmlformats.org/markup-compatibility/2006" xmlns:w15="http://schemas.microsoft.com/office/word/2012/wordml" mc:Ignorable="w15">
  <w15:person w15:author="Koushik Sinha">
    <w15:presenceInfo w15:providerId="AD" w15:userId="S::Koushik.Sinha@ameritas.com::6ea7ccd3-e84d-4d97-afa1-0e932fb0f25f"/>
  </w15:person>
  <w15:person w15:author="Scott Frederick">
    <w15:presenceInfo w15:providerId="AD" w15:userId="S::sfrederick@ameritas.com::f79a42b0-42fe-4ad4-949c-db1ded5b07db"/>
  </w15:person>
  <w15:person w15:author="Abhay Jhala">
    <w15:presenceInfo w15:providerId="AD" w15:userId="S::abhay.jhala@ameritas.com::0d1e20e2-76a0-493d-9732-658555ea4593"/>
  </w15:person>
  <w15:person w15:author="Koushik Sinha">
    <w15:presenceInfo w15:providerId="AD" w15:userId="S::koushik.sinha@ameritas.com::6ea7ccd3-e84d-4d97-afa1-0e932fb0f2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9032C6"/>
    <w:rsid w:val="0001143D"/>
    <w:rsid w:val="00020A08"/>
    <w:rsid w:val="00032537"/>
    <w:rsid w:val="00072DD0"/>
    <w:rsid w:val="000A7907"/>
    <w:rsid w:val="000B3D35"/>
    <w:rsid w:val="000E7341"/>
    <w:rsid w:val="000F0D5E"/>
    <w:rsid w:val="00121374"/>
    <w:rsid w:val="001546A0"/>
    <w:rsid w:val="0016360A"/>
    <w:rsid w:val="00172BE5"/>
    <w:rsid w:val="001776E2"/>
    <w:rsid w:val="0019742C"/>
    <w:rsid w:val="001C22E7"/>
    <w:rsid w:val="001E730D"/>
    <w:rsid w:val="001F2758"/>
    <w:rsid w:val="00216FEC"/>
    <w:rsid w:val="00235D46"/>
    <w:rsid w:val="00251E06"/>
    <w:rsid w:val="00254C23"/>
    <w:rsid w:val="00264883"/>
    <w:rsid w:val="00294D84"/>
    <w:rsid w:val="002B571A"/>
    <w:rsid w:val="002D1B9A"/>
    <w:rsid w:val="002D3998"/>
    <w:rsid w:val="003017E1"/>
    <w:rsid w:val="00307C4F"/>
    <w:rsid w:val="00312B2A"/>
    <w:rsid w:val="0031397D"/>
    <w:rsid w:val="00345762"/>
    <w:rsid w:val="00351E7C"/>
    <w:rsid w:val="0035689E"/>
    <w:rsid w:val="003728DF"/>
    <w:rsid w:val="00372D24"/>
    <w:rsid w:val="00377243"/>
    <w:rsid w:val="00377968"/>
    <w:rsid w:val="00381ADF"/>
    <w:rsid w:val="00390432"/>
    <w:rsid w:val="00401836"/>
    <w:rsid w:val="00412033"/>
    <w:rsid w:val="004261C5"/>
    <w:rsid w:val="0044792C"/>
    <w:rsid w:val="004765B0"/>
    <w:rsid w:val="004775BB"/>
    <w:rsid w:val="004C476D"/>
    <w:rsid w:val="004C5D9A"/>
    <w:rsid w:val="004D7604"/>
    <w:rsid w:val="004F0E56"/>
    <w:rsid w:val="00513067"/>
    <w:rsid w:val="00523C5A"/>
    <w:rsid w:val="00526AD8"/>
    <w:rsid w:val="00542763"/>
    <w:rsid w:val="00542DE8"/>
    <w:rsid w:val="00576A55"/>
    <w:rsid w:val="005E693B"/>
    <w:rsid w:val="005E6FC9"/>
    <w:rsid w:val="00600516"/>
    <w:rsid w:val="006072F9"/>
    <w:rsid w:val="0063720E"/>
    <w:rsid w:val="00654679"/>
    <w:rsid w:val="00662754"/>
    <w:rsid w:val="00682017"/>
    <w:rsid w:val="00685BC3"/>
    <w:rsid w:val="006D1814"/>
    <w:rsid w:val="006F159E"/>
    <w:rsid w:val="00711595"/>
    <w:rsid w:val="0071317E"/>
    <w:rsid w:val="007216F4"/>
    <w:rsid w:val="00726419"/>
    <w:rsid w:val="007401FB"/>
    <w:rsid w:val="00750022"/>
    <w:rsid w:val="007551AB"/>
    <w:rsid w:val="00757B2F"/>
    <w:rsid w:val="00784DAB"/>
    <w:rsid w:val="00796F8A"/>
    <w:rsid w:val="007C2F9B"/>
    <w:rsid w:val="007C4B6F"/>
    <w:rsid w:val="007F73B7"/>
    <w:rsid w:val="00802A72"/>
    <w:rsid w:val="00802E52"/>
    <w:rsid w:val="00831964"/>
    <w:rsid w:val="008B7865"/>
    <w:rsid w:val="008C5AF0"/>
    <w:rsid w:val="008F7457"/>
    <w:rsid w:val="0091500D"/>
    <w:rsid w:val="0092192B"/>
    <w:rsid w:val="00934177"/>
    <w:rsid w:val="00943165"/>
    <w:rsid w:val="00955417"/>
    <w:rsid w:val="00956AC4"/>
    <w:rsid w:val="00972A47"/>
    <w:rsid w:val="009B2C01"/>
    <w:rsid w:val="009F17A3"/>
    <w:rsid w:val="009F2845"/>
    <w:rsid w:val="00A26DF8"/>
    <w:rsid w:val="00A40E56"/>
    <w:rsid w:val="00A77FC8"/>
    <w:rsid w:val="00A94A9F"/>
    <w:rsid w:val="00AB31F6"/>
    <w:rsid w:val="00AD6103"/>
    <w:rsid w:val="00AE1F95"/>
    <w:rsid w:val="00B11818"/>
    <w:rsid w:val="00B21F0D"/>
    <w:rsid w:val="00B3298E"/>
    <w:rsid w:val="00B37049"/>
    <w:rsid w:val="00B460E1"/>
    <w:rsid w:val="00B67A11"/>
    <w:rsid w:val="00B71160"/>
    <w:rsid w:val="00B84DE7"/>
    <w:rsid w:val="00B86C6F"/>
    <w:rsid w:val="00B872E8"/>
    <w:rsid w:val="00B93E37"/>
    <w:rsid w:val="00BC1849"/>
    <w:rsid w:val="00BE5D5B"/>
    <w:rsid w:val="00C011B5"/>
    <w:rsid w:val="00C15762"/>
    <w:rsid w:val="00C325A1"/>
    <w:rsid w:val="00C679B1"/>
    <w:rsid w:val="00C92210"/>
    <w:rsid w:val="00CB2720"/>
    <w:rsid w:val="00D00F23"/>
    <w:rsid w:val="00D04F37"/>
    <w:rsid w:val="00D165FD"/>
    <w:rsid w:val="00D248CF"/>
    <w:rsid w:val="00D3459F"/>
    <w:rsid w:val="00D43D69"/>
    <w:rsid w:val="00D44681"/>
    <w:rsid w:val="00D557EF"/>
    <w:rsid w:val="00D55A1D"/>
    <w:rsid w:val="00D57D3D"/>
    <w:rsid w:val="00D634AB"/>
    <w:rsid w:val="00D87A2D"/>
    <w:rsid w:val="00DC5B3F"/>
    <w:rsid w:val="00DC7CC9"/>
    <w:rsid w:val="00DD10D1"/>
    <w:rsid w:val="00DD3B41"/>
    <w:rsid w:val="00DD3BFA"/>
    <w:rsid w:val="00E16B5F"/>
    <w:rsid w:val="00E421FB"/>
    <w:rsid w:val="00E55A38"/>
    <w:rsid w:val="00E564AA"/>
    <w:rsid w:val="00E63DAF"/>
    <w:rsid w:val="00E676B1"/>
    <w:rsid w:val="00E73E91"/>
    <w:rsid w:val="00E80EE2"/>
    <w:rsid w:val="00E877BD"/>
    <w:rsid w:val="00ED023B"/>
    <w:rsid w:val="00EE654E"/>
    <w:rsid w:val="00F0532F"/>
    <w:rsid w:val="00F25747"/>
    <w:rsid w:val="00F506F8"/>
    <w:rsid w:val="00F702B9"/>
    <w:rsid w:val="00FA1D28"/>
    <w:rsid w:val="00FC2825"/>
    <w:rsid w:val="00FE12EE"/>
    <w:rsid w:val="00FE6763"/>
    <w:rsid w:val="00FF2229"/>
    <w:rsid w:val="02A18540"/>
    <w:rsid w:val="047C4109"/>
    <w:rsid w:val="058E80AE"/>
    <w:rsid w:val="08E005C5"/>
    <w:rsid w:val="17105FC6"/>
    <w:rsid w:val="18B44508"/>
    <w:rsid w:val="1B8BEC3D"/>
    <w:rsid w:val="1C861BCC"/>
    <w:rsid w:val="1E864FD1"/>
    <w:rsid w:val="319032C6"/>
    <w:rsid w:val="323F62D9"/>
    <w:rsid w:val="34376232"/>
    <w:rsid w:val="366F6B05"/>
    <w:rsid w:val="3D3DBC3D"/>
    <w:rsid w:val="40D2655C"/>
    <w:rsid w:val="41BDAEAD"/>
    <w:rsid w:val="56495808"/>
    <w:rsid w:val="580CB44E"/>
    <w:rsid w:val="5BE59A14"/>
    <w:rsid w:val="5F282B11"/>
    <w:rsid w:val="62AD2215"/>
    <w:rsid w:val="6673FC5B"/>
    <w:rsid w:val="68C211D8"/>
    <w:rsid w:val="6E468233"/>
    <w:rsid w:val="785E6E3D"/>
    <w:rsid w:val="7869D6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032C6"/>
  <w14:defaultImageDpi w14:val="32767"/>
  <w15:chartTrackingRefBased/>
  <w15:docId w15:val="{DBD8B0ED-759C-4ECC-8C12-87328CFD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E1F95"/>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85BC3"/>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85BC3"/>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link w:val="Heading4Char"/>
    <w:uiPriority w:val="9"/>
    <w:unhideWhenUsed/>
    <w:qFormat/>
    <w:rsid w:val="00AE1F95"/>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47C4109"/>
    <w:rPr>
      <w:color w:val="467886"/>
      <w:u w:val="single"/>
    </w:rPr>
  </w:style>
  <w:style w:type="paragraph" w:styleId="Title">
    <w:name w:val="Title"/>
    <w:basedOn w:val="Normal"/>
    <w:next w:val="Normal"/>
    <w:uiPriority w:val="10"/>
    <w:qFormat/>
    <w:rsid w:val="047C4109"/>
    <w:pPr>
      <w:spacing w:after="80" w:line="240" w:lineRule="auto"/>
      <w:contextualSpacing/>
    </w:pPr>
    <w:rPr>
      <w:rFonts w:asciiTheme="majorHAnsi" w:hAnsiTheme="majorHAnsi" w:eastAsiaTheme="majorEastAsia" w:cstheme="majorBidi"/>
      <w:sz w:val="56"/>
      <w:szCs w:val="5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685BC3"/>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rsid w:val="00685BC3"/>
    <w:rPr>
      <w:rFonts w:asciiTheme="majorHAnsi" w:hAnsiTheme="majorHAnsi" w:eastAsiaTheme="majorEastAsia" w:cstheme="majorBidi"/>
      <w:color w:val="0A2F40" w:themeColor="accent1" w:themeShade="7F"/>
    </w:rPr>
  </w:style>
  <w:style w:type="character" w:styleId="Heading4Char" w:customStyle="1">
    <w:name w:val="Heading 4 Char"/>
    <w:basedOn w:val="DefaultParagraphFont"/>
    <w:link w:val="Heading4"/>
    <w:uiPriority w:val="9"/>
    <w:rsid w:val="00AE1F95"/>
    <w:rPr>
      <w:rFonts w:asciiTheme="majorHAnsi" w:hAnsiTheme="majorHAnsi" w:eastAsiaTheme="majorEastAsia" w:cstheme="majorBidi"/>
      <w:i/>
      <w:iCs/>
      <w:color w:val="0F4761" w:themeColor="accent1" w:themeShade="BF"/>
    </w:rPr>
  </w:style>
  <w:style w:type="character" w:styleId="Heading1Char" w:customStyle="1">
    <w:name w:val="Heading 1 Char"/>
    <w:basedOn w:val="DefaultParagraphFont"/>
    <w:link w:val="Heading1"/>
    <w:uiPriority w:val="9"/>
    <w:rsid w:val="00AE1F95"/>
    <w:rPr>
      <w:rFonts w:asciiTheme="majorHAnsi" w:hAnsiTheme="majorHAnsi" w:eastAsiaTheme="majorEastAsia" w:cstheme="majorBidi"/>
      <w:color w:val="0F4761" w:themeColor="accent1" w:themeShade="BF"/>
      <w:sz w:val="32"/>
      <w:szCs w:val="32"/>
    </w:rPr>
  </w:style>
  <w:style w:type="paragraph" w:styleId="TOCHeading">
    <w:name w:val="TOC Heading"/>
    <w:basedOn w:val="Heading1"/>
    <w:next w:val="Normal"/>
    <w:uiPriority w:val="39"/>
    <w:unhideWhenUsed/>
    <w:qFormat/>
    <w:rsid w:val="00AE1F95"/>
    <w:pPr>
      <w:spacing w:line="259" w:lineRule="auto"/>
      <w:outlineLvl w:val="9"/>
    </w:pPr>
    <w:rPr>
      <w:lang w:eastAsia="en-US"/>
    </w:rPr>
  </w:style>
  <w:style w:type="paragraph" w:styleId="TOC2">
    <w:name w:val="toc 2"/>
    <w:basedOn w:val="Normal"/>
    <w:next w:val="Normal"/>
    <w:autoRedefine/>
    <w:uiPriority w:val="39"/>
    <w:unhideWhenUsed/>
    <w:rsid w:val="00AE1F95"/>
    <w:pPr>
      <w:spacing w:after="100"/>
      <w:ind w:left="240"/>
    </w:pPr>
  </w:style>
  <w:style w:type="paragraph" w:styleId="TOC3">
    <w:name w:val="toc 3"/>
    <w:basedOn w:val="Normal"/>
    <w:next w:val="Normal"/>
    <w:autoRedefine/>
    <w:uiPriority w:val="39"/>
    <w:unhideWhenUsed/>
    <w:rsid w:val="00AE1F95"/>
    <w:pPr>
      <w:spacing w:after="100"/>
      <w:ind w:left="480"/>
    </w:pPr>
  </w:style>
  <w:style w:type="paragraph" w:styleId="ListParagraph">
    <w:name w:val="List Paragraph"/>
    <w:basedOn w:val="Normal"/>
    <w:uiPriority w:val="34"/>
    <w:qFormat/>
    <w:rsid w:val="00AE1F95"/>
    <w:pPr>
      <w:ind w:left="720"/>
      <w:contextualSpacing/>
    </w:pPr>
  </w:style>
  <w:style w:type="paragraph" w:styleId="msonormal0" w:customStyle="1">
    <w:name w:val="msonormal"/>
    <w:basedOn w:val="Normal"/>
    <w:rsid w:val="00B67A11"/>
    <w:pPr>
      <w:spacing w:before="100" w:beforeAutospacing="1" w:after="100" w:afterAutospacing="1" w:line="240" w:lineRule="auto"/>
    </w:pPr>
    <w:rPr>
      <w:rFonts w:ascii="Times New Roman" w:hAnsi="Times New Roman" w:eastAsia="Times New Roman" w:cs="Times New Roman"/>
      <w:lang w:eastAsia="en-US"/>
    </w:rPr>
  </w:style>
  <w:style w:type="table" w:styleId="PlainTable1">
    <w:name w:val="Plain Table 1"/>
    <w:basedOn w:val="TableNormal"/>
    <w:uiPriority w:val="41"/>
    <w:rsid w:val="001546A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67A11"/>
    <w:rPr>
      <w:b/>
      <w:bCs/>
    </w:rPr>
  </w:style>
  <w:style w:type="paragraph" w:styleId="TOC1">
    <w:name w:val="toc 1"/>
    <w:basedOn w:val="Normal"/>
    <w:next w:val="Normal"/>
    <w:autoRedefine/>
    <w:uiPriority w:val="39"/>
    <w:unhideWhenUsed/>
    <w:rsid w:val="00654679"/>
    <w:pPr>
      <w:spacing w:after="100"/>
    </w:pPr>
  </w:style>
  <w:style w:type="paragraph" w:styleId="HTMLPreformatted">
    <w:name w:val="HTML Preformatted"/>
    <w:basedOn w:val="Normal"/>
    <w:link w:val="HTMLPreformattedChar"/>
    <w:uiPriority w:val="99"/>
    <w:semiHidden/>
    <w:unhideWhenUsed/>
    <w:rsid w:val="00B67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US"/>
    </w:rPr>
  </w:style>
  <w:style w:type="character" w:styleId="HTMLPreformattedChar" w:customStyle="1">
    <w:name w:val="HTML Preformatted Char"/>
    <w:basedOn w:val="DefaultParagraphFont"/>
    <w:link w:val="HTMLPreformatted"/>
    <w:uiPriority w:val="99"/>
    <w:semiHidden/>
    <w:rsid w:val="00B67A11"/>
    <w:rPr>
      <w:rFonts w:ascii="Courier New" w:hAnsi="Courier New" w:eastAsia="Times New Roman" w:cs="Courier New"/>
      <w:sz w:val="20"/>
      <w:szCs w:val="20"/>
      <w:lang w:eastAsia="en-US"/>
    </w:rPr>
  </w:style>
  <w:style w:type="character" w:styleId="UnresolvedMention">
    <w:name w:val="Unresolved Mention"/>
    <w:basedOn w:val="DefaultParagraphFont"/>
    <w:uiPriority w:val="99"/>
    <w:semiHidden/>
    <w:unhideWhenUsed/>
    <w:rsid w:val="00B67A11"/>
    <w:rPr>
      <w:color w:val="605E5C"/>
      <w:shd w:val="clear" w:color="auto" w:fill="E1DFDD"/>
    </w:rPr>
  </w:style>
  <w:style w:type="paragraph" w:styleId="CommentText">
    <w:name w:val="annotation text"/>
    <w:basedOn w:val="Normal"/>
    <w:link w:val="CommentTextChar"/>
    <w:uiPriority w:val="99"/>
    <w:unhideWhenUsed/>
    <w:rsid w:val="007C4B6F"/>
    <w:pPr>
      <w:spacing w:line="240" w:lineRule="auto"/>
    </w:pPr>
    <w:rPr>
      <w:sz w:val="20"/>
      <w:szCs w:val="20"/>
    </w:rPr>
  </w:style>
  <w:style w:type="character" w:styleId="CommentTextChar" w:customStyle="1">
    <w:name w:val="Comment Text Char"/>
    <w:basedOn w:val="DefaultParagraphFont"/>
    <w:link w:val="CommentText"/>
    <w:uiPriority w:val="99"/>
    <w:rsid w:val="007C4B6F"/>
    <w:rPr>
      <w:sz w:val="20"/>
      <w:szCs w:val="20"/>
    </w:rPr>
  </w:style>
  <w:style w:type="character" w:styleId="CommentReference">
    <w:name w:val="annotation reference"/>
    <w:basedOn w:val="DefaultParagraphFont"/>
    <w:uiPriority w:val="99"/>
    <w:semiHidden/>
    <w:unhideWhenUsed/>
    <w:rsid w:val="007C4B6F"/>
    <w:rPr>
      <w:sz w:val="16"/>
      <w:szCs w:val="16"/>
    </w:rPr>
  </w:style>
  <w:style w:type="paragraph" w:styleId="Revision">
    <w:name w:val="Revision"/>
    <w:hidden/>
    <w:uiPriority w:val="99"/>
    <w:semiHidden/>
    <w:rsid w:val="004C476D"/>
    <w:pPr>
      <w:spacing w:after="0" w:line="240" w:lineRule="auto"/>
    </w:pPr>
  </w:style>
  <w:style w:type="paragraph" w:styleId="CommentSubject">
    <w:name w:val="annotation subject"/>
    <w:basedOn w:val="CommentText"/>
    <w:next w:val="CommentText"/>
    <w:link w:val="CommentSubjectChar"/>
    <w:uiPriority w:val="99"/>
    <w:semiHidden/>
    <w:unhideWhenUsed/>
    <w:rsid w:val="00750022"/>
    <w:rPr>
      <w:b/>
      <w:bCs/>
    </w:rPr>
  </w:style>
  <w:style w:type="character" w:styleId="CommentSubjectChar" w:customStyle="1">
    <w:name w:val="Comment Subject Char"/>
    <w:basedOn w:val="CommentTextChar"/>
    <w:link w:val="CommentSubject"/>
    <w:uiPriority w:val="99"/>
    <w:semiHidden/>
    <w:rsid w:val="00750022"/>
    <w:rPr>
      <w:b/>
      <w:bCs/>
      <w:sz w:val="20"/>
      <w:szCs w:val="20"/>
    </w:rPr>
  </w:style>
  <w:style w:type="character" w:styleId="Mention">
    <w:name w:val="Mention"/>
    <w:basedOn w:val="DefaultParagraphFont"/>
    <w:uiPriority w:val="99"/>
    <w:unhideWhenUsed/>
    <w:rsid w:val="0075002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image" Target="media/image2.svg"/><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812257F1-1CD4-4BC3-B81B-7C099443245C}">
    <t:Anchor>
      <t:Comment id="714442511"/>
    </t:Anchor>
    <t:History>
      <t:Event id="{EAE83817-6E47-4F94-9675-C8FEBED3E14C}" time="2026-02-02T22:15:32.439Z">
        <t:Attribution userId="S::Koushik.Sinha@ameritas.com::6ea7ccd3-e84d-4d97-afa1-0e932fb0f25f" userProvider="AD" userName="Koushik Sinha"/>
        <t:Anchor>
          <t:Comment id="1819265758"/>
        </t:Anchor>
        <t:Create/>
      </t:Event>
      <t:Event id="{C7FC4BE7-2DBC-42EB-953A-FF68AED74A63}" time="2026-02-02T22:15:32.439Z">
        <t:Attribution userId="S::Koushik.Sinha@ameritas.com::6ea7ccd3-e84d-4d97-afa1-0e932fb0f25f" userProvider="AD" userName="Koushik Sinha"/>
        <t:Anchor>
          <t:Comment id="1819265758"/>
        </t:Anchor>
        <t:Assign userId="S::Pragati.Agarwal@ameritas.com::66f6b65d-e8ef-4670-9650-9fbd02df1145" userProvider="AD" userName="Pragati Agarwal"/>
      </t:Event>
      <t:Event id="{069FAB82-DA7A-48BB-801E-9557AC568709}" time="2026-02-02T22:15:32.439Z">
        <t:Attribution userId="S::Koushik.Sinha@ameritas.com::6ea7ccd3-e84d-4d97-afa1-0e932fb0f25f" userProvider="AD" userName="Koushik Sinha"/>
        <t:Anchor>
          <t:Comment id="1819265758"/>
        </t:Anchor>
        <t:SetTitle title="RP has different RIM guidelines @Pragati Agarwal can you please check and confirm on the same"/>
      </t:Event>
    </t:History>
  </t:Task>
  <t:Task id="{3F8CB703-8433-4BF2-8CD5-2FA9B75D61ED}">
    <t:Anchor>
      <t:Comment id="661845200"/>
    </t:Anchor>
    <t:History>
      <t:Event id="{081F3A3A-35FB-4C13-8038-5C7CF92541A4}" time="2026-02-24T15:20:15.807Z">
        <t:Attribution userId="S::abhay.jhala@ameritas.com::0d1e20e2-76a0-493d-9732-658555ea4593" userProvider="AD" userName="Abhay Jhala"/>
        <t:Anchor>
          <t:Comment id="661845200"/>
        </t:Anchor>
        <t:Create/>
      </t:Event>
      <t:Event id="{DEDEEC61-EE46-4FEC-A4FD-FE88915855CB}" time="2026-02-24T15:20:15.807Z">
        <t:Attribution userId="S::abhay.jhala@ameritas.com::0d1e20e2-76a0-493d-9732-658555ea4593" userProvider="AD" userName="Abhay Jhala"/>
        <t:Anchor>
          <t:Comment id="661845200"/>
        </t:Anchor>
        <t:Assign userId="S::Koushik.Sinha@ameritas.com::6ea7ccd3-e84d-4d97-afa1-0e932fb0f25f" userProvider="AD" userName="Koushik Sinha"/>
      </t:Event>
      <t:Event id="{C0D67539-E03E-4582-92D3-6703A03A5941}" time="2026-02-24T15:20:15.807Z">
        <t:Attribution userId="S::abhay.jhala@ameritas.com::0d1e20e2-76a0-493d-9732-658555ea4593" userProvider="AD" userName="Abhay Jhala"/>
        <t:Anchor>
          <t:Comment id="661845200"/>
        </t:Anchor>
        <t:SetTitle title="@Koushik Sinha For this IDP part do you suggest we should go for deterministic route for working with excel(for now) i.e to read them manually like i did earlier on generic excel agent rather than using the new IDP service which we built with AWS? The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08C5FA6A65CB499D25D875A183C708" ma:contentTypeVersion="3" ma:contentTypeDescription="Create a new document." ma:contentTypeScope="" ma:versionID="ed5fc8554305bb9df7b6fbfe764dd5bf">
  <xsd:schema xmlns:xsd="http://www.w3.org/2001/XMLSchema" xmlns:xs="http://www.w3.org/2001/XMLSchema" xmlns:p="http://schemas.microsoft.com/office/2006/metadata/properties" xmlns:ns2="1bffe6cc-59e9-41a2-a9d5-519410fbd950" targetNamespace="http://schemas.microsoft.com/office/2006/metadata/properties" ma:root="true" ma:fieldsID="7436344edc644ae80e6b7a4a1045f26b" ns2:_="">
    <xsd:import namespace="1bffe6cc-59e9-41a2-a9d5-519410fbd9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fe6cc-59e9-41a2-a9d5-519410fbd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A0E59-5680-4AF7-B68E-20E25B199507}">
  <ds:schemaRefs>
    <ds:schemaRef ds:uri="http://schemas.microsoft.com/office/2006/metadata/properties"/>
    <ds:schemaRef ds:uri="http://schemas.microsoft.com/office/infopath/2007/PartnerControls"/>
    <ds:schemaRef ds:uri="5c50573d-6864-4730-b093-03505f3c7401"/>
    <ds:schemaRef ds:uri="http://schemas.microsoft.com/sharepoint/v3"/>
    <ds:schemaRef ds:uri="2f642c39-f945-49c3-81fb-2e7f0f631637"/>
  </ds:schemaRefs>
</ds:datastoreItem>
</file>

<file path=customXml/itemProps2.xml><?xml version="1.0" encoding="utf-8"?>
<ds:datastoreItem xmlns:ds="http://schemas.openxmlformats.org/officeDocument/2006/customXml" ds:itemID="{62F17A82-52E0-4FE4-9D7C-D0D0BF73F53B}">
  <ds:schemaRefs>
    <ds:schemaRef ds:uri="http://schemas.microsoft.com/sharepoint/v3/contenttype/forms"/>
  </ds:schemaRefs>
</ds:datastoreItem>
</file>

<file path=customXml/itemProps3.xml><?xml version="1.0" encoding="utf-8"?>
<ds:datastoreItem xmlns:ds="http://schemas.openxmlformats.org/officeDocument/2006/customXml" ds:itemID="{8F6727B6-64F7-4B0A-8312-5B4B0D9F7B1C}"/>
</file>

<file path=customXml/itemProps4.xml><?xml version="1.0" encoding="utf-8"?>
<ds:datastoreItem xmlns:ds="http://schemas.openxmlformats.org/officeDocument/2006/customXml" ds:itemID="{61F21883-D12F-43F0-B2E7-4AB6E797F7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Sinha</dc:creator>
  <cp:keywords/>
  <dc:description/>
  <cp:lastModifiedBy>Abhay Jhala</cp:lastModifiedBy>
  <cp:revision>93</cp:revision>
  <dcterms:created xsi:type="dcterms:W3CDTF">2026-01-31T18:44:00Z</dcterms:created>
  <dcterms:modified xsi:type="dcterms:W3CDTF">2026-02-24T15:20:56Z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0x010100C908C5FA6A65CB499D25D875A183C708</vt:lpwstr>
  </property>
  <property fmtid="{D5CDD505-2E9C-101B-9397-08002B2CF9AE}" pid="3" name="MSIP_Label_ff208c1a-cba6-424e-933f-c20b9e6f331e_Enabled">
    <vt:lpwstr>true</vt:lpwstr>
  </property>
  <property fmtid="{D5CDD505-2E9C-101B-9397-08002B2CF9AE}" pid="4" name="MSIP_Label_ff208c1a-cba6-424e-933f-c20b9e6f331e_SetDate">
    <vt:lpwstr>2026-01-31T18:44:31Z</vt:lpwstr>
  </property>
  <property fmtid="{D5CDD505-2E9C-101B-9397-08002B2CF9AE}" pid="5" name="MSIP_Label_ff208c1a-cba6-424e-933f-c20b9e6f331e_Method">
    <vt:lpwstr>Standard</vt:lpwstr>
  </property>
  <property fmtid="{D5CDD505-2E9C-101B-9397-08002B2CF9AE}" pid="6" name="MSIP_Label_ff208c1a-cba6-424e-933f-c20b9e6f331e_Name">
    <vt:lpwstr>Non PII</vt:lpwstr>
  </property>
  <property fmtid="{D5CDD505-2E9C-101B-9397-08002B2CF9AE}" pid="7" name="MSIP_Label_ff208c1a-cba6-424e-933f-c20b9e6f331e_SiteId">
    <vt:lpwstr>7f17b26a-7110-46ab-a570-fbc53306129f</vt:lpwstr>
  </property>
  <property fmtid="{D5CDD505-2E9C-101B-9397-08002B2CF9AE}" pid="8" name="MSIP_Label_ff208c1a-cba6-424e-933f-c20b9e6f331e_ActionId">
    <vt:lpwstr>7db73b0c-b582-41de-8a44-ae944847194a</vt:lpwstr>
  </property>
  <property fmtid="{D5CDD505-2E9C-101B-9397-08002B2CF9AE}" pid="9" name="MSIP_Label_ff208c1a-cba6-424e-933f-c20b9e6f331e_ContentBits">
    <vt:lpwstr>0</vt:lpwstr>
  </property>
  <property fmtid="{D5CDD505-2E9C-101B-9397-08002B2CF9AE}" pid="10" name="MSIP_Label_ff208c1a-cba6-424e-933f-c20b9e6f331e_Tag">
    <vt:lpwstr>10, 3, 0, 2</vt:lpwstr>
  </property>
  <property fmtid="{D5CDD505-2E9C-101B-9397-08002B2CF9AE}" pid="11" name="MediaServiceImageTags">
    <vt:lpwstr/>
  </property>
  <property fmtid="{D5CDD505-2E9C-101B-9397-08002B2CF9AE}" pid="12" name="docLang">
    <vt:lpwstr>en</vt:lpwstr>
  </property>
  <property fmtid="{D5CDD505-2E9C-101B-9397-08002B2CF9AE}" pid="13" name="Order">
    <vt:r8>105800</vt:r8>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