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6808B" w14:textId="77777777" w:rsidR="002F3F51" w:rsidRDefault="002F3F51" w:rsidP="00BD60F5">
      <w:pPr>
        <w:pStyle w:val="Title"/>
        <w:ind w:firstLine="720"/>
        <w:jc w:val="center"/>
        <w:rPr>
          <w:rFonts w:ascii="Calibri" w:hAnsi="Calibri" w:cs="Calibri"/>
        </w:rPr>
      </w:pPr>
      <w:r w:rsidRPr="00A37C03">
        <w:rPr>
          <w:rFonts w:ascii="Calibri" w:hAnsi="Calibri" w:cs="Calibri"/>
        </w:rPr>
        <w:t>RP Payroll File Processing Automation - Requirements Specification</w:t>
      </w:r>
    </w:p>
    <w:p w14:paraId="1862DF16" w14:textId="0834E9D8" w:rsidR="00032A27" w:rsidRPr="00032A27" w:rsidRDefault="00032A27" w:rsidP="00032A27">
      <w:pPr>
        <w:ind w:left="2880"/>
      </w:pPr>
      <w:r>
        <w:rPr>
          <w:noProof/>
        </w:rPr>
        <w:drawing>
          <wp:inline distT="0" distB="0" distL="0" distR="0" wp14:anchorId="70FBBFC9" wp14:editId="1076F255">
            <wp:extent cx="1849325" cy="1849325"/>
            <wp:effectExtent l="0" t="0" r="0" b="0"/>
            <wp:docPr id="17971101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1016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1857038" cy="1857038"/>
                    </a:xfrm>
                    <a:prstGeom prst="rect">
                      <a:avLst/>
                    </a:prstGeom>
                  </pic:spPr>
                </pic:pic>
              </a:graphicData>
            </a:graphic>
          </wp:inline>
        </w:drawing>
      </w:r>
    </w:p>
    <w:p w14:paraId="358ED355" w14:textId="77777777" w:rsidR="00844F99" w:rsidRPr="00A37C03" w:rsidRDefault="00844F99" w:rsidP="00844F99">
      <w:pPr>
        <w:rPr>
          <w:rFonts w:ascii="Calibri" w:hAnsi="Calibri" w:cs="Calibri"/>
        </w:rPr>
      </w:pPr>
    </w:p>
    <w:p w14:paraId="420E377A" w14:textId="2125D3C8" w:rsidR="002F3F51" w:rsidRDefault="002F3F51" w:rsidP="002F3F51">
      <w:pPr>
        <w:rPr>
          <w:rFonts w:ascii="Calibri" w:hAnsi="Calibri" w:cs="Calibri"/>
        </w:rPr>
      </w:pPr>
      <w:r w:rsidRPr="444BEF9A">
        <w:rPr>
          <w:rFonts w:ascii="Calibri" w:hAnsi="Calibri" w:cs="Calibri"/>
          <w:b/>
          <w:bCs/>
        </w:rPr>
        <w:t>Document Version:</w:t>
      </w:r>
      <w:r w:rsidRPr="444BEF9A">
        <w:rPr>
          <w:rFonts w:ascii="Calibri" w:hAnsi="Calibri" w:cs="Calibri"/>
        </w:rPr>
        <w:t xml:space="preserve"> </w:t>
      </w:r>
      <w:r w:rsidR="0C3B12AA" w:rsidRPr="444BEF9A">
        <w:rPr>
          <w:rFonts w:ascii="Calibri" w:hAnsi="Calibri" w:cs="Calibri"/>
        </w:rPr>
        <w:t>1.0</w:t>
      </w:r>
      <w:r w:rsidRPr="00A37C03">
        <w:rPr>
          <w:rFonts w:ascii="Calibri" w:hAnsi="Calibri" w:cs="Calibri"/>
        </w:rPr>
        <w:br/>
      </w:r>
      <w:r w:rsidRPr="444BEF9A">
        <w:rPr>
          <w:rFonts w:ascii="Calibri" w:hAnsi="Calibri" w:cs="Calibri"/>
          <w:b/>
          <w:bCs/>
        </w:rPr>
        <w:t>Date:</w:t>
      </w:r>
      <w:r w:rsidRPr="444BEF9A">
        <w:rPr>
          <w:rFonts w:ascii="Calibri" w:hAnsi="Calibri" w:cs="Calibri"/>
        </w:rPr>
        <w:t xml:space="preserve"> January 25, 2026</w:t>
      </w:r>
      <w:r w:rsidRPr="00A37C03">
        <w:rPr>
          <w:rFonts w:ascii="Calibri" w:hAnsi="Calibri" w:cs="Calibri"/>
        </w:rPr>
        <w:br/>
      </w:r>
      <w:r w:rsidRPr="444BEF9A">
        <w:rPr>
          <w:rFonts w:ascii="Calibri" w:hAnsi="Calibri" w:cs="Calibri"/>
          <w:b/>
          <w:bCs/>
        </w:rPr>
        <w:t>Project:</w:t>
      </w:r>
      <w:r w:rsidRPr="444BEF9A">
        <w:rPr>
          <w:rFonts w:ascii="Calibri" w:hAnsi="Calibri" w:cs="Calibri"/>
        </w:rPr>
        <w:t xml:space="preserve"> AI-Powered Payroll File Intake and Processing System</w:t>
      </w:r>
      <w:r w:rsidRPr="00A37C03">
        <w:rPr>
          <w:rFonts w:ascii="Calibri" w:hAnsi="Calibri" w:cs="Calibri"/>
        </w:rPr>
        <w:br/>
      </w:r>
      <w:r w:rsidRPr="444BEF9A">
        <w:rPr>
          <w:rFonts w:ascii="Calibri" w:hAnsi="Calibri" w:cs="Calibri"/>
          <w:b/>
          <w:bCs/>
        </w:rPr>
        <w:t>Organization:</w:t>
      </w:r>
      <w:r w:rsidRPr="444BEF9A">
        <w:rPr>
          <w:rFonts w:ascii="Calibri" w:hAnsi="Calibri" w:cs="Calibri"/>
        </w:rPr>
        <w:t xml:space="preserve"> </w:t>
      </w:r>
      <w:r w:rsidR="29662EF8" w:rsidRPr="444BEF9A">
        <w:rPr>
          <w:rFonts w:ascii="Calibri" w:hAnsi="Calibri" w:cs="Calibri"/>
        </w:rPr>
        <w:t xml:space="preserve">Ameritas </w:t>
      </w:r>
      <w:r w:rsidRPr="444BEF9A">
        <w:rPr>
          <w:rFonts w:ascii="Calibri" w:hAnsi="Calibri" w:cs="Calibri"/>
        </w:rPr>
        <w:t>Retirement Plan Services</w:t>
      </w:r>
      <w:r w:rsidRPr="00A37C03">
        <w:rPr>
          <w:rFonts w:ascii="Calibri" w:hAnsi="Calibri" w:cs="Calibri"/>
        </w:rPr>
        <w:br/>
      </w:r>
    </w:p>
    <w:p w14:paraId="75F750C7" w14:textId="77777777" w:rsidR="00844F99" w:rsidRPr="002F3F51" w:rsidRDefault="00844F99" w:rsidP="00844F99">
      <w:pPr>
        <w:rPr>
          <w:rFonts w:ascii="Calibri" w:hAnsi="Calibri" w:cs="Calibri"/>
        </w:rPr>
      </w:pPr>
      <w:r w:rsidRPr="002F3F51">
        <w:rPr>
          <w:rFonts w:ascii="Calibri" w:hAnsi="Calibri" w:cs="Calibri"/>
          <w:b/>
          <w:bCs/>
        </w:rPr>
        <w:t>Version History:</w:t>
      </w:r>
    </w:p>
    <w:tbl>
      <w:tblPr>
        <w:tblStyle w:val="TableGrid"/>
        <w:tblW w:w="10255" w:type="dxa"/>
        <w:tblLook w:val="04A0" w:firstRow="1" w:lastRow="0" w:firstColumn="1" w:lastColumn="0" w:noHBand="0" w:noVBand="1"/>
      </w:tblPr>
      <w:tblGrid>
        <w:gridCol w:w="977"/>
        <w:gridCol w:w="2636"/>
        <w:gridCol w:w="2984"/>
        <w:gridCol w:w="3658"/>
      </w:tblGrid>
      <w:tr w:rsidR="00844F99" w:rsidRPr="002F3F51" w14:paraId="067E41D2" w14:textId="77777777" w:rsidTr="444BEF9A">
        <w:tc>
          <w:tcPr>
            <w:tcW w:w="0" w:type="auto"/>
            <w:hideMark/>
          </w:tcPr>
          <w:p w14:paraId="2BE2CABF" w14:textId="77777777" w:rsidR="00844F99" w:rsidRPr="002F3F51" w:rsidRDefault="00844F99">
            <w:pPr>
              <w:spacing w:after="160" w:line="279" w:lineRule="auto"/>
              <w:rPr>
                <w:rFonts w:ascii="Calibri" w:hAnsi="Calibri" w:cs="Calibri"/>
                <w:b/>
                <w:bCs/>
              </w:rPr>
            </w:pPr>
            <w:r w:rsidRPr="002F3F51">
              <w:rPr>
                <w:rFonts w:ascii="Calibri" w:hAnsi="Calibri" w:cs="Calibri"/>
                <w:b/>
                <w:bCs/>
              </w:rPr>
              <w:t>Version</w:t>
            </w:r>
          </w:p>
        </w:tc>
        <w:tc>
          <w:tcPr>
            <w:tcW w:w="2636" w:type="dxa"/>
            <w:hideMark/>
          </w:tcPr>
          <w:p w14:paraId="3688BCF5" w14:textId="77777777" w:rsidR="00844F99" w:rsidRPr="002F3F51" w:rsidRDefault="00844F99">
            <w:pPr>
              <w:spacing w:after="160" w:line="279" w:lineRule="auto"/>
              <w:rPr>
                <w:rFonts w:ascii="Calibri" w:hAnsi="Calibri" w:cs="Calibri"/>
                <w:b/>
                <w:bCs/>
              </w:rPr>
            </w:pPr>
            <w:r w:rsidRPr="002F3F51">
              <w:rPr>
                <w:rFonts w:ascii="Calibri" w:hAnsi="Calibri" w:cs="Calibri"/>
                <w:b/>
                <w:bCs/>
              </w:rPr>
              <w:t>Date</w:t>
            </w:r>
          </w:p>
        </w:tc>
        <w:tc>
          <w:tcPr>
            <w:tcW w:w="2984" w:type="dxa"/>
            <w:hideMark/>
          </w:tcPr>
          <w:p w14:paraId="36C5C5FE" w14:textId="77777777" w:rsidR="00844F99" w:rsidRPr="002F3F51" w:rsidRDefault="00844F99">
            <w:pPr>
              <w:spacing w:after="160" w:line="279" w:lineRule="auto"/>
              <w:rPr>
                <w:rFonts w:ascii="Calibri" w:hAnsi="Calibri" w:cs="Calibri"/>
                <w:b/>
                <w:bCs/>
              </w:rPr>
            </w:pPr>
            <w:r w:rsidRPr="002F3F51">
              <w:rPr>
                <w:rFonts w:ascii="Calibri" w:hAnsi="Calibri" w:cs="Calibri"/>
                <w:b/>
                <w:bCs/>
              </w:rPr>
              <w:t>Author</w:t>
            </w:r>
          </w:p>
        </w:tc>
        <w:tc>
          <w:tcPr>
            <w:tcW w:w="3658" w:type="dxa"/>
            <w:hideMark/>
          </w:tcPr>
          <w:p w14:paraId="5C496395" w14:textId="77777777" w:rsidR="00844F99" w:rsidRPr="002F3F51" w:rsidRDefault="00844F99">
            <w:pPr>
              <w:spacing w:after="160" w:line="279" w:lineRule="auto"/>
              <w:rPr>
                <w:rFonts w:ascii="Calibri" w:hAnsi="Calibri" w:cs="Calibri"/>
                <w:b/>
                <w:bCs/>
              </w:rPr>
            </w:pPr>
            <w:r w:rsidRPr="002F3F51">
              <w:rPr>
                <w:rFonts w:ascii="Calibri" w:hAnsi="Calibri" w:cs="Calibri"/>
                <w:b/>
                <w:bCs/>
              </w:rPr>
              <w:t>Changes</w:t>
            </w:r>
          </w:p>
        </w:tc>
      </w:tr>
      <w:tr w:rsidR="00844F99" w:rsidRPr="002F3F51" w14:paraId="7DA4ED93" w14:textId="77777777" w:rsidTr="444BEF9A">
        <w:tc>
          <w:tcPr>
            <w:tcW w:w="0" w:type="auto"/>
            <w:hideMark/>
          </w:tcPr>
          <w:p w14:paraId="34AFBDFA" w14:textId="77777777" w:rsidR="00844F99" w:rsidRPr="002F3F51" w:rsidRDefault="00844F99">
            <w:pPr>
              <w:spacing w:after="160" w:line="279" w:lineRule="auto"/>
              <w:rPr>
                <w:rFonts w:ascii="Calibri" w:hAnsi="Calibri" w:cs="Calibri"/>
              </w:rPr>
            </w:pPr>
            <w:r w:rsidRPr="002F3F51">
              <w:rPr>
                <w:rFonts w:ascii="Calibri" w:hAnsi="Calibri" w:cs="Calibri"/>
              </w:rPr>
              <w:t>1.0</w:t>
            </w:r>
          </w:p>
        </w:tc>
        <w:tc>
          <w:tcPr>
            <w:tcW w:w="2636" w:type="dxa"/>
            <w:hideMark/>
          </w:tcPr>
          <w:p w14:paraId="5517EB7F" w14:textId="31935383" w:rsidR="00844F99" w:rsidRPr="002F3F51" w:rsidRDefault="00844F99">
            <w:pPr>
              <w:spacing w:after="160" w:line="279" w:lineRule="auto"/>
              <w:rPr>
                <w:rFonts w:ascii="Calibri" w:hAnsi="Calibri" w:cs="Calibri"/>
              </w:rPr>
            </w:pPr>
            <w:r w:rsidRPr="444BEF9A">
              <w:rPr>
                <w:rFonts w:ascii="Calibri" w:hAnsi="Calibri" w:cs="Calibri"/>
              </w:rPr>
              <w:t>2026-01-</w:t>
            </w:r>
            <w:r w:rsidR="2E9B1CBC" w:rsidRPr="444BEF9A">
              <w:rPr>
                <w:rFonts w:ascii="Calibri" w:hAnsi="Calibri" w:cs="Calibri"/>
              </w:rPr>
              <w:t>25</w:t>
            </w:r>
          </w:p>
        </w:tc>
        <w:tc>
          <w:tcPr>
            <w:tcW w:w="2984" w:type="dxa"/>
            <w:hideMark/>
          </w:tcPr>
          <w:p w14:paraId="11B25283" w14:textId="77777777" w:rsidR="00844F99" w:rsidRPr="002F3F51" w:rsidRDefault="00844F99">
            <w:pPr>
              <w:spacing w:after="160" w:line="279" w:lineRule="auto"/>
              <w:rPr>
                <w:rFonts w:ascii="Calibri" w:hAnsi="Calibri" w:cs="Calibri"/>
              </w:rPr>
            </w:pPr>
            <w:r>
              <w:rPr>
                <w:rFonts w:ascii="Calibri" w:hAnsi="Calibri" w:cs="Calibri"/>
              </w:rPr>
              <w:t>Koushik Sinha</w:t>
            </w:r>
          </w:p>
        </w:tc>
        <w:tc>
          <w:tcPr>
            <w:tcW w:w="3658" w:type="dxa"/>
            <w:hideMark/>
          </w:tcPr>
          <w:p w14:paraId="01142A3C" w14:textId="77777777" w:rsidR="00844F99" w:rsidRPr="002F3F51" w:rsidRDefault="00844F99">
            <w:pPr>
              <w:spacing w:after="160" w:line="279" w:lineRule="auto"/>
              <w:rPr>
                <w:rFonts w:ascii="Calibri" w:hAnsi="Calibri" w:cs="Calibri"/>
              </w:rPr>
            </w:pPr>
            <w:r w:rsidRPr="002F3F51">
              <w:rPr>
                <w:rFonts w:ascii="Calibri" w:hAnsi="Calibri" w:cs="Calibri"/>
              </w:rPr>
              <w:t>Initial requirements</w:t>
            </w:r>
          </w:p>
        </w:tc>
      </w:tr>
    </w:tbl>
    <w:p w14:paraId="05CF1F7A" w14:textId="77777777" w:rsidR="00844F99" w:rsidRDefault="00844F99" w:rsidP="002F3F51">
      <w:pPr>
        <w:rPr>
          <w:rFonts w:ascii="Calibri" w:hAnsi="Calibri" w:cs="Calibri"/>
        </w:rPr>
      </w:pPr>
    </w:p>
    <w:p w14:paraId="067E3AA8" w14:textId="77777777" w:rsidR="00032A27" w:rsidRDefault="00032A27" w:rsidP="002F3F51">
      <w:pPr>
        <w:rPr>
          <w:rFonts w:ascii="Calibri" w:hAnsi="Calibri" w:cs="Calibri"/>
        </w:rPr>
      </w:pPr>
    </w:p>
    <w:p w14:paraId="25586AB0" w14:textId="77777777" w:rsidR="00032A27" w:rsidRDefault="00032A27" w:rsidP="002F3F51">
      <w:pPr>
        <w:rPr>
          <w:rFonts w:ascii="Calibri" w:hAnsi="Calibri" w:cs="Calibri"/>
        </w:rPr>
      </w:pPr>
    </w:p>
    <w:p w14:paraId="0442DB0A" w14:textId="77777777" w:rsidR="008F560C" w:rsidRDefault="008F560C" w:rsidP="002F3F51">
      <w:pPr>
        <w:rPr>
          <w:rFonts w:ascii="Calibri" w:hAnsi="Calibri" w:cs="Calibri"/>
        </w:rPr>
      </w:pPr>
    </w:p>
    <w:p w14:paraId="763D991D" w14:textId="77777777" w:rsidR="00032A27" w:rsidRDefault="00032A27" w:rsidP="002F3F51">
      <w:pPr>
        <w:rPr>
          <w:rFonts w:ascii="Calibri" w:hAnsi="Calibri" w:cs="Calibri"/>
        </w:rPr>
      </w:pPr>
    </w:p>
    <w:p w14:paraId="78FDF2D1" w14:textId="77777777" w:rsidR="00032A27" w:rsidRPr="006E78F5" w:rsidRDefault="00032A27" w:rsidP="002F3F51">
      <w:pPr>
        <w:rPr>
          <w:rFonts w:ascii="Calibri" w:hAnsi="Calibri" w:cs="Calibri"/>
        </w:rPr>
      </w:pPr>
    </w:p>
    <w:p w14:paraId="6E26A947" w14:textId="77777777" w:rsidR="00D732B6" w:rsidRDefault="00D732B6" w:rsidP="002F3F51">
      <w:pPr>
        <w:rPr>
          <w:rFonts w:ascii="Calibri" w:hAnsi="Calibri" w:cs="Calibri"/>
        </w:rPr>
      </w:pPr>
    </w:p>
    <w:sdt>
      <w:sdtPr>
        <w:rPr>
          <w:rFonts w:ascii="Calibri" w:eastAsiaTheme="minorEastAsia" w:hAnsi="Calibri" w:cs="Calibri"/>
          <w:color w:val="auto"/>
          <w:sz w:val="24"/>
          <w:szCs w:val="24"/>
          <w:lang w:eastAsia="ja-JP"/>
        </w:rPr>
        <w:id w:val="2001229712"/>
        <w:docPartObj>
          <w:docPartGallery w:val="Table of Contents"/>
          <w:docPartUnique/>
        </w:docPartObj>
      </w:sdtPr>
      <w:sdtEndPr>
        <w:rPr>
          <w:b/>
          <w:bCs/>
        </w:rPr>
      </w:sdtEndPr>
      <w:sdtContent>
        <w:p w14:paraId="1229955A" w14:textId="2A2A8105" w:rsidR="00D732B6" w:rsidRPr="00A37C03" w:rsidRDefault="00D732B6" w:rsidP="444BEF9A">
          <w:pPr>
            <w:pStyle w:val="TOCHeading"/>
            <w:rPr>
              <w:rFonts w:ascii="Calibri" w:hAnsi="Calibri" w:cs="Calibri"/>
              <w:color w:val="FF0000"/>
            </w:rPr>
          </w:pPr>
          <w:r w:rsidRPr="00A37C03">
            <w:rPr>
              <w:rFonts w:ascii="Calibri" w:hAnsi="Calibri" w:cs="Calibri"/>
            </w:rPr>
            <w:t>Table of Contents</w:t>
          </w:r>
        </w:p>
        <w:p w14:paraId="14D8F696" w14:textId="26180917" w:rsidR="00032A27" w:rsidRDefault="00D732B6">
          <w:pPr>
            <w:pStyle w:val="TOC2"/>
            <w:tabs>
              <w:tab w:val="right" w:leader="dot" w:pos="9350"/>
            </w:tabs>
            <w:rPr>
              <w:noProof/>
              <w:kern w:val="2"/>
              <w:lang w:eastAsia="en-US"/>
              <w14:ligatures w14:val="standardContextual"/>
            </w:rPr>
          </w:pPr>
          <w:r w:rsidRPr="00A37C03">
            <w:rPr>
              <w:rFonts w:ascii="Calibri" w:hAnsi="Calibri" w:cs="Calibri"/>
            </w:rPr>
            <w:fldChar w:fldCharType="begin"/>
          </w:r>
          <w:r w:rsidRPr="00A37C03">
            <w:rPr>
              <w:rFonts w:ascii="Calibri" w:hAnsi="Calibri" w:cs="Calibri"/>
            </w:rPr>
            <w:instrText xml:space="preserve"> TOC \o "1-3" \h \z \u </w:instrText>
          </w:r>
          <w:r w:rsidRPr="00A37C03">
            <w:rPr>
              <w:rFonts w:ascii="Calibri" w:hAnsi="Calibri" w:cs="Calibri"/>
            </w:rPr>
            <w:fldChar w:fldCharType="separate"/>
          </w:r>
          <w:hyperlink w:anchor="_Toc220763475" w:history="1">
            <w:r w:rsidR="00032A27" w:rsidRPr="00307807">
              <w:rPr>
                <w:rStyle w:val="Hyperlink"/>
                <w:rFonts w:ascii="Calibri" w:hAnsi="Calibri" w:cs="Calibri"/>
                <w:noProof/>
              </w:rPr>
              <w:t>1. Executive Summary</w:t>
            </w:r>
            <w:r w:rsidR="00032A27">
              <w:rPr>
                <w:noProof/>
                <w:webHidden/>
              </w:rPr>
              <w:tab/>
            </w:r>
            <w:r w:rsidR="00032A27">
              <w:rPr>
                <w:noProof/>
                <w:webHidden/>
              </w:rPr>
              <w:fldChar w:fldCharType="begin"/>
            </w:r>
            <w:r w:rsidR="00032A27">
              <w:rPr>
                <w:noProof/>
                <w:webHidden/>
              </w:rPr>
              <w:instrText xml:space="preserve"> PAGEREF _Toc220763475 \h </w:instrText>
            </w:r>
            <w:r w:rsidR="00032A27">
              <w:rPr>
                <w:noProof/>
                <w:webHidden/>
              </w:rPr>
            </w:r>
            <w:r w:rsidR="00032A27">
              <w:rPr>
                <w:noProof/>
                <w:webHidden/>
              </w:rPr>
              <w:fldChar w:fldCharType="separate"/>
            </w:r>
            <w:r w:rsidR="00032A27">
              <w:rPr>
                <w:noProof/>
                <w:webHidden/>
              </w:rPr>
              <w:t>5</w:t>
            </w:r>
            <w:r w:rsidR="00032A27">
              <w:rPr>
                <w:noProof/>
                <w:webHidden/>
              </w:rPr>
              <w:fldChar w:fldCharType="end"/>
            </w:r>
          </w:hyperlink>
        </w:p>
        <w:p w14:paraId="62789B40" w14:textId="398F9F8D" w:rsidR="00032A27" w:rsidRDefault="00032A27">
          <w:pPr>
            <w:pStyle w:val="TOC3"/>
            <w:tabs>
              <w:tab w:val="right" w:leader="dot" w:pos="9350"/>
            </w:tabs>
            <w:rPr>
              <w:noProof/>
              <w:kern w:val="2"/>
              <w:lang w:eastAsia="en-US"/>
              <w14:ligatures w14:val="standardContextual"/>
            </w:rPr>
          </w:pPr>
          <w:hyperlink w:anchor="_Toc220763476" w:history="1">
            <w:r w:rsidRPr="00307807">
              <w:rPr>
                <w:rStyle w:val="Hyperlink"/>
                <w:rFonts w:ascii="Calibri" w:hAnsi="Calibri" w:cs="Calibri"/>
                <w:noProof/>
              </w:rPr>
              <w:t>1.1 Project Overview</w:t>
            </w:r>
            <w:r>
              <w:rPr>
                <w:noProof/>
                <w:webHidden/>
              </w:rPr>
              <w:tab/>
            </w:r>
            <w:r>
              <w:rPr>
                <w:noProof/>
                <w:webHidden/>
              </w:rPr>
              <w:fldChar w:fldCharType="begin"/>
            </w:r>
            <w:r>
              <w:rPr>
                <w:noProof/>
                <w:webHidden/>
              </w:rPr>
              <w:instrText xml:space="preserve"> PAGEREF _Toc220763476 \h </w:instrText>
            </w:r>
            <w:r>
              <w:rPr>
                <w:noProof/>
                <w:webHidden/>
              </w:rPr>
            </w:r>
            <w:r>
              <w:rPr>
                <w:noProof/>
                <w:webHidden/>
              </w:rPr>
              <w:fldChar w:fldCharType="separate"/>
            </w:r>
            <w:r>
              <w:rPr>
                <w:noProof/>
                <w:webHidden/>
              </w:rPr>
              <w:t>5</w:t>
            </w:r>
            <w:r>
              <w:rPr>
                <w:noProof/>
                <w:webHidden/>
              </w:rPr>
              <w:fldChar w:fldCharType="end"/>
            </w:r>
          </w:hyperlink>
        </w:p>
        <w:p w14:paraId="47E8E062" w14:textId="5E37A452" w:rsidR="00032A27" w:rsidRDefault="00032A27">
          <w:pPr>
            <w:pStyle w:val="TOC3"/>
            <w:tabs>
              <w:tab w:val="right" w:leader="dot" w:pos="9350"/>
            </w:tabs>
            <w:rPr>
              <w:noProof/>
              <w:kern w:val="2"/>
              <w:lang w:eastAsia="en-US"/>
              <w14:ligatures w14:val="standardContextual"/>
            </w:rPr>
          </w:pPr>
          <w:hyperlink w:anchor="_Toc220763477" w:history="1">
            <w:r w:rsidRPr="00307807">
              <w:rPr>
                <w:rStyle w:val="Hyperlink"/>
                <w:rFonts w:ascii="Calibri" w:hAnsi="Calibri" w:cs="Calibri"/>
                <w:noProof/>
              </w:rPr>
              <w:t>1.2 Business Drivers</w:t>
            </w:r>
            <w:r>
              <w:rPr>
                <w:noProof/>
                <w:webHidden/>
              </w:rPr>
              <w:tab/>
            </w:r>
            <w:r>
              <w:rPr>
                <w:noProof/>
                <w:webHidden/>
              </w:rPr>
              <w:fldChar w:fldCharType="begin"/>
            </w:r>
            <w:r>
              <w:rPr>
                <w:noProof/>
                <w:webHidden/>
              </w:rPr>
              <w:instrText xml:space="preserve"> PAGEREF _Toc220763477 \h </w:instrText>
            </w:r>
            <w:r>
              <w:rPr>
                <w:noProof/>
                <w:webHidden/>
              </w:rPr>
            </w:r>
            <w:r>
              <w:rPr>
                <w:noProof/>
                <w:webHidden/>
              </w:rPr>
              <w:fldChar w:fldCharType="separate"/>
            </w:r>
            <w:r>
              <w:rPr>
                <w:noProof/>
                <w:webHidden/>
              </w:rPr>
              <w:t>5</w:t>
            </w:r>
            <w:r>
              <w:rPr>
                <w:noProof/>
                <w:webHidden/>
              </w:rPr>
              <w:fldChar w:fldCharType="end"/>
            </w:r>
          </w:hyperlink>
        </w:p>
        <w:p w14:paraId="4BF4EC4A" w14:textId="1A1997B2" w:rsidR="00032A27" w:rsidRDefault="00032A27">
          <w:pPr>
            <w:pStyle w:val="TOC3"/>
            <w:tabs>
              <w:tab w:val="right" w:leader="dot" w:pos="9350"/>
            </w:tabs>
            <w:rPr>
              <w:noProof/>
              <w:kern w:val="2"/>
              <w:lang w:eastAsia="en-US"/>
              <w14:ligatures w14:val="standardContextual"/>
            </w:rPr>
          </w:pPr>
          <w:hyperlink w:anchor="_Toc220763478" w:history="1">
            <w:r w:rsidRPr="00307807">
              <w:rPr>
                <w:rStyle w:val="Hyperlink"/>
                <w:rFonts w:ascii="Calibri" w:hAnsi="Calibri" w:cs="Calibri"/>
                <w:noProof/>
              </w:rPr>
              <w:t>1.3 Success Metrics</w:t>
            </w:r>
            <w:r>
              <w:rPr>
                <w:noProof/>
                <w:webHidden/>
              </w:rPr>
              <w:tab/>
            </w:r>
            <w:r>
              <w:rPr>
                <w:noProof/>
                <w:webHidden/>
              </w:rPr>
              <w:fldChar w:fldCharType="begin"/>
            </w:r>
            <w:r>
              <w:rPr>
                <w:noProof/>
                <w:webHidden/>
              </w:rPr>
              <w:instrText xml:space="preserve"> PAGEREF _Toc220763478 \h </w:instrText>
            </w:r>
            <w:r>
              <w:rPr>
                <w:noProof/>
                <w:webHidden/>
              </w:rPr>
            </w:r>
            <w:r>
              <w:rPr>
                <w:noProof/>
                <w:webHidden/>
              </w:rPr>
              <w:fldChar w:fldCharType="separate"/>
            </w:r>
            <w:r>
              <w:rPr>
                <w:noProof/>
                <w:webHidden/>
              </w:rPr>
              <w:t>5</w:t>
            </w:r>
            <w:r>
              <w:rPr>
                <w:noProof/>
                <w:webHidden/>
              </w:rPr>
              <w:fldChar w:fldCharType="end"/>
            </w:r>
          </w:hyperlink>
        </w:p>
        <w:p w14:paraId="0E19A0D0" w14:textId="5D189B67" w:rsidR="00032A27" w:rsidRDefault="00032A27">
          <w:pPr>
            <w:pStyle w:val="TOC2"/>
            <w:tabs>
              <w:tab w:val="right" w:leader="dot" w:pos="9350"/>
            </w:tabs>
            <w:rPr>
              <w:noProof/>
              <w:kern w:val="2"/>
              <w:lang w:eastAsia="en-US"/>
              <w14:ligatures w14:val="standardContextual"/>
            </w:rPr>
          </w:pPr>
          <w:hyperlink w:anchor="_Toc220763479" w:history="1">
            <w:r w:rsidRPr="00307807">
              <w:rPr>
                <w:rStyle w:val="Hyperlink"/>
                <w:rFonts w:ascii="Calibri" w:hAnsi="Calibri" w:cs="Calibri"/>
                <w:noProof/>
              </w:rPr>
              <w:t>2. Current State Analysis</w:t>
            </w:r>
            <w:r>
              <w:rPr>
                <w:noProof/>
                <w:webHidden/>
              </w:rPr>
              <w:tab/>
            </w:r>
            <w:r>
              <w:rPr>
                <w:noProof/>
                <w:webHidden/>
              </w:rPr>
              <w:fldChar w:fldCharType="begin"/>
            </w:r>
            <w:r>
              <w:rPr>
                <w:noProof/>
                <w:webHidden/>
              </w:rPr>
              <w:instrText xml:space="preserve"> PAGEREF _Toc220763479 \h </w:instrText>
            </w:r>
            <w:r>
              <w:rPr>
                <w:noProof/>
                <w:webHidden/>
              </w:rPr>
            </w:r>
            <w:r>
              <w:rPr>
                <w:noProof/>
                <w:webHidden/>
              </w:rPr>
              <w:fldChar w:fldCharType="separate"/>
            </w:r>
            <w:r>
              <w:rPr>
                <w:noProof/>
                <w:webHidden/>
              </w:rPr>
              <w:t>6</w:t>
            </w:r>
            <w:r>
              <w:rPr>
                <w:noProof/>
                <w:webHidden/>
              </w:rPr>
              <w:fldChar w:fldCharType="end"/>
            </w:r>
          </w:hyperlink>
        </w:p>
        <w:p w14:paraId="083AFB72" w14:textId="11389387" w:rsidR="00032A27" w:rsidRDefault="00032A27">
          <w:pPr>
            <w:pStyle w:val="TOC3"/>
            <w:tabs>
              <w:tab w:val="right" w:leader="dot" w:pos="9350"/>
            </w:tabs>
            <w:rPr>
              <w:noProof/>
              <w:kern w:val="2"/>
              <w:lang w:eastAsia="en-US"/>
              <w14:ligatures w14:val="standardContextual"/>
            </w:rPr>
          </w:pPr>
          <w:hyperlink w:anchor="_Toc220763480" w:history="1">
            <w:r w:rsidRPr="00307807">
              <w:rPr>
                <w:rStyle w:val="Hyperlink"/>
                <w:rFonts w:ascii="Calibri" w:hAnsi="Calibri" w:cs="Calibri"/>
                <w:noProof/>
              </w:rPr>
              <w:t>2.1 File Intake Channels</w:t>
            </w:r>
            <w:r>
              <w:rPr>
                <w:noProof/>
                <w:webHidden/>
              </w:rPr>
              <w:tab/>
            </w:r>
            <w:r>
              <w:rPr>
                <w:noProof/>
                <w:webHidden/>
              </w:rPr>
              <w:fldChar w:fldCharType="begin"/>
            </w:r>
            <w:r>
              <w:rPr>
                <w:noProof/>
                <w:webHidden/>
              </w:rPr>
              <w:instrText xml:space="preserve"> PAGEREF _Toc220763480 \h </w:instrText>
            </w:r>
            <w:r>
              <w:rPr>
                <w:noProof/>
                <w:webHidden/>
              </w:rPr>
            </w:r>
            <w:r>
              <w:rPr>
                <w:noProof/>
                <w:webHidden/>
              </w:rPr>
              <w:fldChar w:fldCharType="separate"/>
            </w:r>
            <w:r>
              <w:rPr>
                <w:noProof/>
                <w:webHidden/>
              </w:rPr>
              <w:t>6</w:t>
            </w:r>
            <w:r>
              <w:rPr>
                <w:noProof/>
                <w:webHidden/>
              </w:rPr>
              <w:fldChar w:fldCharType="end"/>
            </w:r>
          </w:hyperlink>
        </w:p>
        <w:p w14:paraId="59CCFA83" w14:textId="52070DD9" w:rsidR="00032A27" w:rsidRDefault="00032A27">
          <w:pPr>
            <w:pStyle w:val="TOC3"/>
            <w:tabs>
              <w:tab w:val="right" w:leader="dot" w:pos="9350"/>
            </w:tabs>
            <w:rPr>
              <w:noProof/>
              <w:kern w:val="2"/>
              <w:lang w:eastAsia="en-US"/>
              <w14:ligatures w14:val="standardContextual"/>
            </w:rPr>
          </w:pPr>
          <w:hyperlink w:anchor="_Toc220763481" w:history="1">
            <w:r w:rsidRPr="00307807">
              <w:rPr>
                <w:rStyle w:val="Hyperlink"/>
                <w:rFonts w:ascii="Calibri" w:hAnsi="Calibri" w:cs="Calibri"/>
                <w:noProof/>
              </w:rPr>
              <w:t>2.2 Current Processing Workflow</w:t>
            </w:r>
            <w:r>
              <w:rPr>
                <w:noProof/>
                <w:webHidden/>
              </w:rPr>
              <w:tab/>
            </w:r>
            <w:r>
              <w:rPr>
                <w:noProof/>
                <w:webHidden/>
              </w:rPr>
              <w:fldChar w:fldCharType="begin"/>
            </w:r>
            <w:r>
              <w:rPr>
                <w:noProof/>
                <w:webHidden/>
              </w:rPr>
              <w:instrText xml:space="preserve"> PAGEREF _Toc220763481 \h </w:instrText>
            </w:r>
            <w:r>
              <w:rPr>
                <w:noProof/>
                <w:webHidden/>
              </w:rPr>
            </w:r>
            <w:r>
              <w:rPr>
                <w:noProof/>
                <w:webHidden/>
              </w:rPr>
              <w:fldChar w:fldCharType="separate"/>
            </w:r>
            <w:r>
              <w:rPr>
                <w:noProof/>
                <w:webHidden/>
              </w:rPr>
              <w:t>7</w:t>
            </w:r>
            <w:r>
              <w:rPr>
                <w:noProof/>
                <w:webHidden/>
              </w:rPr>
              <w:fldChar w:fldCharType="end"/>
            </w:r>
          </w:hyperlink>
        </w:p>
        <w:p w14:paraId="27B352FA" w14:textId="063C2D36" w:rsidR="00032A27" w:rsidRDefault="00032A27">
          <w:pPr>
            <w:pStyle w:val="TOC3"/>
            <w:tabs>
              <w:tab w:val="right" w:leader="dot" w:pos="9350"/>
            </w:tabs>
            <w:rPr>
              <w:noProof/>
              <w:kern w:val="2"/>
              <w:lang w:eastAsia="en-US"/>
              <w14:ligatures w14:val="standardContextual"/>
            </w:rPr>
          </w:pPr>
          <w:hyperlink w:anchor="_Toc220763482" w:history="1">
            <w:r w:rsidRPr="00307807">
              <w:rPr>
                <w:rStyle w:val="Hyperlink"/>
                <w:rFonts w:ascii="Calibri" w:hAnsi="Calibri" w:cs="Calibri"/>
                <w:noProof/>
              </w:rPr>
              <w:t>2.3 Current Pain Points</w:t>
            </w:r>
            <w:r>
              <w:rPr>
                <w:noProof/>
                <w:webHidden/>
              </w:rPr>
              <w:tab/>
            </w:r>
            <w:r>
              <w:rPr>
                <w:noProof/>
                <w:webHidden/>
              </w:rPr>
              <w:fldChar w:fldCharType="begin"/>
            </w:r>
            <w:r>
              <w:rPr>
                <w:noProof/>
                <w:webHidden/>
              </w:rPr>
              <w:instrText xml:space="preserve"> PAGEREF _Toc220763482 \h </w:instrText>
            </w:r>
            <w:r>
              <w:rPr>
                <w:noProof/>
                <w:webHidden/>
              </w:rPr>
            </w:r>
            <w:r>
              <w:rPr>
                <w:noProof/>
                <w:webHidden/>
              </w:rPr>
              <w:fldChar w:fldCharType="separate"/>
            </w:r>
            <w:r>
              <w:rPr>
                <w:noProof/>
                <w:webHidden/>
              </w:rPr>
              <w:t>11</w:t>
            </w:r>
            <w:r>
              <w:rPr>
                <w:noProof/>
                <w:webHidden/>
              </w:rPr>
              <w:fldChar w:fldCharType="end"/>
            </w:r>
          </w:hyperlink>
        </w:p>
        <w:p w14:paraId="2582FD11" w14:textId="6D7D7B49" w:rsidR="00032A27" w:rsidRDefault="00032A27">
          <w:pPr>
            <w:pStyle w:val="TOC2"/>
            <w:tabs>
              <w:tab w:val="right" w:leader="dot" w:pos="9350"/>
            </w:tabs>
            <w:rPr>
              <w:noProof/>
              <w:kern w:val="2"/>
              <w:lang w:eastAsia="en-US"/>
              <w14:ligatures w14:val="standardContextual"/>
            </w:rPr>
          </w:pPr>
          <w:hyperlink w:anchor="_Toc220763483" w:history="1">
            <w:r w:rsidRPr="00307807">
              <w:rPr>
                <w:rStyle w:val="Hyperlink"/>
                <w:rFonts w:ascii="Calibri" w:hAnsi="Calibri" w:cs="Calibri"/>
                <w:noProof/>
              </w:rPr>
              <w:t>3. Proposed Solution Architecture</w:t>
            </w:r>
            <w:r>
              <w:rPr>
                <w:noProof/>
                <w:webHidden/>
              </w:rPr>
              <w:tab/>
            </w:r>
            <w:r>
              <w:rPr>
                <w:noProof/>
                <w:webHidden/>
              </w:rPr>
              <w:fldChar w:fldCharType="begin"/>
            </w:r>
            <w:r>
              <w:rPr>
                <w:noProof/>
                <w:webHidden/>
              </w:rPr>
              <w:instrText xml:space="preserve"> PAGEREF _Toc220763483 \h </w:instrText>
            </w:r>
            <w:r>
              <w:rPr>
                <w:noProof/>
                <w:webHidden/>
              </w:rPr>
            </w:r>
            <w:r>
              <w:rPr>
                <w:noProof/>
                <w:webHidden/>
              </w:rPr>
              <w:fldChar w:fldCharType="separate"/>
            </w:r>
            <w:r>
              <w:rPr>
                <w:noProof/>
                <w:webHidden/>
              </w:rPr>
              <w:t>12</w:t>
            </w:r>
            <w:r>
              <w:rPr>
                <w:noProof/>
                <w:webHidden/>
              </w:rPr>
              <w:fldChar w:fldCharType="end"/>
            </w:r>
          </w:hyperlink>
        </w:p>
        <w:p w14:paraId="2D332A27" w14:textId="5D6B3502" w:rsidR="00032A27" w:rsidRDefault="00032A27">
          <w:pPr>
            <w:pStyle w:val="TOC2"/>
            <w:tabs>
              <w:tab w:val="right" w:leader="dot" w:pos="9350"/>
            </w:tabs>
            <w:rPr>
              <w:noProof/>
              <w:kern w:val="2"/>
              <w:lang w:eastAsia="en-US"/>
              <w14:ligatures w14:val="standardContextual"/>
            </w:rPr>
          </w:pPr>
          <w:hyperlink w:anchor="_Toc220763484" w:history="1">
            <w:r w:rsidRPr="00307807">
              <w:rPr>
                <w:rStyle w:val="Hyperlink"/>
                <w:rFonts w:ascii="Calibri" w:hAnsi="Calibri" w:cs="Calibri"/>
                <w:noProof/>
              </w:rPr>
              <w:t>4. Functional Requirements</w:t>
            </w:r>
            <w:r>
              <w:rPr>
                <w:noProof/>
                <w:webHidden/>
              </w:rPr>
              <w:tab/>
            </w:r>
            <w:r>
              <w:rPr>
                <w:noProof/>
                <w:webHidden/>
              </w:rPr>
              <w:fldChar w:fldCharType="begin"/>
            </w:r>
            <w:r>
              <w:rPr>
                <w:noProof/>
                <w:webHidden/>
              </w:rPr>
              <w:instrText xml:space="preserve"> PAGEREF _Toc220763484 \h </w:instrText>
            </w:r>
            <w:r>
              <w:rPr>
                <w:noProof/>
                <w:webHidden/>
              </w:rPr>
            </w:r>
            <w:r>
              <w:rPr>
                <w:noProof/>
                <w:webHidden/>
              </w:rPr>
              <w:fldChar w:fldCharType="separate"/>
            </w:r>
            <w:r>
              <w:rPr>
                <w:noProof/>
                <w:webHidden/>
              </w:rPr>
              <w:t>16</w:t>
            </w:r>
            <w:r>
              <w:rPr>
                <w:noProof/>
                <w:webHidden/>
              </w:rPr>
              <w:fldChar w:fldCharType="end"/>
            </w:r>
          </w:hyperlink>
        </w:p>
        <w:p w14:paraId="1EE4DDC1" w14:textId="705EC5DE" w:rsidR="00032A27" w:rsidRDefault="00032A27">
          <w:pPr>
            <w:pStyle w:val="TOC3"/>
            <w:tabs>
              <w:tab w:val="right" w:leader="dot" w:pos="9350"/>
            </w:tabs>
            <w:rPr>
              <w:noProof/>
              <w:kern w:val="2"/>
              <w:lang w:eastAsia="en-US"/>
              <w14:ligatures w14:val="standardContextual"/>
            </w:rPr>
          </w:pPr>
          <w:hyperlink w:anchor="_Toc220763485" w:history="1">
            <w:r w:rsidRPr="00307807">
              <w:rPr>
                <w:rStyle w:val="Hyperlink"/>
                <w:rFonts w:ascii="Calibri" w:hAnsi="Calibri" w:cs="Calibri"/>
                <w:noProof/>
              </w:rPr>
              <w:t>4.1 File Intake Requirements</w:t>
            </w:r>
            <w:r>
              <w:rPr>
                <w:noProof/>
                <w:webHidden/>
              </w:rPr>
              <w:tab/>
            </w:r>
            <w:r>
              <w:rPr>
                <w:noProof/>
                <w:webHidden/>
              </w:rPr>
              <w:fldChar w:fldCharType="begin"/>
            </w:r>
            <w:r>
              <w:rPr>
                <w:noProof/>
                <w:webHidden/>
              </w:rPr>
              <w:instrText xml:space="preserve"> PAGEREF _Toc220763485 \h </w:instrText>
            </w:r>
            <w:r>
              <w:rPr>
                <w:noProof/>
                <w:webHidden/>
              </w:rPr>
            </w:r>
            <w:r>
              <w:rPr>
                <w:noProof/>
                <w:webHidden/>
              </w:rPr>
              <w:fldChar w:fldCharType="separate"/>
            </w:r>
            <w:r>
              <w:rPr>
                <w:noProof/>
                <w:webHidden/>
              </w:rPr>
              <w:t>16</w:t>
            </w:r>
            <w:r>
              <w:rPr>
                <w:noProof/>
                <w:webHidden/>
              </w:rPr>
              <w:fldChar w:fldCharType="end"/>
            </w:r>
          </w:hyperlink>
        </w:p>
        <w:p w14:paraId="4D1C08CF" w14:textId="06B15527" w:rsidR="00032A27" w:rsidRDefault="00032A27">
          <w:pPr>
            <w:pStyle w:val="TOC3"/>
            <w:tabs>
              <w:tab w:val="right" w:leader="dot" w:pos="9350"/>
            </w:tabs>
            <w:rPr>
              <w:noProof/>
              <w:kern w:val="2"/>
              <w:lang w:eastAsia="en-US"/>
              <w14:ligatures w14:val="standardContextual"/>
            </w:rPr>
          </w:pPr>
          <w:hyperlink w:anchor="_Toc220763486" w:history="1">
            <w:r w:rsidRPr="00307807">
              <w:rPr>
                <w:rStyle w:val="Hyperlink"/>
                <w:noProof/>
              </w:rPr>
              <w:t>4.2 Document Processing Requirements</w:t>
            </w:r>
            <w:r>
              <w:rPr>
                <w:noProof/>
                <w:webHidden/>
              </w:rPr>
              <w:tab/>
            </w:r>
            <w:r>
              <w:rPr>
                <w:noProof/>
                <w:webHidden/>
              </w:rPr>
              <w:fldChar w:fldCharType="begin"/>
            </w:r>
            <w:r>
              <w:rPr>
                <w:noProof/>
                <w:webHidden/>
              </w:rPr>
              <w:instrText xml:space="preserve"> PAGEREF _Toc220763486 \h </w:instrText>
            </w:r>
            <w:r>
              <w:rPr>
                <w:noProof/>
                <w:webHidden/>
              </w:rPr>
            </w:r>
            <w:r>
              <w:rPr>
                <w:noProof/>
                <w:webHidden/>
              </w:rPr>
              <w:fldChar w:fldCharType="separate"/>
            </w:r>
            <w:r>
              <w:rPr>
                <w:noProof/>
                <w:webHidden/>
              </w:rPr>
              <w:t>20</w:t>
            </w:r>
            <w:r>
              <w:rPr>
                <w:noProof/>
                <w:webHidden/>
              </w:rPr>
              <w:fldChar w:fldCharType="end"/>
            </w:r>
          </w:hyperlink>
        </w:p>
        <w:p w14:paraId="478AC2EB" w14:textId="48BD5068" w:rsidR="00032A27" w:rsidRDefault="00032A27">
          <w:pPr>
            <w:pStyle w:val="TOC3"/>
            <w:tabs>
              <w:tab w:val="right" w:leader="dot" w:pos="9350"/>
            </w:tabs>
            <w:rPr>
              <w:noProof/>
              <w:kern w:val="2"/>
              <w:lang w:eastAsia="en-US"/>
              <w14:ligatures w14:val="standardContextual"/>
            </w:rPr>
          </w:pPr>
          <w:hyperlink w:anchor="_Toc220763487" w:history="1">
            <w:r w:rsidRPr="00307807">
              <w:rPr>
                <w:rStyle w:val="Hyperlink"/>
                <w:noProof/>
              </w:rPr>
              <w:t>4.3 Validation Requirements</w:t>
            </w:r>
            <w:r>
              <w:rPr>
                <w:noProof/>
                <w:webHidden/>
              </w:rPr>
              <w:tab/>
            </w:r>
            <w:r>
              <w:rPr>
                <w:noProof/>
                <w:webHidden/>
              </w:rPr>
              <w:fldChar w:fldCharType="begin"/>
            </w:r>
            <w:r>
              <w:rPr>
                <w:noProof/>
                <w:webHidden/>
              </w:rPr>
              <w:instrText xml:space="preserve"> PAGEREF _Toc220763487 \h </w:instrText>
            </w:r>
            <w:r>
              <w:rPr>
                <w:noProof/>
                <w:webHidden/>
              </w:rPr>
            </w:r>
            <w:r>
              <w:rPr>
                <w:noProof/>
                <w:webHidden/>
              </w:rPr>
              <w:fldChar w:fldCharType="separate"/>
            </w:r>
            <w:r>
              <w:rPr>
                <w:noProof/>
                <w:webHidden/>
              </w:rPr>
              <w:t>22</w:t>
            </w:r>
            <w:r>
              <w:rPr>
                <w:noProof/>
                <w:webHidden/>
              </w:rPr>
              <w:fldChar w:fldCharType="end"/>
            </w:r>
          </w:hyperlink>
        </w:p>
        <w:p w14:paraId="3164836B" w14:textId="3F55F509" w:rsidR="00032A27" w:rsidRDefault="00032A27">
          <w:pPr>
            <w:pStyle w:val="TOC3"/>
            <w:tabs>
              <w:tab w:val="right" w:leader="dot" w:pos="9350"/>
            </w:tabs>
            <w:rPr>
              <w:noProof/>
              <w:kern w:val="2"/>
              <w:lang w:eastAsia="en-US"/>
              <w14:ligatures w14:val="standardContextual"/>
            </w:rPr>
          </w:pPr>
          <w:hyperlink w:anchor="_Toc220763488" w:history="1">
            <w:r w:rsidRPr="00307807">
              <w:rPr>
                <w:rStyle w:val="Hyperlink"/>
                <w:noProof/>
              </w:rPr>
              <w:t>4.4 Transformation Requirements</w:t>
            </w:r>
            <w:r>
              <w:rPr>
                <w:noProof/>
                <w:webHidden/>
              </w:rPr>
              <w:tab/>
            </w:r>
            <w:r>
              <w:rPr>
                <w:noProof/>
                <w:webHidden/>
              </w:rPr>
              <w:fldChar w:fldCharType="begin"/>
            </w:r>
            <w:r>
              <w:rPr>
                <w:noProof/>
                <w:webHidden/>
              </w:rPr>
              <w:instrText xml:space="preserve"> PAGEREF _Toc220763488 \h </w:instrText>
            </w:r>
            <w:r>
              <w:rPr>
                <w:noProof/>
                <w:webHidden/>
              </w:rPr>
            </w:r>
            <w:r>
              <w:rPr>
                <w:noProof/>
                <w:webHidden/>
              </w:rPr>
              <w:fldChar w:fldCharType="separate"/>
            </w:r>
            <w:r>
              <w:rPr>
                <w:noProof/>
                <w:webHidden/>
              </w:rPr>
              <w:t>23</w:t>
            </w:r>
            <w:r>
              <w:rPr>
                <w:noProof/>
                <w:webHidden/>
              </w:rPr>
              <w:fldChar w:fldCharType="end"/>
            </w:r>
          </w:hyperlink>
        </w:p>
        <w:p w14:paraId="781275BC" w14:textId="0571F020" w:rsidR="00032A27" w:rsidRDefault="00032A27">
          <w:pPr>
            <w:pStyle w:val="TOC3"/>
            <w:tabs>
              <w:tab w:val="right" w:leader="dot" w:pos="9350"/>
            </w:tabs>
            <w:rPr>
              <w:noProof/>
              <w:kern w:val="2"/>
              <w:lang w:eastAsia="en-US"/>
              <w14:ligatures w14:val="standardContextual"/>
            </w:rPr>
          </w:pPr>
          <w:hyperlink w:anchor="_Toc220763489" w:history="1">
            <w:r w:rsidRPr="00307807">
              <w:rPr>
                <w:rStyle w:val="Hyperlink"/>
                <w:noProof/>
              </w:rPr>
              <w:t>4.5 ACH Processing Requirements</w:t>
            </w:r>
            <w:r>
              <w:rPr>
                <w:noProof/>
                <w:webHidden/>
              </w:rPr>
              <w:tab/>
            </w:r>
            <w:r>
              <w:rPr>
                <w:noProof/>
                <w:webHidden/>
              </w:rPr>
              <w:fldChar w:fldCharType="begin"/>
            </w:r>
            <w:r>
              <w:rPr>
                <w:noProof/>
                <w:webHidden/>
              </w:rPr>
              <w:instrText xml:space="preserve"> PAGEREF _Toc220763489 \h </w:instrText>
            </w:r>
            <w:r>
              <w:rPr>
                <w:noProof/>
                <w:webHidden/>
              </w:rPr>
            </w:r>
            <w:r>
              <w:rPr>
                <w:noProof/>
                <w:webHidden/>
              </w:rPr>
              <w:fldChar w:fldCharType="separate"/>
            </w:r>
            <w:r>
              <w:rPr>
                <w:noProof/>
                <w:webHidden/>
              </w:rPr>
              <w:t>27</w:t>
            </w:r>
            <w:r>
              <w:rPr>
                <w:noProof/>
                <w:webHidden/>
              </w:rPr>
              <w:fldChar w:fldCharType="end"/>
            </w:r>
          </w:hyperlink>
        </w:p>
        <w:p w14:paraId="773BB3A4" w14:textId="7D22132B" w:rsidR="00032A27" w:rsidRDefault="00032A27">
          <w:pPr>
            <w:pStyle w:val="TOC3"/>
            <w:tabs>
              <w:tab w:val="right" w:leader="dot" w:pos="9350"/>
            </w:tabs>
            <w:rPr>
              <w:noProof/>
              <w:kern w:val="2"/>
              <w:lang w:eastAsia="en-US"/>
              <w14:ligatures w14:val="standardContextual"/>
            </w:rPr>
          </w:pPr>
          <w:hyperlink w:anchor="_Toc220763490" w:history="1">
            <w:r w:rsidRPr="00307807">
              <w:rPr>
                <w:rStyle w:val="Hyperlink"/>
                <w:noProof/>
              </w:rPr>
              <w:t>4.6 Import Requirements</w:t>
            </w:r>
            <w:r>
              <w:rPr>
                <w:noProof/>
                <w:webHidden/>
              </w:rPr>
              <w:tab/>
            </w:r>
            <w:r>
              <w:rPr>
                <w:noProof/>
                <w:webHidden/>
              </w:rPr>
              <w:fldChar w:fldCharType="begin"/>
            </w:r>
            <w:r>
              <w:rPr>
                <w:noProof/>
                <w:webHidden/>
              </w:rPr>
              <w:instrText xml:space="preserve"> PAGEREF _Toc220763490 \h </w:instrText>
            </w:r>
            <w:r>
              <w:rPr>
                <w:noProof/>
                <w:webHidden/>
              </w:rPr>
            </w:r>
            <w:r>
              <w:rPr>
                <w:noProof/>
                <w:webHidden/>
              </w:rPr>
              <w:fldChar w:fldCharType="separate"/>
            </w:r>
            <w:r>
              <w:rPr>
                <w:noProof/>
                <w:webHidden/>
              </w:rPr>
              <w:t>30</w:t>
            </w:r>
            <w:r>
              <w:rPr>
                <w:noProof/>
                <w:webHidden/>
              </w:rPr>
              <w:fldChar w:fldCharType="end"/>
            </w:r>
          </w:hyperlink>
        </w:p>
        <w:p w14:paraId="48678EA4" w14:textId="65F608FD" w:rsidR="00032A27" w:rsidRDefault="00032A27">
          <w:pPr>
            <w:pStyle w:val="TOC3"/>
            <w:tabs>
              <w:tab w:val="right" w:leader="dot" w:pos="9350"/>
            </w:tabs>
            <w:rPr>
              <w:noProof/>
              <w:kern w:val="2"/>
              <w:lang w:eastAsia="en-US"/>
              <w14:ligatures w14:val="standardContextual"/>
            </w:rPr>
          </w:pPr>
          <w:hyperlink w:anchor="_Toc220763491" w:history="1">
            <w:r w:rsidRPr="00307807">
              <w:rPr>
                <w:rStyle w:val="Hyperlink"/>
                <w:noProof/>
              </w:rPr>
              <w:t>4.7 Plan Hold Processing Requirements</w:t>
            </w:r>
            <w:r>
              <w:rPr>
                <w:noProof/>
                <w:webHidden/>
              </w:rPr>
              <w:tab/>
            </w:r>
            <w:r>
              <w:rPr>
                <w:noProof/>
                <w:webHidden/>
              </w:rPr>
              <w:fldChar w:fldCharType="begin"/>
            </w:r>
            <w:r>
              <w:rPr>
                <w:noProof/>
                <w:webHidden/>
              </w:rPr>
              <w:instrText xml:space="preserve"> PAGEREF _Toc220763491 \h </w:instrText>
            </w:r>
            <w:r>
              <w:rPr>
                <w:noProof/>
                <w:webHidden/>
              </w:rPr>
            </w:r>
            <w:r>
              <w:rPr>
                <w:noProof/>
                <w:webHidden/>
              </w:rPr>
              <w:fldChar w:fldCharType="separate"/>
            </w:r>
            <w:r>
              <w:rPr>
                <w:noProof/>
                <w:webHidden/>
              </w:rPr>
              <w:t>32</w:t>
            </w:r>
            <w:r>
              <w:rPr>
                <w:noProof/>
                <w:webHidden/>
              </w:rPr>
              <w:fldChar w:fldCharType="end"/>
            </w:r>
          </w:hyperlink>
        </w:p>
        <w:p w14:paraId="47D8115B" w14:textId="31024684" w:rsidR="00032A27" w:rsidRDefault="00032A27">
          <w:pPr>
            <w:pStyle w:val="TOC3"/>
            <w:tabs>
              <w:tab w:val="right" w:leader="dot" w:pos="9350"/>
            </w:tabs>
            <w:rPr>
              <w:noProof/>
              <w:kern w:val="2"/>
              <w:lang w:eastAsia="en-US"/>
              <w14:ligatures w14:val="standardContextual"/>
            </w:rPr>
          </w:pPr>
          <w:hyperlink w:anchor="_Toc220763492" w:history="1">
            <w:r w:rsidRPr="00307807">
              <w:rPr>
                <w:rStyle w:val="Hyperlink"/>
                <w:noProof/>
              </w:rPr>
              <w:t>4.8 Forfeiture Processing Requirements</w:t>
            </w:r>
            <w:r>
              <w:rPr>
                <w:noProof/>
                <w:webHidden/>
              </w:rPr>
              <w:tab/>
            </w:r>
            <w:r>
              <w:rPr>
                <w:noProof/>
                <w:webHidden/>
              </w:rPr>
              <w:fldChar w:fldCharType="begin"/>
            </w:r>
            <w:r>
              <w:rPr>
                <w:noProof/>
                <w:webHidden/>
              </w:rPr>
              <w:instrText xml:space="preserve"> PAGEREF _Toc220763492 \h </w:instrText>
            </w:r>
            <w:r>
              <w:rPr>
                <w:noProof/>
                <w:webHidden/>
              </w:rPr>
            </w:r>
            <w:r>
              <w:rPr>
                <w:noProof/>
                <w:webHidden/>
              </w:rPr>
              <w:fldChar w:fldCharType="separate"/>
            </w:r>
            <w:r>
              <w:rPr>
                <w:noProof/>
                <w:webHidden/>
              </w:rPr>
              <w:t>33</w:t>
            </w:r>
            <w:r>
              <w:rPr>
                <w:noProof/>
                <w:webHidden/>
              </w:rPr>
              <w:fldChar w:fldCharType="end"/>
            </w:r>
          </w:hyperlink>
        </w:p>
        <w:p w14:paraId="471E997D" w14:textId="2F181F4B" w:rsidR="00032A27" w:rsidRDefault="00032A27">
          <w:pPr>
            <w:pStyle w:val="TOC3"/>
            <w:tabs>
              <w:tab w:val="right" w:leader="dot" w:pos="9350"/>
            </w:tabs>
            <w:rPr>
              <w:noProof/>
              <w:kern w:val="2"/>
              <w:lang w:eastAsia="en-US"/>
              <w14:ligatures w14:val="standardContextual"/>
            </w:rPr>
          </w:pPr>
          <w:hyperlink w:anchor="_Toc220763493" w:history="1">
            <w:r w:rsidRPr="00307807">
              <w:rPr>
                <w:rStyle w:val="Hyperlink"/>
                <w:rFonts w:ascii="Calibri" w:hAnsi="Calibri" w:cs="Calibri"/>
                <w:noProof/>
              </w:rPr>
              <w:t>4.9 Human-in-the-Loop Requirements</w:t>
            </w:r>
            <w:r>
              <w:rPr>
                <w:noProof/>
                <w:webHidden/>
              </w:rPr>
              <w:tab/>
            </w:r>
            <w:r>
              <w:rPr>
                <w:noProof/>
                <w:webHidden/>
              </w:rPr>
              <w:fldChar w:fldCharType="begin"/>
            </w:r>
            <w:r>
              <w:rPr>
                <w:noProof/>
                <w:webHidden/>
              </w:rPr>
              <w:instrText xml:space="preserve"> PAGEREF _Toc220763493 \h </w:instrText>
            </w:r>
            <w:r>
              <w:rPr>
                <w:noProof/>
                <w:webHidden/>
              </w:rPr>
            </w:r>
            <w:r>
              <w:rPr>
                <w:noProof/>
                <w:webHidden/>
              </w:rPr>
              <w:fldChar w:fldCharType="separate"/>
            </w:r>
            <w:r>
              <w:rPr>
                <w:noProof/>
                <w:webHidden/>
              </w:rPr>
              <w:t>33</w:t>
            </w:r>
            <w:r>
              <w:rPr>
                <w:noProof/>
                <w:webHidden/>
              </w:rPr>
              <w:fldChar w:fldCharType="end"/>
            </w:r>
          </w:hyperlink>
        </w:p>
        <w:p w14:paraId="7BF32A8C" w14:textId="6C451B3F" w:rsidR="00032A27" w:rsidRDefault="00032A27">
          <w:pPr>
            <w:pStyle w:val="TOC2"/>
            <w:tabs>
              <w:tab w:val="right" w:leader="dot" w:pos="9350"/>
            </w:tabs>
            <w:rPr>
              <w:noProof/>
              <w:kern w:val="2"/>
              <w:lang w:eastAsia="en-US"/>
              <w14:ligatures w14:val="standardContextual"/>
            </w:rPr>
          </w:pPr>
          <w:hyperlink w:anchor="_Toc220763494" w:history="1">
            <w:r w:rsidRPr="00307807">
              <w:rPr>
                <w:rStyle w:val="Hyperlink"/>
                <w:rFonts w:ascii="Calibri" w:hAnsi="Calibri" w:cs="Calibri"/>
                <w:noProof/>
              </w:rPr>
              <w:t>5. Non-Functional Requirements</w:t>
            </w:r>
            <w:r>
              <w:rPr>
                <w:noProof/>
                <w:webHidden/>
              </w:rPr>
              <w:tab/>
            </w:r>
            <w:r>
              <w:rPr>
                <w:noProof/>
                <w:webHidden/>
              </w:rPr>
              <w:fldChar w:fldCharType="begin"/>
            </w:r>
            <w:r>
              <w:rPr>
                <w:noProof/>
                <w:webHidden/>
              </w:rPr>
              <w:instrText xml:space="preserve"> PAGEREF _Toc220763494 \h </w:instrText>
            </w:r>
            <w:r>
              <w:rPr>
                <w:noProof/>
                <w:webHidden/>
              </w:rPr>
            </w:r>
            <w:r>
              <w:rPr>
                <w:noProof/>
                <w:webHidden/>
              </w:rPr>
              <w:fldChar w:fldCharType="separate"/>
            </w:r>
            <w:r>
              <w:rPr>
                <w:noProof/>
                <w:webHidden/>
              </w:rPr>
              <w:t>34</w:t>
            </w:r>
            <w:r>
              <w:rPr>
                <w:noProof/>
                <w:webHidden/>
              </w:rPr>
              <w:fldChar w:fldCharType="end"/>
            </w:r>
          </w:hyperlink>
        </w:p>
        <w:p w14:paraId="3AB42A68" w14:textId="6E8599B2" w:rsidR="00032A27" w:rsidRDefault="00032A27">
          <w:pPr>
            <w:pStyle w:val="TOC3"/>
            <w:tabs>
              <w:tab w:val="right" w:leader="dot" w:pos="9350"/>
            </w:tabs>
            <w:rPr>
              <w:noProof/>
              <w:kern w:val="2"/>
              <w:lang w:eastAsia="en-US"/>
              <w14:ligatures w14:val="standardContextual"/>
            </w:rPr>
          </w:pPr>
          <w:hyperlink w:anchor="_Toc220763495" w:history="1">
            <w:r w:rsidRPr="00307807">
              <w:rPr>
                <w:rStyle w:val="Hyperlink"/>
                <w:rFonts w:ascii="Calibri" w:hAnsi="Calibri" w:cs="Calibri"/>
                <w:noProof/>
              </w:rPr>
              <w:t>5.1 Performance Requirements</w:t>
            </w:r>
            <w:r>
              <w:rPr>
                <w:noProof/>
                <w:webHidden/>
              </w:rPr>
              <w:tab/>
            </w:r>
            <w:r>
              <w:rPr>
                <w:noProof/>
                <w:webHidden/>
              </w:rPr>
              <w:fldChar w:fldCharType="begin"/>
            </w:r>
            <w:r>
              <w:rPr>
                <w:noProof/>
                <w:webHidden/>
              </w:rPr>
              <w:instrText xml:space="preserve"> PAGEREF _Toc220763495 \h </w:instrText>
            </w:r>
            <w:r>
              <w:rPr>
                <w:noProof/>
                <w:webHidden/>
              </w:rPr>
            </w:r>
            <w:r>
              <w:rPr>
                <w:noProof/>
                <w:webHidden/>
              </w:rPr>
              <w:fldChar w:fldCharType="separate"/>
            </w:r>
            <w:r>
              <w:rPr>
                <w:noProof/>
                <w:webHidden/>
              </w:rPr>
              <w:t>34</w:t>
            </w:r>
            <w:r>
              <w:rPr>
                <w:noProof/>
                <w:webHidden/>
              </w:rPr>
              <w:fldChar w:fldCharType="end"/>
            </w:r>
          </w:hyperlink>
        </w:p>
        <w:p w14:paraId="2CCBA0D6" w14:textId="697E700D" w:rsidR="00032A27" w:rsidRDefault="00032A27">
          <w:pPr>
            <w:pStyle w:val="TOC3"/>
            <w:tabs>
              <w:tab w:val="right" w:leader="dot" w:pos="9350"/>
            </w:tabs>
            <w:rPr>
              <w:noProof/>
              <w:kern w:val="2"/>
              <w:lang w:eastAsia="en-US"/>
              <w14:ligatures w14:val="standardContextual"/>
            </w:rPr>
          </w:pPr>
          <w:hyperlink w:anchor="_Toc220763496" w:history="1">
            <w:r w:rsidRPr="00307807">
              <w:rPr>
                <w:rStyle w:val="Hyperlink"/>
                <w:rFonts w:ascii="Calibri" w:hAnsi="Calibri" w:cs="Calibri"/>
                <w:noProof/>
              </w:rPr>
              <w:t>5.2 Availability Requirements</w:t>
            </w:r>
            <w:r>
              <w:rPr>
                <w:noProof/>
                <w:webHidden/>
              </w:rPr>
              <w:tab/>
            </w:r>
            <w:r>
              <w:rPr>
                <w:noProof/>
                <w:webHidden/>
              </w:rPr>
              <w:fldChar w:fldCharType="begin"/>
            </w:r>
            <w:r>
              <w:rPr>
                <w:noProof/>
                <w:webHidden/>
              </w:rPr>
              <w:instrText xml:space="preserve"> PAGEREF _Toc220763496 \h </w:instrText>
            </w:r>
            <w:r>
              <w:rPr>
                <w:noProof/>
                <w:webHidden/>
              </w:rPr>
            </w:r>
            <w:r>
              <w:rPr>
                <w:noProof/>
                <w:webHidden/>
              </w:rPr>
              <w:fldChar w:fldCharType="separate"/>
            </w:r>
            <w:r>
              <w:rPr>
                <w:noProof/>
                <w:webHidden/>
              </w:rPr>
              <w:t>35</w:t>
            </w:r>
            <w:r>
              <w:rPr>
                <w:noProof/>
                <w:webHidden/>
              </w:rPr>
              <w:fldChar w:fldCharType="end"/>
            </w:r>
          </w:hyperlink>
        </w:p>
        <w:p w14:paraId="1AE60F68" w14:textId="5F478BE8" w:rsidR="00032A27" w:rsidRDefault="00032A27">
          <w:pPr>
            <w:pStyle w:val="TOC3"/>
            <w:tabs>
              <w:tab w:val="right" w:leader="dot" w:pos="9350"/>
            </w:tabs>
            <w:rPr>
              <w:noProof/>
              <w:kern w:val="2"/>
              <w:lang w:eastAsia="en-US"/>
              <w14:ligatures w14:val="standardContextual"/>
            </w:rPr>
          </w:pPr>
          <w:hyperlink w:anchor="_Toc220763497" w:history="1">
            <w:r w:rsidRPr="00307807">
              <w:rPr>
                <w:rStyle w:val="Hyperlink"/>
                <w:rFonts w:ascii="Calibri" w:hAnsi="Calibri" w:cs="Calibri"/>
                <w:noProof/>
              </w:rPr>
              <w:t>5.3 Scalability Requirements</w:t>
            </w:r>
            <w:r>
              <w:rPr>
                <w:noProof/>
                <w:webHidden/>
              </w:rPr>
              <w:tab/>
            </w:r>
            <w:r>
              <w:rPr>
                <w:noProof/>
                <w:webHidden/>
              </w:rPr>
              <w:fldChar w:fldCharType="begin"/>
            </w:r>
            <w:r>
              <w:rPr>
                <w:noProof/>
                <w:webHidden/>
              </w:rPr>
              <w:instrText xml:space="preserve"> PAGEREF _Toc220763497 \h </w:instrText>
            </w:r>
            <w:r>
              <w:rPr>
                <w:noProof/>
                <w:webHidden/>
              </w:rPr>
            </w:r>
            <w:r>
              <w:rPr>
                <w:noProof/>
                <w:webHidden/>
              </w:rPr>
              <w:fldChar w:fldCharType="separate"/>
            </w:r>
            <w:r>
              <w:rPr>
                <w:noProof/>
                <w:webHidden/>
              </w:rPr>
              <w:t>35</w:t>
            </w:r>
            <w:r>
              <w:rPr>
                <w:noProof/>
                <w:webHidden/>
              </w:rPr>
              <w:fldChar w:fldCharType="end"/>
            </w:r>
          </w:hyperlink>
        </w:p>
        <w:p w14:paraId="06E9BE35" w14:textId="6243E3F1" w:rsidR="00032A27" w:rsidRDefault="00032A27">
          <w:pPr>
            <w:pStyle w:val="TOC3"/>
            <w:tabs>
              <w:tab w:val="right" w:leader="dot" w:pos="9350"/>
            </w:tabs>
            <w:rPr>
              <w:noProof/>
              <w:kern w:val="2"/>
              <w:lang w:eastAsia="en-US"/>
              <w14:ligatures w14:val="standardContextual"/>
            </w:rPr>
          </w:pPr>
          <w:hyperlink w:anchor="_Toc220763498" w:history="1">
            <w:r w:rsidRPr="00307807">
              <w:rPr>
                <w:rStyle w:val="Hyperlink"/>
                <w:rFonts w:ascii="Calibri" w:hAnsi="Calibri" w:cs="Calibri"/>
                <w:noProof/>
              </w:rPr>
              <w:t>5.4 Security Requirements</w:t>
            </w:r>
            <w:r>
              <w:rPr>
                <w:noProof/>
                <w:webHidden/>
              </w:rPr>
              <w:tab/>
            </w:r>
            <w:r>
              <w:rPr>
                <w:noProof/>
                <w:webHidden/>
              </w:rPr>
              <w:fldChar w:fldCharType="begin"/>
            </w:r>
            <w:r>
              <w:rPr>
                <w:noProof/>
                <w:webHidden/>
              </w:rPr>
              <w:instrText xml:space="preserve"> PAGEREF _Toc220763498 \h </w:instrText>
            </w:r>
            <w:r>
              <w:rPr>
                <w:noProof/>
                <w:webHidden/>
              </w:rPr>
            </w:r>
            <w:r>
              <w:rPr>
                <w:noProof/>
                <w:webHidden/>
              </w:rPr>
              <w:fldChar w:fldCharType="separate"/>
            </w:r>
            <w:r>
              <w:rPr>
                <w:noProof/>
                <w:webHidden/>
              </w:rPr>
              <w:t>35</w:t>
            </w:r>
            <w:r>
              <w:rPr>
                <w:noProof/>
                <w:webHidden/>
              </w:rPr>
              <w:fldChar w:fldCharType="end"/>
            </w:r>
          </w:hyperlink>
        </w:p>
        <w:p w14:paraId="5032BE49" w14:textId="65484EEB" w:rsidR="00032A27" w:rsidRDefault="00032A27">
          <w:pPr>
            <w:pStyle w:val="TOC3"/>
            <w:tabs>
              <w:tab w:val="right" w:leader="dot" w:pos="9350"/>
            </w:tabs>
            <w:rPr>
              <w:noProof/>
              <w:kern w:val="2"/>
              <w:lang w:eastAsia="en-US"/>
              <w14:ligatures w14:val="standardContextual"/>
            </w:rPr>
          </w:pPr>
          <w:hyperlink w:anchor="_Toc220763499" w:history="1">
            <w:r w:rsidRPr="00307807">
              <w:rPr>
                <w:rStyle w:val="Hyperlink"/>
                <w:rFonts w:ascii="Calibri" w:hAnsi="Calibri" w:cs="Calibri"/>
                <w:noProof/>
              </w:rPr>
              <w:t>5.5 Reliability Requirements</w:t>
            </w:r>
            <w:r>
              <w:rPr>
                <w:noProof/>
                <w:webHidden/>
              </w:rPr>
              <w:tab/>
            </w:r>
            <w:r>
              <w:rPr>
                <w:noProof/>
                <w:webHidden/>
              </w:rPr>
              <w:fldChar w:fldCharType="begin"/>
            </w:r>
            <w:r>
              <w:rPr>
                <w:noProof/>
                <w:webHidden/>
              </w:rPr>
              <w:instrText xml:space="preserve"> PAGEREF _Toc220763499 \h </w:instrText>
            </w:r>
            <w:r>
              <w:rPr>
                <w:noProof/>
                <w:webHidden/>
              </w:rPr>
            </w:r>
            <w:r>
              <w:rPr>
                <w:noProof/>
                <w:webHidden/>
              </w:rPr>
              <w:fldChar w:fldCharType="separate"/>
            </w:r>
            <w:r>
              <w:rPr>
                <w:noProof/>
                <w:webHidden/>
              </w:rPr>
              <w:t>37</w:t>
            </w:r>
            <w:r>
              <w:rPr>
                <w:noProof/>
                <w:webHidden/>
              </w:rPr>
              <w:fldChar w:fldCharType="end"/>
            </w:r>
          </w:hyperlink>
        </w:p>
        <w:p w14:paraId="45BAD7DA" w14:textId="3A2C949B" w:rsidR="00032A27" w:rsidRDefault="00032A27">
          <w:pPr>
            <w:pStyle w:val="TOC3"/>
            <w:tabs>
              <w:tab w:val="right" w:leader="dot" w:pos="9350"/>
            </w:tabs>
            <w:rPr>
              <w:noProof/>
              <w:kern w:val="2"/>
              <w:lang w:eastAsia="en-US"/>
              <w14:ligatures w14:val="standardContextual"/>
            </w:rPr>
          </w:pPr>
          <w:hyperlink w:anchor="_Toc220763500" w:history="1">
            <w:r w:rsidRPr="00307807">
              <w:rPr>
                <w:rStyle w:val="Hyperlink"/>
                <w:rFonts w:ascii="Calibri" w:hAnsi="Calibri" w:cs="Calibri"/>
                <w:noProof/>
              </w:rPr>
              <w:t>5.6 Maintainability Requirements</w:t>
            </w:r>
            <w:r>
              <w:rPr>
                <w:noProof/>
                <w:webHidden/>
              </w:rPr>
              <w:tab/>
            </w:r>
            <w:r>
              <w:rPr>
                <w:noProof/>
                <w:webHidden/>
              </w:rPr>
              <w:fldChar w:fldCharType="begin"/>
            </w:r>
            <w:r>
              <w:rPr>
                <w:noProof/>
                <w:webHidden/>
              </w:rPr>
              <w:instrText xml:space="preserve"> PAGEREF _Toc220763500 \h </w:instrText>
            </w:r>
            <w:r>
              <w:rPr>
                <w:noProof/>
                <w:webHidden/>
              </w:rPr>
            </w:r>
            <w:r>
              <w:rPr>
                <w:noProof/>
                <w:webHidden/>
              </w:rPr>
              <w:fldChar w:fldCharType="separate"/>
            </w:r>
            <w:r>
              <w:rPr>
                <w:noProof/>
                <w:webHidden/>
              </w:rPr>
              <w:t>38</w:t>
            </w:r>
            <w:r>
              <w:rPr>
                <w:noProof/>
                <w:webHidden/>
              </w:rPr>
              <w:fldChar w:fldCharType="end"/>
            </w:r>
          </w:hyperlink>
        </w:p>
        <w:p w14:paraId="2BF79E2A" w14:textId="52843155" w:rsidR="00032A27" w:rsidRDefault="00032A27">
          <w:pPr>
            <w:pStyle w:val="TOC2"/>
            <w:tabs>
              <w:tab w:val="right" w:leader="dot" w:pos="9350"/>
            </w:tabs>
            <w:rPr>
              <w:noProof/>
              <w:kern w:val="2"/>
              <w:lang w:eastAsia="en-US"/>
              <w14:ligatures w14:val="standardContextual"/>
            </w:rPr>
          </w:pPr>
          <w:hyperlink w:anchor="_Toc220763501" w:history="1">
            <w:r w:rsidRPr="00307807">
              <w:rPr>
                <w:rStyle w:val="Hyperlink"/>
                <w:rFonts w:ascii="Calibri" w:hAnsi="Calibri" w:cs="Calibri"/>
                <w:noProof/>
              </w:rPr>
              <w:t>6. Regulatory Compliance Requirements</w:t>
            </w:r>
            <w:r>
              <w:rPr>
                <w:noProof/>
                <w:webHidden/>
              </w:rPr>
              <w:tab/>
            </w:r>
            <w:r>
              <w:rPr>
                <w:noProof/>
                <w:webHidden/>
              </w:rPr>
              <w:fldChar w:fldCharType="begin"/>
            </w:r>
            <w:r>
              <w:rPr>
                <w:noProof/>
                <w:webHidden/>
              </w:rPr>
              <w:instrText xml:space="preserve"> PAGEREF _Toc220763501 \h </w:instrText>
            </w:r>
            <w:r>
              <w:rPr>
                <w:noProof/>
                <w:webHidden/>
              </w:rPr>
            </w:r>
            <w:r>
              <w:rPr>
                <w:noProof/>
                <w:webHidden/>
              </w:rPr>
              <w:fldChar w:fldCharType="separate"/>
            </w:r>
            <w:r>
              <w:rPr>
                <w:noProof/>
                <w:webHidden/>
              </w:rPr>
              <w:t>38</w:t>
            </w:r>
            <w:r>
              <w:rPr>
                <w:noProof/>
                <w:webHidden/>
              </w:rPr>
              <w:fldChar w:fldCharType="end"/>
            </w:r>
          </w:hyperlink>
        </w:p>
        <w:p w14:paraId="557B6E2C" w14:textId="31813213" w:rsidR="00032A27" w:rsidRDefault="00032A27">
          <w:pPr>
            <w:pStyle w:val="TOC3"/>
            <w:tabs>
              <w:tab w:val="right" w:leader="dot" w:pos="9350"/>
            </w:tabs>
            <w:rPr>
              <w:noProof/>
              <w:kern w:val="2"/>
              <w:lang w:eastAsia="en-US"/>
              <w14:ligatures w14:val="standardContextual"/>
            </w:rPr>
          </w:pPr>
          <w:hyperlink w:anchor="_Toc220763502" w:history="1">
            <w:r w:rsidRPr="00307807">
              <w:rPr>
                <w:rStyle w:val="Hyperlink"/>
                <w:rFonts w:ascii="Calibri" w:hAnsi="Calibri" w:cs="Calibri"/>
                <w:noProof/>
              </w:rPr>
              <w:t>6.1 NACHA Compliance</w:t>
            </w:r>
            <w:r>
              <w:rPr>
                <w:noProof/>
                <w:webHidden/>
              </w:rPr>
              <w:tab/>
            </w:r>
            <w:r>
              <w:rPr>
                <w:noProof/>
                <w:webHidden/>
              </w:rPr>
              <w:fldChar w:fldCharType="begin"/>
            </w:r>
            <w:r>
              <w:rPr>
                <w:noProof/>
                <w:webHidden/>
              </w:rPr>
              <w:instrText xml:space="preserve"> PAGEREF _Toc220763502 \h </w:instrText>
            </w:r>
            <w:r>
              <w:rPr>
                <w:noProof/>
                <w:webHidden/>
              </w:rPr>
            </w:r>
            <w:r>
              <w:rPr>
                <w:noProof/>
                <w:webHidden/>
              </w:rPr>
              <w:fldChar w:fldCharType="separate"/>
            </w:r>
            <w:r>
              <w:rPr>
                <w:noProof/>
                <w:webHidden/>
              </w:rPr>
              <w:t>38</w:t>
            </w:r>
            <w:r>
              <w:rPr>
                <w:noProof/>
                <w:webHidden/>
              </w:rPr>
              <w:fldChar w:fldCharType="end"/>
            </w:r>
          </w:hyperlink>
        </w:p>
        <w:p w14:paraId="7B3E81AC" w14:textId="537ACCFF" w:rsidR="00032A27" w:rsidRDefault="00032A27">
          <w:pPr>
            <w:pStyle w:val="TOC3"/>
            <w:tabs>
              <w:tab w:val="right" w:leader="dot" w:pos="9350"/>
            </w:tabs>
            <w:rPr>
              <w:noProof/>
              <w:kern w:val="2"/>
              <w:lang w:eastAsia="en-US"/>
              <w14:ligatures w14:val="standardContextual"/>
            </w:rPr>
          </w:pPr>
          <w:hyperlink w:anchor="_Toc220763503" w:history="1">
            <w:r w:rsidRPr="00307807">
              <w:rPr>
                <w:rStyle w:val="Hyperlink"/>
                <w:rFonts w:ascii="Calibri" w:hAnsi="Calibri" w:cs="Calibri"/>
                <w:noProof/>
              </w:rPr>
              <w:t>6.2 PII Protection</w:t>
            </w:r>
            <w:r>
              <w:rPr>
                <w:noProof/>
                <w:webHidden/>
              </w:rPr>
              <w:tab/>
            </w:r>
            <w:r>
              <w:rPr>
                <w:noProof/>
                <w:webHidden/>
              </w:rPr>
              <w:fldChar w:fldCharType="begin"/>
            </w:r>
            <w:r>
              <w:rPr>
                <w:noProof/>
                <w:webHidden/>
              </w:rPr>
              <w:instrText xml:space="preserve"> PAGEREF _Toc220763503 \h </w:instrText>
            </w:r>
            <w:r>
              <w:rPr>
                <w:noProof/>
                <w:webHidden/>
              </w:rPr>
            </w:r>
            <w:r>
              <w:rPr>
                <w:noProof/>
                <w:webHidden/>
              </w:rPr>
              <w:fldChar w:fldCharType="separate"/>
            </w:r>
            <w:r>
              <w:rPr>
                <w:noProof/>
                <w:webHidden/>
              </w:rPr>
              <w:t>39</w:t>
            </w:r>
            <w:r>
              <w:rPr>
                <w:noProof/>
                <w:webHidden/>
              </w:rPr>
              <w:fldChar w:fldCharType="end"/>
            </w:r>
          </w:hyperlink>
        </w:p>
        <w:p w14:paraId="28018EB5" w14:textId="78AD7A84" w:rsidR="00032A27" w:rsidRDefault="00032A27">
          <w:pPr>
            <w:pStyle w:val="TOC3"/>
            <w:tabs>
              <w:tab w:val="right" w:leader="dot" w:pos="9350"/>
            </w:tabs>
            <w:rPr>
              <w:noProof/>
              <w:kern w:val="2"/>
              <w:lang w:eastAsia="en-US"/>
              <w14:ligatures w14:val="standardContextual"/>
            </w:rPr>
          </w:pPr>
          <w:hyperlink w:anchor="_Toc220763504" w:history="1">
            <w:r w:rsidRPr="00307807">
              <w:rPr>
                <w:rStyle w:val="Hyperlink"/>
                <w:rFonts w:ascii="Calibri" w:hAnsi="Calibri" w:cs="Calibri"/>
                <w:noProof/>
              </w:rPr>
              <w:t>6.3 Compliance Documentation</w:t>
            </w:r>
            <w:r>
              <w:rPr>
                <w:noProof/>
                <w:webHidden/>
              </w:rPr>
              <w:tab/>
            </w:r>
            <w:r>
              <w:rPr>
                <w:noProof/>
                <w:webHidden/>
              </w:rPr>
              <w:fldChar w:fldCharType="begin"/>
            </w:r>
            <w:r>
              <w:rPr>
                <w:noProof/>
                <w:webHidden/>
              </w:rPr>
              <w:instrText xml:space="preserve"> PAGEREF _Toc220763504 \h </w:instrText>
            </w:r>
            <w:r>
              <w:rPr>
                <w:noProof/>
                <w:webHidden/>
              </w:rPr>
            </w:r>
            <w:r>
              <w:rPr>
                <w:noProof/>
                <w:webHidden/>
              </w:rPr>
              <w:fldChar w:fldCharType="separate"/>
            </w:r>
            <w:r>
              <w:rPr>
                <w:noProof/>
                <w:webHidden/>
              </w:rPr>
              <w:t>39</w:t>
            </w:r>
            <w:r>
              <w:rPr>
                <w:noProof/>
                <w:webHidden/>
              </w:rPr>
              <w:fldChar w:fldCharType="end"/>
            </w:r>
          </w:hyperlink>
        </w:p>
        <w:p w14:paraId="5ECC8CE5" w14:textId="2B7F730A" w:rsidR="00032A27" w:rsidRDefault="00032A27">
          <w:pPr>
            <w:pStyle w:val="TOC2"/>
            <w:tabs>
              <w:tab w:val="right" w:leader="dot" w:pos="9350"/>
            </w:tabs>
            <w:rPr>
              <w:noProof/>
              <w:kern w:val="2"/>
              <w:lang w:eastAsia="en-US"/>
              <w14:ligatures w14:val="standardContextual"/>
            </w:rPr>
          </w:pPr>
          <w:hyperlink w:anchor="_Toc220763505" w:history="1">
            <w:r w:rsidRPr="00307807">
              <w:rPr>
                <w:rStyle w:val="Hyperlink"/>
                <w:rFonts w:ascii="Calibri" w:hAnsi="Calibri" w:cs="Calibri"/>
                <w:noProof/>
              </w:rPr>
              <w:t>7. Data Requirements</w:t>
            </w:r>
            <w:r>
              <w:rPr>
                <w:noProof/>
                <w:webHidden/>
              </w:rPr>
              <w:tab/>
            </w:r>
            <w:r>
              <w:rPr>
                <w:noProof/>
                <w:webHidden/>
              </w:rPr>
              <w:fldChar w:fldCharType="begin"/>
            </w:r>
            <w:r>
              <w:rPr>
                <w:noProof/>
                <w:webHidden/>
              </w:rPr>
              <w:instrText xml:space="preserve"> PAGEREF _Toc220763505 \h </w:instrText>
            </w:r>
            <w:r>
              <w:rPr>
                <w:noProof/>
                <w:webHidden/>
              </w:rPr>
            </w:r>
            <w:r>
              <w:rPr>
                <w:noProof/>
                <w:webHidden/>
              </w:rPr>
              <w:fldChar w:fldCharType="separate"/>
            </w:r>
            <w:r>
              <w:rPr>
                <w:noProof/>
                <w:webHidden/>
              </w:rPr>
              <w:t>40</w:t>
            </w:r>
            <w:r>
              <w:rPr>
                <w:noProof/>
                <w:webHidden/>
              </w:rPr>
              <w:fldChar w:fldCharType="end"/>
            </w:r>
          </w:hyperlink>
        </w:p>
        <w:p w14:paraId="6846108B" w14:textId="17F76802" w:rsidR="00032A27" w:rsidRDefault="00032A27">
          <w:pPr>
            <w:pStyle w:val="TOC3"/>
            <w:tabs>
              <w:tab w:val="right" w:leader="dot" w:pos="9350"/>
            </w:tabs>
            <w:rPr>
              <w:noProof/>
              <w:kern w:val="2"/>
              <w:lang w:eastAsia="en-US"/>
              <w14:ligatures w14:val="standardContextual"/>
            </w:rPr>
          </w:pPr>
          <w:hyperlink w:anchor="_Toc220763506" w:history="1">
            <w:r w:rsidRPr="00307807">
              <w:rPr>
                <w:rStyle w:val="Hyperlink"/>
                <w:rFonts w:ascii="Calibri" w:hAnsi="Calibri" w:cs="Calibri"/>
                <w:noProof/>
              </w:rPr>
              <w:t>7.1 Input Data Elements</w:t>
            </w:r>
            <w:r>
              <w:rPr>
                <w:noProof/>
                <w:webHidden/>
              </w:rPr>
              <w:tab/>
            </w:r>
            <w:r>
              <w:rPr>
                <w:noProof/>
                <w:webHidden/>
              </w:rPr>
              <w:fldChar w:fldCharType="begin"/>
            </w:r>
            <w:r>
              <w:rPr>
                <w:noProof/>
                <w:webHidden/>
              </w:rPr>
              <w:instrText xml:space="preserve"> PAGEREF _Toc220763506 \h </w:instrText>
            </w:r>
            <w:r>
              <w:rPr>
                <w:noProof/>
                <w:webHidden/>
              </w:rPr>
            </w:r>
            <w:r>
              <w:rPr>
                <w:noProof/>
                <w:webHidden/>
              </w:rPr>
              <w:fldChar w:fldCharType="separate"/>
            </w:r>
            <w:r>
              <w:rPr>
                <w:noProof/>
                <w:webHidden/>
              </w:rPr>
              <w:t>40</w:t>
            </w:r>
            <w:r>
              <w:rPr>
                <w:noProof/>
                <w:webHidden/>
              </w:rPr>
              <w:fldChar w:fldCharType="end"/>
            </w:r>
          </w:hyperlink>
        </w:p>
        <w:p w14:paraId="62F59F27" w14:textId="70AD83D7" w:rsidR="00032A27" w:rsidRDefault="00032A27">
          <w:pPr>
            <w:pStyle w:val="TOC3"/>
            <w:tabs>
              <w:tab w:val="right" w:leader="dot" w:pos="9350"/>
            </w:tabs>
            <w:rPr>
              <w:noProof/>
              <w:kern w:val="2"/>
              <w:lang w:eastAsia="en-US"/>
              <w14:ligatures w14:val="standardContextual"/>
            </w:rPr>
          </w:pPr>
          <w:hyperlink w:anchor="_Toc220763507" w:history="1">
            <w:r w:rsidRPr="00307807">
              <w:rPr>
                <w:rStyle w:val="Hyperlink"/>
                <w:rFonts w:ascii="Calibri" w:hAnsi="Calibri" w:cs="Calibri"/>
                <w:noProof/>
              </w:rPr>
              <w:t>7.2 Output Data Elements</w:t>
            </w:r>
            <w:r>
              <w:rPr>
                <w:noProof/>
                <w:webHidden/>
              </w:rPr>
              <w:tab/>
            </w:r>
            <w:r>
              <w:rPr>
                <w:noProof/>
                <w:webHidden/>
              </w:rPr>
              <w:fldChar w:fldCharType="begin"/>
            </w:r>
            <w:r>
              <w:rPr>
                <w:noProof/>
                <w:webHidden/>
              </w:rPr>
              <w:instrText xml:space="preserve"> PAGEREF _Toc220763507 \h </w:instrText>
            </w:r>
            <w:r>
              <w:rPr>
                <w:noProof/>
                <w:webHidden/>
              </w:rPr>
            </w:r>
            <w:r>
              <w:rPr>
                <w:noProof/>
                <w:webHidden/>
              </w:rPr>
              <w:fldChar w:fldCharType="separate"/>
            </w:r>
            <w:r>
              <w:rPr>
                <w:noProof/>
                <w:webHidden/>
              </w:rPr>
              <w:t>44</w:t>
            </w:r>
            <w:r>
              <w:rPr>
                <w:noProof/>
                <w:webHidden/>
              </w:rPr>
              <w:fldChar w:fldCharType="end"/>
            </w:r>
          </w:hyperlink>
        </w:p>
        <w:p w14:paraId="03E78246" w14:textId="7EB20810" w:rsidR="00032A27" w:rsidRDefault="00032A27">
          <w:pPr>
            <w:pStyle w:val="TOC3"/>
            <w:tabs>
              <w:tab w:val="right" w:leader="dot" w:pos="9350"/>
            </w:tabs>
            <w:rPr>
              <w:noProof/>
              <w:kern w:val="2"/>
              <w:lang w:eastAsia="en-US"/>
              <w14:ligatures w14:val="standardContextual"/>
            </w:rPr>
          </w:pPr>
          <w:hyperlink w:anchor="_Toc220763508" w:history="1">
            <w:r w:rsidRPr="00307807">
              <w:rPr>
                <w:rStyle w:val="Hyperlink"/>
                <w:rFonts w:ascii="Calibri" w:hAnsi="Calibri" w:cs="Calibri"/>
                <w:noProof/>
              </w:rPr>
              <w:t>7.3 External Data Dependencies</w:t>
            </w:r>
            <w:r>
              <w:rPr>
                <w:noProof/>
                <w:webHidden/>
              </w:rPr>
              <w:tab/>
            </w:r>
            <w:r>
              <w:rPr>
                <w:noProof/>
                <w:webHidden/>
              </w:rPr>
              <w:fldChar w:fldCharType="begin"/>
            </w:r>
            <w:r>
              <w:rPr>
                <w:noProof/>
                <w:webHidden/>
              </w:rPr>
              <w:instrText xml:space="preserve"> PAGEREF _Toc220763508 \h </w:instrText>
            </w:r>
            <w:r>
              <w:rPr>
                <w:noProof/>
                <w:webHidden/>
              </w:rPr>
            </w:r>
            <w:r>
              <w:rPr>
                <w:noProof/>
                <w:webHidden/>
              </w:rPr>
              <w:fldChar w:fldCharType="separate"/>
            </w:r>
            <w:r>
              <w:rPr>
                <w:noProof/>
                <w:webHidden/>
              </w:rPr>
              <w:t>51</w:t>
            </w:r>
            <w:r>
              <w:rPr>
                <w:noProof/>
                <w:webHidden/>
              </w:rPr>
              <w:fldChar w:fldCharType="end"/>
            </w:r>
          </w:hyperlink>
        </w:p>
        <w:p w14:paraId="637D6882" w14:textId="19297069" w:rsidR="00032A27" w:rsidRDefault="00032A27">
          <w:pPr>
            <w:pStyle w:val="TOC3"/>
            <w:tabs>
              <w:tab w:val="right" w:leader="dot" w:pos="9350"/>
            </w:tabs>
            <w:rPr>
              <w:noProof/>
              <w:kern w:val="2"/>
              <w:lang w:eastAsia="en-US"/>
              <w14:ligatures w14:val="standardContextual"/>
            </w:rPr>
          </w:pPr>
          <w:hyperlink w:anchor="_Toc220763509" w:history="1">
            <w:r w:rsidRPr="00307807">
              <w:rPr>
                <w:rStyle w:val="Hyperlink"/>
                <w:rFonts w:ascii="Calibri" w:hAnsi="Calibri" w:cs="Calibri"/>
                <w:noProof/>
              </w:rPr>
              <w:t xml:space="preserve">7.4 </w:t>
            </w:r>
            <w:r w:rsidRPr="00307807">
              <w:rPr>
                <w:rStyle w:val="Hyperlink"/>
                <w:noProof/>
              </w:rPr>
              <w:t>Database Tables (New STP Design)</w:t>
            </w:r>
            <w:r>
              <w:rPr>
                <w:noProof/>
                <w:webHidden/>
              </w:rPr>
              <w:tab/>
            </w:r>
            <w:r>
              <w:rPr>
                <w:noProof/>
                <w:webHidden/>
              </w:rPr>
              <w:fldChar w:fldCharType="begin"/>
            </w:r>
            <w:r>
              <w:rPr>
                <w:noProof/>
                <w:webHidden/>
              </w:rPr>
              <w:instrText xml:space="preserve"> PAGEREF _Toc220763509 \h </w:instrText>
            </w:r>
            <w:r>
              <w:rPr>
                <w:noProof/>
                <w:webHidden/>
              </w:rPr>
            </w:r>
            <w:r>
              <w:rPr>
                <w:noProof/>
                <w:webHidden/>
              </w:rPr>
              <w:fldChar w:fldCharType="separate"/>
            </w:r>
            <w:r>
              <w:rPr>
                <w:noProof/>
                <w:webHidden/>
              </w:rPr>
              <w:t>53</w:t>
            </w:r>
            <w:r>
              <w:rPr>
                <w:noProof/>
                <w:webHidden/>
              </w:rPr>
              <w:fldChar w:fldCharType="end"/>
            </w:r>
          </w:hyperlink>
        </w:p>
        <w:p w14:paraId="5D1F1C17" w14:textId="15B60DBD" w:rsidR="00032A27" w:rsidRDefault="00032A27">
          <w:pPr>
            <w:pStyle w:val="TOC3"/>
            <w:tabs>
              <w:tab w:val="right" w:leader="dot" w:pos="9350"/>
            </w:tabs>
            <w:rPr>
              <w:noProof/>
              <w:kern w:val="2"/>
              <w:lang w:eastAsia="en-US"/>
              <w14:ligatures w14:val="standardContextual"/>
            </w:rPr>
          </w:pPr>
          <w:hyperlink w:anchor="_Toc220763510" w:history="1">
            <w:r w:rsidRPr="00307807">
              <w:rPr>
                <w:rStyle w:val="Hyperlink"/>
                <w:rFonts w:ascii="Calibri" w:hAnsi="Calibri" w:cs="Calibri"/>
                <w:noProof/>
              </w:rPr>
              <w:t>7.5 Database Operations</w:t>
            </w:r>
            <w:r>
              <w:rPr>
                <w:noProof/>
                <w:webHidden/>
              </w:rPr>
              <w:tab/>
            </w:r>
            <w:r>
              <w:rPr>
                <w:noProof/>
                <w:webHidden/>
              </w:rPr>
              <w:fldChar w:fldCharType="begin"/>
            </w:r>
            <w:r>
              <w:rPr>
                <w:noProof/>
                <w:webHidden/>
              </w:rPr>
              <w:instrText xml:space="preserve"> PAGEREF _Toc220763510 \h </w:instrText>
            </w:r>
            <w:r>
              <w:rPr>
                <w:noProof/>
                <w:webHidden/>
              </w:rPr>
            </w:r>
            <w:r>
              <w:rPr>
                <w:noProof/>
                <w:webHidden/>
              </w:rPr>
              <w:fldChar w:fldCharType="separate"/>
            </w:r>
            <w:r>
              <w:rPr>
                <w:noProof/>
                <w:webHidden/>
              </w:rPr>
              <w:t>58</w:t>
            </w:r>
            <w:r>
              <w:rPr>
                <w:noProof/>
                <w:webHidden/>
              </w:rPr>
              <w:fldChar w:fldCharType="end"/>
            </w:r>
          </w:hyperlink>
        </w:p>
        <w:p w14:paraId="0D858888" w14:textId="38A83965" w:rsidR="00032A27" w:rsidRDefault="00032A27">
          <w:pPr>
            <w:pStyle w:val="TOC3"/>
            <w:tabs>
              <w:tab w:val="right" w:leader="dot" w:pos="9350"/>
            </w:tabs>
            <w:rPr>
              <w:noProof/>
              <w:kern w:val="2"/>
              <w:lang w:eastAsia="en-US"/>
              <w14:ligatures w14:val="standardContextual"/>
            </w:rPr>
          </w:pPr>
          <w:hyperlink w:anchor="_Toc220763511" w:history="1">
            <w:r w:rsidRPr="00307807">
              <w:rPr>
                <w:rStyle w:val="Hyperlink"/>
                <w:noProof/>
              </w:rPr>
              <w:t>7.6 Schema Cache Structure</w:t>
            </w:r>
            <w:r>
              <w:rPr>
                <w:noProof/>
                <w:webHidden/>
              </w:rPr>
              <w:tab/>
            </w:r>
            <w:r>
              <w:rPr>
                <w:noProof/>
                <w:webHidden/>
              </w:rPr>
              <w:fldChar w:fldCharType="begin"/>
            </w:r>
            <w:r>
              <w:rPr>
                <w:noProof/>
                <w:webHidden/>
              </w:rPr>
              <w:instrText xml:space="preserve"> PAGEREF _Toc220763511 \h </w:instrText>
            </w:r>
            <w:r>
              <w:rPr>
                <w:noProof/>
                <w:webHidden/>
              </w:rPr>
            </w:r>
            <w:r>
              <w:rPr>
                <w:noProof/>
                <w:webHidden/>
              </w:rPr>
              <w:fldChar w:fldCharType="separate"/>
            </w:r>
            <w:r>
              <w:rPr>
                <w:noProof/>
                <w:webHidden/>
              </w:rPr>
              <w:t>59</w:t>
            </w:r>
            <w:r>
              <w:rPr>
                <w:noProof/>
                <w:webHidden/>
              </w:rPr>
              <w:fldChar w:fldCharType="end"/>
            </w:r>
          </w:hyperlink>
        </w:p>
        <w:p w14:paraId="56D38BA4" w14:textId="4D65480A" w:rsidR="00032A27" w:rsidRDefault="00032A27">
          <w:pPr>
            <w:pStyle w:val="TOC3"/>
            <w:tabs>
              <w:tab w:val="right" w:leader="dot" w:pos="9350"/>
            </w:tabs>
            <w:rPr>
              <w:noProof/>
              <w:kern w:val="2"/>
              <w:lang w:eastAsia="en-US"/>
              <w14:ligatures w14:val="standardContextual"/>
            </w:rPr>
          </w:pPr>
          <w:hyperlink w:anchor="_Toc220763512" w:history="1">
            <w:r w:rsidRPr="00307807">
              <w:rPr>
                <w:rStyle w:val="Hyperlink"/>
                <w:rFonts w:ascii="Calibri" w:hAnsi="Calibri" w:cs="Calibri"/>
                <w:noProof/>
              </w:rPr>
              <w:t>7.7 Subroutine Mapping for AI Agent Implementation</w:t>
            </w:r>
            <w:r>
              <w:rPr>
                <w:noProof/>
                <w:webHidden/>
              </w:rPr>
              <w:tab/>
            </w:r>
            <w:r>
              <w:rPr>
                <w:noProof/>
                <w:webHidden/>
              </w:rPr>
              <w:fldChar w:fldCharType="begin"/>
            </w:r>
            <w:r>
              <w:rPr>
                <w:noProof/>
                <w:webHidden/>
              </w:rPr>
              <w:instrText xml:space="preserve"> PAGEREF _Toc220763512 \h </w:instrText>
            </w:r>
            <w:r>
              <w:rPr>
                <w:noProof/>
                <w:webHidden/>
              </w:rPr>
            </w:r>
            <w:r>
              <w:rPr>
                <w:noProof/>
                <w:webHidden/>
              </w:rPr>
              <w:fldChar w:fldCharType="separate"/>
            </w:r>
            <w:r>
              <w:rPr>
                <w:noProof/>
                <w:webHidden/>
              </w:rPr>
              <w:t>61</w:t>
            </w:r>
            <w:r>
              <w:rPr>
                <w:noProof/>
                <w:webHidden/>
              </w:rPr>
              <w:fldChar w:fldCharType="end"/>
            </w:r>
          </w:hyperlink>
        </w:p>
        <w:p w14:paraId="0CA1024D" w14:textId="5444249A" w:rsidR="00032A27" w:rsidRDefault="00032A27">
          <w:pPr>
            <w:pStyle w:val="TOC3"/>
            <w:tabs>
              <w:tab w:val="right" w:leader="dot" w:pos="9350"/>
            </w:tabs>
            <w:rPr>
              <w:noProof/>
              <w:kern w:val="2"/>
              <w:lang w:eastAsia="en-US"/>
              <w14:ligatures w14:val="standardContextual"/>
            </w:rPr>
          </w:pPr>
          <w:hyperlink w:anchor="_Toc220763513" w:history="1">
            <w:r w:rsidRPr="00307807">
              <w:rPr>
                <w:rStyle w:val="Hyperlink"/>
                <w:rFonts w:ascii="Calibri" w:hAnsi="Calibri" w:cs="Calibri"/>
                <w:noProof/>
              </w:rPr>
              <w:t>7.8 Issues Report Categories</w:t>
            </w:r>
            <w:r>
              <w:rPr>
                <w:noProof/>
                <w:webHidden/>
              </w:rPr>
              <w:tab/>
            </w:r>
            <w:r>
              <w:rPr>
                <w:noProof/>
                <w:webHidden/>
              </w:rPr>
              <w:fldChar w:fldCharType="begin"/>
            </w:r>
            <w:r>
              <w:rPr>
                <w:noProof/>
                <w:webHidden/>
              </w:rPr>
              <w:instrText xml:space="preserve"> PAGEREF _Toc220763513 \h </w:instrText>
            </w:r>
            <w:r>
              <w:rPr>
                <w:noProof/>
                <w:webHidden/>
              </w:rPr>
            </w:r>
            <w:r>
              <w:rPr>
                <w:noProof/>
                <w:webHidden/>
              </w:rPr>
              <w:fldChar w:fldCharType="separate"/>
            </w:r>
            <w:r>
              <w:rPr>
                <w:noProof/>
                <w:webHidden/>
              </w:rPr>
              <w:t>63</w:t>
            </w:r>
            <w:r>
              <w:rPr>
                <w:noProof/>
                <w:webHidden/>
              </w:rPr>
              <w:fldChar w:fldCharType="end"/>
            </w:r>
          </w:hyperlink>
        </w:p>
        <w:p w14:paraId="17E1F0C8" w14:textId="20776DD3" w:rsidR="00032A27" w:rsidRDefault="00032A27">
          <w:pPr>
            <w:pStyle w:val="TOC3"/>
            <w:tabs>
              <w:tab w:val="right" w:leader="dot" w:pos="9350"/>
            </w:tabs>
            <w:rPr>
              <w:noProof/>
              <w:kern w:val="2"/>
              <w:lang w:eastAsia="en-US"/>
              <w14:ligatures w14:val="standardContextual"/>
            </w:rPr>
          </w:pPr>
          <w:hyperlink w:anchor="_Toc220763514" w:history="1">
            <w:r w:rsidRPr="00307807">
              <w:rPr>
                <w:rStyle w:val="Hyperlink"/>
                <w:rFonts w:ascii="Calibri" w:hAnsi="Calibri" w:cs="Calibri"/>
                <w:noProof/>
              </w:rPr>
              <w:t>7.9 SSN Validation Rules</w:t>
            </w:r>
            <w:r>
              <w:rPr>
                <w:noProof/>
                <w:webHidden/>
              </w:rPr>
              <w:tab/>
            </w:r>
            <w:r>
              <w:rPr>
                <w:noProof/>
                <w:webHidden/>
              </w:rPr>
              <w:fldChar w:fldCharType="begin"/>
            </w:r>
            <w:r>
              <w:rPr>
                <w:noProof/>
                <w:webHidden/>
              </w:rPr>
              <w:instrText xml:space="preserve"> PAGEREF _Toc220763514 \h </w:instrText>
            </w:r>
            <w:r>
              <w:rPr>
                <w:noProof/>
                <w:webHidden/>
              </w:rPr>
            </w:r>
            <w:r>
              <w:rPr>
                <w:noProof/>
                <w:webHidden/>
              </w:rPr>
              <w:fldChar w:fldCharType="separate"/>
            </w:r>
            <w:r>
              <w:rPr>
                <w:noProof/>
                <w:webHidden/>
              </w:rPr>
              <w:t>64</w:t>
            </w:r>
            <w:r>
              <w:rPr>
                <w:noProof/>
                <w:webHidden/>
              </w:rPr>
              <w:fldChar w:fldCharType="end"/>
            </w:r>
          </w:hyperlink>
        </w:p>
        <w:p w14:paraId="51DEF3F5" w14:textId="0B21FC54" w:rsidR="00032A27" w:rsidRDefault="00032A27">
          <w:pPr>
            <w:pStyle w:val="TOC3"/>
            <w:tabs>
              <w:tab w:val="right" w:leader="dot" w:pos="9350"/>
            </w:tabs>
            <w:rPr>
              <w:noProof/>
              <w:kern w:val="2"/>
              <w:lang w:eastAsia="en-US"/>
              <w14:ligatures w14:val="standardContextual"/>
            </w:rPr>
          </w:pPr>
          <w:hyperlink w:anchor="_Toc220763515" w:history="1">
            <w:r w:rsidRPr="00307807">
              <w:rPr>
                <w:rStyle w:val="Hyperlink"/>
                <w:rFonts w:ascii="Calibri" w:hAnsi="Calibri" w:cs="Calibri"/>
                <w:noProof/>
              </w:rPr>
              <w:t>7.10 Date Validation Rules</w:t>
            </w:r>
            <w:r>
              <w:rPr>
                <w:noProof/>
                <w:webHidden/>
              </w:rPr>
              <w:tab/>
            </w:r>
            <w:r>
              <w:rPr>
                <w:noProof/>
                <w:webHidden/>
              </w:rPr>
              <w:fldChar w:fldCharType="begin"/>
            </w:r>
            <w:r>
              <w:rPr>
                <w:noProof/>
                <w:webHidden/>
              </w:rPr>
              <w:instrText xml:space="preserve"> PAGEREF _Toc220763515 \h </w:instrText>
            </w:r>
            <w:r>
              <w:rPr>
                <w:noProof/>
                <w:webHidden/>
              </w:rPr>
            </w:r>
            <w:r>
              <w:rPr>
                <w:noProof/>
                <w:webHidden/>
              </w:rPr>
              <w:fldChar w:fldCharType="separate"/>
            </w:r>
            <w:r>
              <w:rPr>
                <w:noProof/>
                <w:webHidden/>
              </w:rPr>
              <w:t>65</w:t>
            </w:r>
            <w:r>
              <w:rPr>
                <w:noProof/>
                <w:webHidden/>
              </w:rPr>
              <w:fldChar w:fldCharType="end"/>
            </w:r>
          </w:hyperlink>
        </w:p>
        <w:p w14:paraId="7141ECE5" w14:textId="0B5DF52F" w:rsidR="00032A27" w:rsidRDefault="00032A27">
          <w:pPr>
            <w:pStyle w:val="TOC3"/>
            <w:tabs>
              <w:tab w:val="right" w:leader="dot" w:pos="9350"/>
            </w:tabs>
            <w:rPr>
              <w:noProof/>
              <w:kern w:val="2"/>
              <w:lang w:eastAsia="en-US"/>
              <w14:ligatures w14:val="standardContextual"/>
            </w:rPr>
          </w:pPr>
          <w:hyperlink w:anchor="_Toc220763516" w:history="1">
            <w:r w:rsidRPr="00307807">
              <w:rPr>
                <w:rStyle w:val="Hyperlink"/>
                <w:rFonts w:ascii="Calibri" w:hAnsi="Calibri" w:cs="Calibri"/>
                <w:noProof/>
              </w:rPr>
              <w:t>7.11 Hours Validation Rules</w:t>
            </w:r>
            <w:r>
              <w:rPr>
                <w:noProof/>
                <w:webHidden/>
              </w:rPr>
              <w:tab/>
            </w:r>
            <w:r>
              <w:rPr>
                <w:noProof/>
                <w:webHidden/>
              </w:rPr>
              <w:fldChar w:fldCharType="begin"/>
            </w:r>
            <w:r>
              <w:rPr>
                <w:noProof/>
                <w:webHidden/>
              </w:rPr>
              <w:instrText xml:space="preserve"> PAGEREF _Toc220763516 \h </w:instrText>
            </w:r>
            <w:r>
              <w:rPr>
                <w:noProof/>
                <w:webHidden/>
              </w:rPr>
            </w:r>
            <w:r>
              <w:rPr>
                <w:noProof/>
                <w:webHidden/>
              </w:rPr>
              <w:fldChar w:fldCharType="separate"/>
            </w:r>
            <w:r>
              <w:rPr>
                <w:noProof/>
                <w:webHidden/>
              </w:rPr>
              <w:t>67</w:t>
            </w:r>
            <w:r>
              <w:rPr>
                <w:noProof/>
                <w:webHidden/>
              </w:rPr>
              <w:fldChar w:fldCharType="end"/>
            </w:r>
          </w:hyperlink>
        </w:p>
        <w:p w14:paraId="092A06CE" w14:textId="75EEACF8" w:rsidR="00032A27" w:rsidRDefault="00032A27">
          <w:pPr>
            <w:pStyle w:val="TOC3"/>
            <w:tabs>
              <w:tab w:val="right" w:leader="dot" w:pos="9350"/>
            </w:tabs>
            <w:rPr>
              <w:noProof/>
              <w:kern w:val="2"/>
              <w:lang w:eastAsia="en-US"/>
              <w14:ligatures w14:val="standardContextual"/>
            </w:rPr>
          </w:pPr>
          <w:hyperlink w:anchor="_Toc220763517" w:history="1">
            <w:r w:rsidRPr="00307807">
              <w:rPr>
                <w:rStyle w:val="Hyperlink"/>
                <w:rFonts w:ascii="Calibri" w:hAnsi="Calibri" w:cs="Calibri"/>
                <w:noProof/>
              </w:rPr>
              <w:t>7.12 Warnings Report Categories</w:t>
            </w:r>
            <w:r>
              <w:rPr>
                <w:noProof/>
                <w:webHidden/>
              </w:rPr>
              <w:tab/>
            </w:r>
            <w:r>
              <w:rPr>
                <w:noProof/>
                <w:webHidden/>
              </w:rPr>
              <w:fldChar w:fldCharType="begin"/>
            </w:r>
            <w:r>
              <w:rPr>
                <w:noProof/>
                <w:webHidden/>
              </w:rPr>
              <w:instrText xml:space="preserve"> PAGEREF _Toc220763517 \h </w:instrText>
            </w:r>
            <w:r>
              <w:rPr>
                <w:noProof/>
                <w:webHidden/>
              </w:rPr>
            </w:r>
            <w:r>
              <w:rPr>
                <w:noProof/>
                <w:webHidden/>
              </w:rPr>
              <w:fldChar w:fldCharType="separate"/>
            </w:r>
            <w:r>
              <w:rPr>
                <w:noProof/>
                <w:webHidden/>
              </w:rPr>
              <w:t>68</w:t>
            </w:r>
            <w:r>
              <w:rPr>
                <w:noProof/>
                <w:webHidden/>
              </w:rPr>
              <w:fldChar w:fldCharType="end"/>
            </w:r>
          </w:hyperlink>
        </w:p>
        <w:p w14:paraId="2C53B8D2" w14:textId="0D7EBF80" w:rsidR="00032A27" w:rsidRDefault="00032A27">
          <w:pPr>
            <w:pStyle w:val="TOC3"/>
            <w:tabs>
              <w:tab w:val="right" w:leader="dot" w:pos="9350"/>
            </w:tabs>
            <w:rPr>
              <w:noProof/>
              <w:kern w:val="2"/>
              <w:lang w:eastAsia="en-US"/>
              <w14:ligatures w14:val="standardContextual"/>
            </w:rPr>
          </w:pPr>
          <w:hyperlink w:anchor="_Toc220763518" w:history="1">
            <w:r w:rsidRPr="00307807">
              <w:rPr>
                <w:rStyle w:val="Hyperlink"/>
                <w:rFonts w:ascii="Calibri" w:hAnsi="Calibri" w:cs="Calibri"/>
                <w:noProof/>
              </w:rPr>
              <w:t>7.13 Employment Status Logic</w:t>
            </w:r>
            <w:r>
              <w:rPr>
                <w:noProof/>
                <w:webHidden/>
              </w:rPr>
              <w:tab/>
            </w:r>
            <w:r>
              <w:rPr>
                <w:noProof/>
                <w:webHidden/>
              </w:rPr>
              <w:fldChar w:fldCharType="begin"/>
            </w:r>
            <w:r>
              <w:rPr>
                <w:noProof/>
                <w:webHidden/>
              </w:rPr>
              <w:instrText xml:space="preserve"> PAGEREF _Toc220763518 \h </w:instrText>
            </w:r>
            <w:r>
              <w:rPr>
                <w:noProof/>
                <w:webHidden/>
              </w:rPr>
            </w:r>
            <w:r>
              <w:rPr>
                <w:noProof/>
                <w:webHidden/>
              </w:rPr>
              <w:fldChar w:fldCharType="separate"/>
            </w:r>
            <w:r>
              <w:rPr>
                <w:noProof/>
                <w:webHidden/>
              </w:rPr>
              <w:t>68</w:t>
            </w:r>
            <w:r>
              <w:rPr>
                <w:noProof/>
                <w:webHidden/>
              </w:rPr>
              <w:fldChar w:fldCharType="end"/>
            </w:r>
          </w:hyperlink>
        </w:p>
        <w:p w14:paraId="22E61BAB" w14:textId="5BC2B2DD" w:rsidR="00032A27" w:rsidRDefault="00032A27">
          <w:pPr>
            <w:pStyle w:val="TOC2"/>
            <w:tabs>
              <w:tab w:val="right" w:leader="dot" w:pos="9350"/>
            </w:tabs>
            <w:rPr>
              <w:noProof/>
              <w:kern w:val="2"/>
              <w:lang w:eastAsia="en-US"/>
              <w14:ligatures w14:val="standardContextual"/>
            </w:rPr>
          </w:pPr>
          <w:hyperlink w:anchor="_Toc220763519" w:history="1">
            <w:r w:rsidRPr="00307807">
              <w:rPr>
                <w:rStyle w:val="Hyperlink"/>
                <w:rFonts w:ascii="Calibri" w:hAnsi="Calibri" w:cs="Calibri"/>
                <w:noProof/>
              </w:rPr>
              <w:t>8. Integration Requirements</w:t>
            </w:r>
            <w:r>
              <w:rPr>
                <w:noProof/>
                <w:webHidden/>
              </w:rPr>
              <w:tab/>
            </w:r>
            <w:r>
              <w:rPr>
                <w:noProof/>
                <w:webHidden/>
              </w:rPr>
              <w:fldChar w:fldCharType="begin"/>
            </w:r>
            <w:r>
              <w:rPr>
                <w:noProof/>
                <w:webHidden/>
              </w:rPr>
              <w:instrText xml:space="preserve"> PAGEREF _Toc220763519 \h </w:instrText>
            </w:r>
            <w:r>
              <w:rPr>
                <w:noProof/>
                <w:webHidden/>
              </w:rPr>
            </w:r>
            <w:r>
              <w:rPr>
                <w:noProof/>
                <w:webHidden/>
              </w:rPr>
              <w:fldChar w:fldCharType="separate"/>
            </w:r>
            <w:r>
              <w:rPr>
                <w:noProof/>
                <w:webHidden/>
              </w:rPr>
              <w:t>70</w:t>
            </w:r>
            <w:r>
              <w:rPr>
                <w:noProof/>
                <w:webHidden/>
              </w:rPr>
              <w:fldChar w:fldCharType="end"/>
            </w:r>
          </w:hyperlink>
        </w:p>
        <w:p w14:paraId="70C03E9E" w14:textId="6826B167" w:rsidR="00032A27" w:rsidRDefault="00032A27">
          <w:pPr>
            <w:pStyle w:val="TOC2"/>
            <w:tabs>
              <w:tab w:val="right" w:leader="dot" w:pos="9350"/>
            </w:tabs>
            <w:rPr>
              <w:noProof/>
              <w:kern w:val="2"/>
              <w:lang w:eastAsia="en-US"/>
              <w14:ligatures w14:val="standardContextual"/>
            </w:rPr>
          </w:pPr>
          <w:hyperlink w:anchor="_Toc220763520" w:history="1">
            <w:r w:rsidRPr="00307807">
              <w:rPr>
                <w:rStyle w:val="Hyperlink"/>
                <w:rFonts w:ascii="Calibri" w:hAnsi="Calibri" w:cs="Calibri"/>
                <w:noProof/>
              </w:rPr>
              <w:t>9. Record Exclusion Rules</w:t>
            </w:r>
            <w:r>
              <w:rPr>
                <w:noProof/>
                <w:webHidden/>
              </w:rPr>
              <w:tab/>
            </w:r>
            <w:r>
              <w:rPr>
                <w:noProof/>
                <w:webHidden/>
              </w:rPr>
              <w:fldChar w:fldCharType="begin"/>
            </w:r>
            <w:r>
              <w:rPr>
                <w:noProof/>
                <w:webHidden/>
              </w:rPr>
              <w:instrText xml:space="preserve"> PAGEREF _Toc220763520 \h </w:instrText>
            </w:r>
            <w:r>
              <w:rPr>
                <w:noProof/>
                <w:webHidden/>
              </w:rPr>
            </w:r>
            <w:r>
              <w:rPr>
                <w:noProof/>
                <w:webHidden/>
              </w:rPr>
              <w:fldChar w:fldCharType="separate"/>
            </w:r>
            <w:r>
              <w:rPr>
                <w:noProof/>
                <w:webHidden/>
              </w:rPr>
              <w:t>72</w:t>
            </w:r>
            <w:r>
              <w:rPr>
                <w:noProof/>
                <w:webHidden/>
              </w:rPr>
              <w:fldChar w:fldCharType="end"/>
            </w:r>
          </w:hyperlink>
        </w:p>
        <w:p w14:paraId="1A2F28E3" w14:textId="103531A4" w:rsidR="00032A27" w:rsidRDefault="00032A27">
          <w:pPr>
            <w:pStyle w:val="TOC3"/>
            <w:tabs>
              <w:tab w:val="right" w:leader="dot" w:pos="9350"/>
            </w:tabs>
            <w:rPr>
              <w:noProof/>
              <w:kern w:val="2"/>
              <w:lang w:eastAsia="en-US"/>
              <w14:ligatures w14:val="standardContextual"/>
            </w:rPr>
          </w:pPr>
          <w:hyperlink w:anchor="_Toc220763521" w:history="1">
            <w:r w:rsidRPr="00307807">
              <w:rPr>
                <w:rStyle w:val="Hyperlink"/>
                <w:rFonts w:ascii="Calibri" w:hAnsi="Calibri" w:cs="Calibri"/>
                <w:noProof/>
              </w:rPr>
              <w:t>9.1 Pre-Processing Exclusions</w:t>
            </w:r>
            <w:r>
              <w:rPr>
                <w:noProof/>
                <w:webHidden/>
              </w:rPr>
              <w:tab/>
            </w:r>
            <w:r>
              <w:rPr>
                <w:noProof/>
                <w:webHidden/>
              </w:rPr>
              <w:fldChar w:fldCharType="begin"/>
            </w:r>
            <w:r>
              <w:rPr>
                <w:noProof/>
                <w:webHidden/>
              </w:rPr>
              <w:instrText xml:space="preserve"> PAGEREF _Toc220763521 \h </w:instrText>
            </w:r>
            <w:r>
              <w:rPr>
                <w:noProof/>
                <w:webHidden/>
              </w:rPr>
            </w:r>
            <w:r>
              <w:rPr>
                <w:noProof/>
                <w:webHidden/>
              </w:rPr>
              <w:fldChar w:fldCharType="separate"/>
            </w:r>
            <w:r>
              <w:rPr>
                <w:noProof/>
                <w:webHidden/>
              </w:rPr>
              <w:t>72</w:t>
            </w:r>
            <w:r>
              <w:rPr>
                <w:noProof/>
                <w:webHidden/>
              </w:rPr>
              <w:fldChar w:fldCharType="end"/>
            </w:r>
          </w:hyperlink>
        </w:p>
        <w:p w14:paraId="1E405F1D" w14:textId="0C902038" w:rsidR="00032A27" w:rsidRDefault="00032A27">
          <w:pPr>
            <w:pStyle w:val="TOC3"/>
            <w:tabs>
              <w:tab w:val="right" w:leader="dot" w:pos="9350"/>
            </w:tabs>
            <w:rPr>
              <w:noProof/>
              <w:kern w:val="2"/>
              <w:lang w:eastAsia="en-US"/>
              <w14:ligatures w14:val="standardContextual"/>
            </w:rPr>
          </w:pPr>
          <w:hyperlink w:anchor="_Toc220763522" w:history="1">
            <w:r w:rsidRPr="00307807">
              <w:rPr>
                <w:rStyle w:val="Hyperlink"/>
                <w:rFonts w:ascii="Calibri" w:hAnsi="Calibri" w:cs="Calibri"/>
                <w:noProof/>
              </w:rPr>
              <w:t>9.2 Post-Validation Exclusions</w:t>
            </w:r>
            <w:r>
              <w:rPr>
                <w:noProof/>
                <w:webHidden/>
              </w:rPr>
              <w:tab/>
            </w:r>
            <w:r>
              <w:rPr>
                <w:noProof/>
                <w:webHidden/>
              </w:rPr>
              <w:fldChar w:fldCharType="begin"/>
            </w:r>
            <w:r>
              <w:rPr>
                <w:noProof/>
                <w:webHidden/>
              </w:rPr>
              <w:instrText xml:space="preserve"> PAGEREF _Toc220763522 \h </w:instrText>
            </w:r>
            <w:r>
              <w:rPr>
                <w:noProof/>
                <w:webHidden/>
              </w:rPr>
            </w:r>
            <w:r>
              <w:rPr>
                <w:noProof/>
                <w:webHidden/>
              </w:rPr>
              <w:fldChar w:fldCharType="separate"/>
            </w:r>
            <w:r>
              <w:rPr>
                <w:noProof/>
                <w:webHidden/>
              </w:rPr>
              <w:t>73</w:t>
            </w:r>
            <w:r>
              <w:rPr>
                <w:noProof/>
                <w:webHidden/>
              </w:rPr>
              <w:fldChar w:fldCharType="end"/>
            </w:r>
          </w:hyperlink>
        </w:p>
        <w:p w14:paraId="268D9C6D" w14:textId="3ADA4480" w:rsidR="00032A27" w:rsidRDefault="00032A27">
          <w:pPr>
            <w:pStyle w:val="TOC3"/>
            <w:tabs>
              <w:tab w:val="right" w:leader="dot" w:pos="9350"/>
            </w:tabs>
            <w:rPr>
              <w:noProof/>
              <w:kern w:val="2"/>
              <w:lang w:eastAsia="en-US"/>
              <w14:ligatures w14:val="standardContextual"/>
            </w:rPr>
          </w:pPr>
          <w:hyperlink w:anchor="_Toc220763523" w:history="1">
            <w:r w:rsidRPr="00307807">
              <w:rPr>
                <w:rStyle w:val="Hyperlink"/>
                <w:rFonts w:ascii="Calibri" w:hAnsi="Calibri" w:cs="Calibri"/>
                <w:noProof/>
              </w:rPr>
              <w:t>9.3 Record Routing</w:t>
            </w:r>
            <w:r>
              <w:rPr>
                <w:noProof/>
                <w:webHidden/>
              </w:rPr>
              <w:tab/>
            </w:r>
            <w:r>
              <w:rPr>
                <w:noProof/>
                <w:webHidden/>
              </w:rPr>
              <w:fldChar w:fldCharType="begin"/>
            </w:r>
            <w:r>
              <w:rPr>
                <w:noProof/>
                <w:webHidden/>
              </w:rPr>
              <w:instrText xml:space="preserve"> PAGEREF _Toc220763523 \h </w:instrText>
            </w:r>
            <w:r>
              <w:rPr>
                <w:noProof/>
                <w:webHidden/>
              </w:rPr>
            </w:r>
            <w:r>
              <w:rPr>
                <w:noProof/>
                <w:webHidden/>
              </w:rPr>
              <w:fldChar w:fldCharType="separate"/>
            </w:r>
            <w:r>
              <w:rPr>
                <w:noProof/>
                <w:webHidden/>
              </w:rPr>
              <w:t>73</w:t>
            </w:r>
            <w:r>
              <w:rPr>
                <w:noProof/>
                <w:webHidden/>
              </w:rPr>
              <w:fldChar w:fldCharType="end"/>
            </w:r>
          </w:hyperlink>
        </w:p>
        <w:p w14:paraId="21B6C09D" w14:textId="4CA58598" w:rsidR="00032A27" w:rsidRDefault="00032A27">
          <w:pPr>
            <w:pStyle w:val="TOC2"/>
            <w:tabs>
              <w:tab w:val="right" w:leader="dot" w:pos="9350"/>
            </w:tabs>
            <w:rPr>
              <w:noProof/>
              <w:kern w:val="2"/>
              <w:lang w:eastAsia="en-US"/>
              <w14:ligatures w14:val="standardContextual"/>
            </w:rPr>
          </w:pPr>
          <w:hyperlink w:anchor="_Toc220763524" w:history="1">
            <w:r w:rsidRPr="00307807">
              <w:rPr>
                <w:rStyle w:val="Hyperlink"/>
                <w:rFonts w:ascii="Calibri" w:hAnsi="Calibri" w:cs="Calibri"/>
                <w:noProof/>
              </w:rPr>
              <w:t>10. MVP Phasing Plan</w:t>
            </w:r>
            <w:r>
              <w:rPr>
                <w:noProof/>
                <w:webHidden/>
              </w:rPr>
              <w:tab/>
            </w:r>
            <w:r>
              <w:rPr>
                <w:noProof/>
                <w:webHidden/>
              </w:rPr>
              <w:fldChar w:fldCharType="begin"/>
            </w:r>
            <w:r>
              <w:rPr>
                <w:noProof/>
                <w:webHidden/>
              </w:rPr>
              <w:instrText xml:space="preserve"> PAGEREF _Toc220763524 \h </w:instrText>
            </w:r>
            <w:r>
              <w:rPr>
                <w:noProof/>
                <w:webHidden/>
              </w:rPr>
            </w:r>
            <w:r>
              <w:rPr>
                <w:noProof/>
                <w:webHidden/>
              </w:rPr>
              <w:fldChar w:fldCharType="separate"/>
            </w:r>
            <w:r>
              <w:rPr>
                <w:noProof/>
                <w:webHidden/>
              </w:rPr>
              <w:t>74</w:t>
            </w:r>
            <w:r>
              <w:rPr>
                <w:noProof/>
                <w:webHidden/>
              </w:rPr>
              <w:fldChar w:fldCharType="end"/>
            </w:r>
          </w:hyperlink>
        </w:p>
        <w:p w14:paraId="7B0817A8" w14:textId="6073F3EF" w:rsidR="00032A27" w:rsidRDefault="00032A27">
          <w:pPr>
            <w:pStyle w:val="TOC3"/>
            <w:tabs>
              <w:tab w:val="right" w:leader="dot" w:pos="9350"/>
            </w:tabs>
            <w:rPr>
              <w:noProof/>
              <w:kern w:val="2"/>
              <w:lang w:eastAsia="en-US"/>
              <w14:ligatures w14:val="standardContextual"/>
            </w:rPr>
          </w:pPr>
          <w:hyperlink w:anchor="_Toc220763525" w:history="1">
            <w:r w:rsidRPr="00307807">
              <w:rPr>
                <w:rStyle w:val="Hyperlink"/>
                <w:rFonts w:ascii="Calibri" w:hAnsi="Calibri" w:cs="Calibri"/>
                <w:noProof/>
              </w:rPr>
              <w:t>10.1 MVP 0: Baseline Validation</w:t>
            </w:r>
            <w:r>
              <w:rPr>
                <w:noProof/>
                <w:webHidden/>
              </w:rPr>
              <w:tab/>
            </w:r>
            <w:r>
              <w:rPr>
                <w:noProof/>
                <w:webHidden/>
              </w:rPr>
              <w:fldChar w:fldCharType="begin"/>
            </w:r>
            <w:r>
              <w:rPr>
                <w:noProof/>
                <w:webHidden/>
              </w:rPr>
              <w:instrText xml:space="preserve"> PAGEREF _Toc220763525 \h </w:instrText>
            </w:r>
            <w:r>
              <w:rPr>
                <w:noProof/>
                <w:webHidden/>
              </w:rPr>
            </w:r>
            <w:r>
              <w:rPr>
                <w:noProof/>
                <w:webHidden/>
              </w:rPr>
              <w:fldChar w:fldCharType="separate"/>
            </w:r>
            <w:r>
              <w:rPr>
                <w:noProof/>
                <w:webHidden/>
              </w:rPr>
              <w:t>74</w:t>
            </w:r>
            <w:r>
              <w:rPr>
                <w:noProof/>
                <w:webHidden/>
              </w:rPr>
              <w:fldChar w:fldCharType="end"/>
            </w:r>
          </w:hyperlink>
        </w:p>
        <w:p w14:paraId="008072F5" w14:textId="5A079B54" w:rsidR="00032A27" w:rsidRDefault="00032A27">
          <w:pPr>
            <w:pStyle w:val="TOC3"/>
            <w:tabs>
              <w:tab w:val="right" w:leader="dot" w:pos="9350"/>
            </w:tabs>
            <w:rPr>
              <w:noProof/>
              <w:kern w:val="2"/>
              <w:lang w:eastAsia="en-US"/>
              <w14:ligatures w14:val="standardContextual"/>
            </w:rPr>
          </w:pPr>
          <w:hyperlink w:anchor="_Toc220763526" w:history="1">
            <w:r w:rsidRPr="00307807">
              <w:rPr>
                <w:rStyle w:val="Hyperlink"/>
                <w:rFonts w:ascii="Calibri" w:hAnsi="Calibri" w:cs="Calibri"/>
                <w:noProof/>
              </w:rPr>
              <w:t>10.2 MVP 1: Cloud Infrastructure</w:t>
            </w:r>
            <w:r>
              <w:rPr>
                <w:noProof/>
                <w:webHidden/>
              </w:rPr>
              <w:tab/>
            </w:r>
            <w:r>
              <w:rPr>
                <w:noProof/>
                <w:webHidden/>
              </w:rPr>
              <w:fldChar w:fldCharType="begin"/>
            </w:r>
            <w:r>
              <w:rPr>
                <w:noProof/>
                <w:webHidden/>
              </w:rPr>
              <w:instrText xml:space="preserve"> PAGEREF _Toc220763526 \h </w:instrText>
            </w:r>
            <w:r>
              <w:rPr>
                <w:noProof/>
                <w:webHidden/>
              </w:rPr>
            </w:r>
            <w:r>
              <w:rPr>
                <w:noProof/>
                <w:webHidden/>
              </w:rPr>
              <w:fldChar w:fldCharType="separate"/>
            </w:r>
            <w:r>
              <w:rPr>
                <w:noProof/>
                <w:webHidden/>
              </w:rPr>
              <w:t>74</w:t>
            </w:r>
            <w:r>
              <w:rPr>
                <w:noProof/>
                <w:webHidden/>
              </w:rPr>
              <w:fldChar w:fldCharType="end"/>
            </w:r>
          </w:hyperlink>
        </w:p>
        <w:p w14:paraId="5AC6DC45" w14:textId="3114418B" w:rsidR="00032A27" w:rsidRDefault="00032A27">
          <w:pPr>
            <w:pStyle w:val="TOC3"/>
            <w:tabs>
              <w:tab w:val="right" w:leader="dot" w:pos="9350"/>
            </w:tabs>
            <w:rPr>
              <w:noProof/>
              <w:kern w:val="2"/>
              <w:lang w:eastAsia="en-US"/>
              <w14:ligatures w14:val="standardContextual"/>
            </w:rPr>
          </w:pPr>
          <w:hyperlink w:anchor="_Toc220763527" w:history="1">
            <w:r w:rsidRPr="00307807">
              <w:rPr>
                <w:rStyle w:val="Hyperlink"/>
                <w:rFonts w:ascii="Calibri" w:hAnsi="Calibri" w:cs="Calibri"/>
                <w:noProof/>
              </w:rPr>
              <w:t>10.3 MVP 2: Agent Core</w:t>
            </w:r>
            <w:r>
              <w:rPr>
                <w:noProof/>
                <w:webHidden/>
              </w:rPr>
              <w:tab/>
            </w:r>
            <w:r>
              <w:rPr>
                <w:noProof/>
                <w:webHidden/>
              </w:rPr>
              <w:fldChar w:fldCharType="begin"/>
            </w:r>
            <w:r>
              <w:rPr>
                <w:noProof/>
                <w:webHidden/>
              </w:rPr>
              <w:instrText xml:space="preserve"> PAGEREF _Toc220763527 \h </w:instrText>
            </w:r>
            <w:r>
              <w:rPr>
                <w:noProof/>
                <w:webHidden/>
              </w:rPr>
            </w:r>
            <w:r>
              <w:rPr>
                <w:noProof/>
                <w:webHidden/>
              </w:rPr>
              <w:fldChar w:fldCharType="separate"/>
            </w:r>
            <w:r>
              <w:rPr>
                <w:noProof/>
                <w:webHidden/>
              </w:rPr>
              <w:t>75</w:t>
            </w:r>
            <w:r>
              <w:rPr>
                <w:noProof/>
                <w:webHidden/>
              </w:rPr>
              <w:fldChar w:fldCharType="end"/>
            </w:r>
          </w:hyperlink>
        </w:p>
        <w:p w14:paraId="19FD36E9" w14:textId="71F13534" w:rsidR="00032A27" w:rsidRDefault="00032A27">
          <w:pPr>
            <w:pStyle w:val="TOC3"/>
            <w:tabs>
              <w:tab w:val="right" w:leader="dot" w:pos="9350"/>
            </w:tabs>
            <w:rPr>
              <w:noProof/>
              <w:kern w:val="2"/>
              <w:lang w:eastAsia="en-US"/>
              <w14:ligatures w14:val="standardContextual"/>
            </w:rPr>
          </w:pPr>
          <w:hyperlink w:anchor="_Toc220763528" w:history="1">
            <w:r w:rsidRPr="00307807">
              <w:rPr>
                <w:rStyle w:val="Hyperlink"/>
                <w:rFonts w:ascii="Calibri" w:hAnsi="Calibri" w:cs="Calibri"/>
                <w:noProof/>
              </w:rPr>
              <w:t>10.4 MVP 3: Integration</w:t>
            </w:r>
            <w:r>
              <w:rPr>
                <w:noProof/>
                <w:webHidden/>
              </w:rPr>
              <w:tab/>
            </w:r>
            <w:r>
              <w:rPr>
                <w:noProof/>
                <w:webHidden/>
              </w:rPr>
              <w:fldChar w:fldCharType="begin"/>
            </w:r>
            <w:r>
              <w:rPr>
                <w:noProof/>
                <w:webHidden/>
              </w:rPr>
              <w:instrText xml:space="preserve"> PAGEREF _Toc220763528 \h </w:instrText>
            </w:r>
            <w:r>
              <w:rPr>
                <w:noProof/>
                <w:webHidden/>
              </w:rPr>
            </w:r>
            <w:r>
              <w:rPr>
                <w:noProof/>
                <w:webHidden/>
              </w:rPr>
              <w:fldChar w:fldCharType="separate"/>
            </w:r>
            <w:r>
              <w:rPr>
                <w:noProof/>
                <w:webHidden/>
              </w:rPr>
              <w:t>75</w:t>
            </w:r>
            <w:r>
              <w:rPr>
                <w:noProof/>
                <w:webHidden/>
              </w:rPr>
              <w:fldChar w:fldCharType="end"/>
            </w:r>
          </w:hyperlink>
        </w:p>
        <w:p w14:paraId="2230408B" w14:textId="1D9FC254" w:rsidR="00032A27" w:rsidRDefault="00032A27">
          <w:pPr>
            <w:pStyle w:val="TOC3"/>
            <w:tabs>
              <w:tab w:val="right" w:leader="dot" w:pos="9350"/>
            </w:tabs>
            <w:rPr>
              <w:noProof/>
              <w:kern w:val="2"/>
              <w:lang w:eastAsia="en-US"/>
              <w14:ligatures w14:val="standardContextual"/>
            </w:rPr>
          </w:pPr>
          <w:hyperlink w:anchor="_Toc220763529" w:history="1">
            <w:r w:rsidRPr="00307807">
              <w:rPr>
                <w:rStyle w:val="Hyperlink"/>
                <w:rFonts w:ascii="Calibri" w:hAnsi="Calibri" w:cs="Calibri"/>
                <w:noProof/>
              </w:rPr>
              <w:t>10.5 MVP 4: Edge Cases &amp; HITL</w:t>
            </w:r>
            <w:r>
              <w:rPr>
                <w:noProof/>
                <w:webHidden/>
              </w:rPr>
              <w:tab/>
            </w:r>
            <w:r>
              <w:rPr>
                <w:noProof/>
                <w:webHidden/>
              </w:rPr>
              <w:fldChar w:fldCharType="begin"/>
            </w:r>
            <w:r>
              <w:rPr>
                <w:noProof/>
                <w:webHidden/>
              </w:rPr>
              <w:instrText xml:space="preserve"> PAGEREF _Toc220763529 \h </w:instrText>
            </w:r>
            <w:r>
              <w:rPr>
                <w:noProof/>
                <w:webHidden/>
              </w:rPr>
            </w:r>
            <w:r>
              <w:rPr>
                <w:noProof/>
                <w:webHidden/>
              </w:rPr>
              <w:fldChar w:fldCharType="separate"/>
            </w:r>
            <w:r>
              <w:rPr>
                <w:noProof/>
                <w:webHidden/>
              </w:rPr>
              <w:t>76</w:t>
            </w:r>
            <w:r>
              <w:rPr>
                <w:noProof/>
                <w:webHidden/>
              </w:rPr>
              <w:fldChar w:fldCharType="end"/>
            </w:r>
          </w:hyperlink>
        </w:p>
        <w:p w14:paraId="3028DB4E" w14:textId="2B17A873" w:rsidR="00032A27" w:rsidRDefault="00032A27">
          <w:pPr>
            <w:pStyle w:val="TOC2"/>
            <w:tabs>
              <w:tab w:val="right" w:leader="dot" w:pos="9350"/>
            </w:tabs>
            <w:rPr>
              <w:noProof/>
              <w:kern w:val="2"/>
              <w:lang w:eastAsia="en-US"/>
              <w14:ligatures w14:val="standardContextual"/>
            </w:rPr>
          </w:pPr>
          <w:hyperlink w:anchor="_Toc220763530" w:history="1">
            <w:r w:rsidRPr="00307807">
              <w:rPr>
                <w:rStyle w:val="Hyperlink"/>
                <w:rFonts w:ascii="Calibri" w:hAnsi="Calibri" w:cs="Calibri"/>
                <w:noProof/>
              </w:rPr>
              <w:t>11. Test Requirements</w:t>
            </w:r>
            <w:r>
              <w:rPr>
                <w:noProof/>
                <w:webHidden/>
              </w:rPr>
              <w:tab/>
            </w:r>
            <w:r>
              <w:rPr>
                <w:noProof/>
                <w:webHidden/>
              </w:rPr>
              <w:fldChar w:fldCharType="begin"/>
            </w:r>
            <w:r>
              <w:rPr>
                <w:noProof/>
                <w:webHidden/>
              </w:rPr>
              <w:instrText xml:space="preserve"> PAGEREF _Toc220763530 \h </w:instrText>
            </w:r>
            <w:r>
              <w:rPr>
                <w:noProof/>
                <w:webHidden/>
              </w:rPr>
            </w:r>
            <w:r>
              <w:rPr>
                <w:noProof/>
                <w:webHidden/>
              </w:rPr>
              <w:fldChar w:fldCharType="separate"/>
            </w:r>
            <w:r>
              <w:rPr>
                <w:noProof/>
                <w:webHidden/>
              </w:rPr>
              <w:t>76</w:t>
            </w:r>
            <w:r>
              <w:rPr>
                <w:noProof/>
                <w:webHidden/>
              </w:rPr>
              <w:fldChar w:fldCharType="end"/>
            </w:r>
          </w:hyperlink>
        </w:p>
        <w:p w14:paraId="2A720BC4" w14:textId="0F18FB9A" w:rsidR="00032A27" w:rsidRDefault="00032A27">
          <w:pPr>
            <w:pStyle w:val="TOC3"/>
            <w:tabs>
              <w:tab w:val="right" w:leader="dot" w:pos="9350"/>
            </w:tabs>
            <w:rPr>
              <w:noProof/>
              <w:kern w:val="2"/>
              <w:lang w:eastAsia="en-US"/>
              <w14:ligatures w14:val="standardContextual"/>
            </w:rPr>
          </w:pPr>
          <w:hyperlink w:anchor="_Toc220763531" w:history="1">
            <w:r w:rsidRPr="00307807">
              <w:rPr>
                <w:rStyle w:val="Hyperlink"/>
                <w:rFonts w:ascii="Calibri" w:hAnsi="Calibri" w:cs="Calibri"/>
                <w:noProof/>
              </w:rPr>
              <w:t>11.1 Unit Testing</w:t>
            </w:r>
            <w:r>
              <w:rPr>
                <w:noProof/>
                <w:webHidden/>
              </w:rPr>
              <w:tab/>
            </w:r>
            <w:r>
              <w:rPr>
                <w:noProof/>
                <w:webHidden/>
              </w:rPr>
              <w:fldChar w:fldCharType="begin"/>
            </w:r>
            <w:r>
              <w:rPr>
                <w:noProof/>
                <w:webHidden/>
              </w:rPr>
              <w:instrText xml:space="preserve"> PAGEREF _Toc220763531 \h </w:instrText>
            </w:r>
            <w:r>
              <w:rPr>
                <w:noProof/>
                <w:webHidden/>
              </w:rPr>
            </w:r>
            <w:r>
              <w:rPr>
                <w:noProof/>
                <w:webHidden/>
              </w:rPr>
              <w:fldChar w:fldCharType="separate"/>
            </w:r>
            <w:r>
              <w:rPr>
                <w:noProof/>
                <w:webHidden/>
              </w:rPr>
              <w:t>76</w:t>
            </w:r>
            <w:r>
              <w:rPr>
                <w:noProof/>
                <w:webHidden/>
              </w:rPr>
              <w:fldChar w:fldCharType="end"/>
            </w:r>
          </w:hyperlink>
        </w:p>
        <w:p w14:paraId="743A1C2A" w14:textId="58C5F111" w:rsidR="00032A27" w:rsidRDefault="00032A27">
          <w:pPr>
            <w:pStyle w:val="TOC3"/>
            <w:tabs>
              <w:tab w:val="right" w:leader="dot" w:pos="9350"/>
            </w:tabs>
            <w:rPr>
              <w:noProof/>
              <w:kern w:val="2"/>
              <w:lang w:eastAsia="en-US"/>
              <w14:ligatures w14:val="standardContextual"/>
            </w:rPr>
          </w:pPr>
          <w:hyperlink w:anchor="_Toc220763532" w:history="1">
            <w:r w:rsidRPr="00307807">
              <w:rPr>
                <w:rStyle w:val="Hyperlink"/>
                <w:rFonts w:ascii="Calibri" w:hAnsi="Calibri" w:cs="Calibri"/>
                <w:noProof/>
              </w:rPr>
              <w:t>11.2 Integration Testing</w:t>
            </w:r>
            <w:r>
              <w:rPr>
                <w:noProof/>
                <w:webHidden/>
              </w:rPr>
              <w:tab/>
            </w:r>
            <w:r>
              <w:rPr>
                <w:noProof/>
                <w:webHidden/>
              </w:rPr>
              <w:fldChar w:fldCharType="begin"/>
            </w:r>
            <w:r>
              <w:rPr>
                <w:noProof/>
                <w:webHidden/>
              </w:rPr>
              <w:instrText xml:space="preserve"> PAGEREF _Toc220763532 \h </w:instrText>
            </w:r>
            <w:r>
              <w:rPr>
                <w:noProof/>
                <w:webHidden/>
              </w:rPr>
            </w:r>
            <w:r>
              <w:rPr>
                <w:noProof/>
                <w:webHidden/>
              </w:rPr>
              <w:fldChar w:fldCharType="separate"/>
            </w:r>
            <w:r>
              <w:rPr>
                <w:noProof/>
                <w:webHidden/>
              </w:rPr>
              <w:t>77</w:t>
            </w:r>
            <w:r>
              <w:rPr>
                <w:noProof/>
                <w:webHidden/>
              </w:rPr>
              <w:fldChar w:fldCharType="end"/>
            </w:r>
          </w:hyperlink>
        </w:p>
        <w:p w14:paraId="74577FC6" w14:textId="60F7F167" w:rsidR="00032A27" w:rsidRDefault="00032A27">
          <w:pPr>
            <w:pStyle w:val="TOC3"/>
            <w:tabs>
              <w:tab w:val="right" w:leader="dot" w:pos="9350"/>
            </w:tabs>
            <w:rPr>
              <w:noProof/>
              <w:kern w:val="2"/>
              <w:lang w:eastAsia="en-US"/>
              <w14:ligatures w14:val="standardContextual"/>
            </w:rPr>
          </w:pPr>
          <w:hyperlink w:anchor="_Toc220763533" w:history="1">
            <w:r w:rsidRPr="00307807">
              <w:rPr>
                <w:rStyle w:val="Hyperlink"/>
                <w:rFonts w:ascii="Calibri" w:hAnsi="Calibri" w:cs="Calibri"/>
                <w:noProof/>
              </w:rPr>
              <w:t>11.3 Performance Testing</w:t>
            </w:r>
            <w:r>
              <w:rPr>
                <w:noProof/>
                <w:webHidden/>
              </w:rPr>
              <w:tab/>
            </w:r>
            <w:r>
              <w:rPr>
                <w:noProof/>
                <w:webHidden/>
              </w:rPr>
              <w:fldChar w:fldCharType="begin"/>
            </w:r>
            <w:r>
              <w:rPr>
                <w:noProof/>
                <w:webHidden/>
              </w:rPr>
              <w:instrText xml:space="preserve"> PAGEREF _Toc220763533 \h </w:instrText>
            </w:r>
            <w:r>
              <w:rPr>
                <w:noProof/>
                <w:webHidden/>
              </w:rPr>
            </w:r>
            <w:r>
              <w:rPr>
                <w:noProof/>
                <w:webHidden/>
              </w:rPr>
              <w:fldChar w:fldCharType="separate"/>
            </w:r>
            <w:r>
              <w:rPr>
                <w:noProof/>
                <w:webHidden/>
              </w:rPr>
              <w:t>77</w:t>
            </w:r>
            <w:r>
              <w:rPr>
                <w:noProof/>
                <w:webHidden/>
              </w:rPr>
              <w:fldChar w:fldCharType="end"/>
            </w:r>
          </w:hyperlink>
        </w:p>
        <w:p w14:paraId="5BCDCD55" w14:textId="2A755DFB" w:rsidR="00032A27" w:rsidRDefault="00032A27">
          <w:pPr>
            <w:pStyle w:val="TOC3"/>
            <w:tabs>
              <w:tab w:val="right" w:leader="dot" w:pos="9350"/>
            </w:tabs>
            <w:rPr>
              <w:noProof/>
              <w:kern w:val="2"/>
              <w:lang w:eastAsia="en-US"/>
              <w14:ligatures w14:val="standardContextual"/>
            </w:rPr>
          </w:pPr>
          <w:hyperlink w:anchor="_Toc220763534" w:history="1">
            <w:r w:rsidRPr="00307807">
              <w:rPr>
                <w:rStyle w:val="Hyperlink"/>
                <w:rFonts w:ascii="Calibri" w:hAnsi="Calibri" w:cs="Calibri"/>
                <w:noProof/>
              </w:rPr>
              <w:t>11.4 User Acceptance Testing</w:t>
            </w:r>
            <w:r>
              <w:rPr>
                <w:noProof/>
                <w:webHidden/>
              </w:rPr>
              <w:tab/>
            </w:r>
            <w:r>
              <w:rPr>
                <w:noProof/>
                <w:webHidden/>
              </w:rPr>
              <w:fldChar w:fldCharType="begin"/>
            </w:r>
            <w:r>
              <w:rPr>
                <w:noProof/>
                <w:webHidden/>
              </w:rPr>
              <w:instrText xml:space="preserve"> PAGEREF _Toc220763534 \h </w:instrText>
            </w:r>
            <w:r>
              <w:rPr>
                <w:noProof/>
                <w:webHidden/>
              </w:rPr>
            </w:r>
            <w:r>
              <w:rPr>
                <w:noProof/>
                <w:webHidden/>
              </w:rPr>
              <w:fldChar w:fldCharType="separate"/>
            </w:r>
            <w:r>
              <w:rPr>
                <w:noProof/>
                <w:webHidden/>
              </w:rPr>
              <w:t>77</w:t>
            </w:r>
            <w:r>
              <w:rPr>
                <w:noProof/>
                <w:webHidden/>
              </w:rPr>
              <w:fldChar w:fldCharType="end"/>
            </w:r>
          </w:hyperlink>
        </w:p>
        <w:p w14:paraId="014B2035" w14:textId="5574FF09" w:rsidR="00032A27" w:rsidRDefault="00032A27">
          <w:pPr>
            <w:pStyle w:val="TOC2"/>
            <w:tabs>
              <w:tab w:val="right" w:leader="dot" w:pos="9350"/>
            </w:tabs>
            <w:rPr>
              <w:noProof/>
              <w:kern w:val="2"/>
              <w:lang w:eastAsia="en-US"/>
              <w14:ligatures w14:val="standardContextual"/>
            </w:rPr>
          </w:pPr>
          <w:hyperlink w:anchor="_Toc220763535" w:history="1">
            <w:r w:rsidRPr="00307807">
              <w:rPr>
                <w:rStyle w:val="Hyperlink"/>
                <w:rFonts w:ascii="Calibri" w:hAnsi="Calibri" w:cs="Calibri"/>
                <w:noProof/>
              </w:rPr>
              <w:t>12. Success Criteria</w:t>
            </w:r>
            <w:r>
              <w:rPr>
                <w:noProof/>
                <w:webHidden/>
              </w:rPr>
              <w:tab/>
            </w:r>
            <w:r>
              <w:rPr>
                <w:noProof/>
                <w:webHidden/>
              </w:rPr>
              <w:fldChar w:fldCharType="begin"/>
            </w:r>
            <w:r>
              <w:rPr>
                <w:noProof/>
                <w:webHidden/>
              </w:rPr>
              <w:instrText xml:space="preserve"> PAGEREF _Toc220763535 \h </w:instrText>
            </w:r>
            <w:r>
              <w:rPr>
                <w:noProof/>
                <w:webHidden/>
              </w:rPr>
            </w:r>
            <w:r>
              <w:rPr>
                <w:noProof/>
                <w:webHidden/>
              </w:rPr>
              <w:fldChar w:fldCharType="separate"/>
            </w:r>
            <w:r>
              <w:rPr>
                <w:noProof/>
                <w:webHidden/>
              </w:rPr>
              <w:t>77</w:t>
            </w:r>
            <w:r>
              <w:rPr>
                <w:noProof/>
                <w:webHidden/>
              </w:rPr>
              <w:fldChar w:fldCharType="end"/>
            </w:r>
          </w:hyperlink>
        </w:p>
        <w:p w14:paraId="3A1F3B11" w14:textId="48041E26" w:rsidR="00032A27" w:rsidRDefault="00032A27">
          <w:pPr>
            <w:pStyle w:val="TOC3"/>
            <w:tabs>
              <w:tab w:val="right" w:leader="dot" w:pos="9350"/>
            </w:tabs>
            <w:rPr>
              <w:noProof/>
              <w:kern w:val="2"/>
              <w:lang w:eastAsia="en-US"/>
              <w14:ligatures w14:val="standardContextual"/>
            </w:rPr>
          </w:pPr>
          <w:hyperlink w:anchor="_Toc220763536" w:history="1">
            <w:r w:rsidRPr="00307807">
              <w:rPr>
                <w:rStyle w:val="Hyperlink"/>
                <w:rFonts w:ascii="Calibri" w:hAnsi="Calibri" w:cs="Calibri"/>
                <w:noProof/>
              </w:rPr>
              <w:t>12.1 Phase 1 (POC - 60 days)</w:t>
            </w:r>
            <w:r>
              <w:rPr>
                <w:noProof/>
                <w:webHidden/>
              </w:rPr>
              <w:tab/>
            </w:r>
            <w:r>
              <w:rPr>
                <w:noProof/>
                <w:webHidden/>
              </w:rPr>
              <w:fldChar w:fldCharType="begin"/>
            </w:r>
            <w:r>
              <w:rPr>
                <w:noProof/>
                <w:webHidden/>
              </w:rPr>
              <w:instrText xml:space="preserve"> PAGEREF _Toc220763536 \h </w:instrText>
            </w:r>
            <w:r>
              <w:rPr>
                <w:noProof/>
                <w:webHidden/>
              </w:rPr>
            </w:r>
            <w:r>
              <w:rPr>
                <w:noProof/>
                <w:webHidden/>
              </w:rPr>
              <w:fldChar w:fldCharType="separate"/>
            </w:r>
            <w:r>
              <w:rPr>
                <w:noProof/>
                <w:webHidden/>
              </w:rPr>
              <w:t>77</w:t>
            </w:r>
            <w:r>
              <w:rPr>
                <w:noProof/>
                <w:webHidden/>
              </w:rPr>
              <w:fldChar w:fldCharType="end"/>
            </w:r>
          </w:hyperlink>
        </w:p>
        <w:p w14:paraId="5B29BC4A" w14:textId="2AD9C21D" w:rsidR="00032A27" w:rsidRDefault="00032A27">
          <w:pPr>
            <w:pStyle w:val="TOC3"/>
            <w:tabs>
              <w:tab w:val="right" w:leader="dot" w:pos="9350"/>
            </w:tabs>
            <w:rPr>
              <w:noProof/>
              <w:kern w:val="2"/>
              <w:lang w:eastAsia="en-US"/>
              <w14:ligatures w14:val="standardContextual"/>
            </w:rPr>
          </w:pPr>
          <w:hyperlink w:anchor="_Toc220763537" w:history="1">
            <w:r w:rsidRPr="00307807">
              <w:rPr>
                <w:rStyle w:val="Hyperlink"/>
                <w:rFonts w:ascii="Calibri" w:hAnsi="Calibri" w:cs="Calibri"/>
                <w:noProof/>
              </w:rPr>
              <w:t>12.2 Phase 2 (Pilot)</w:t>
            </w:r>
            <w:r>
              <w:rPr>
                <w:noProof/>
                <w:webHidden/>
              </w:rPr>
              <w:tab/>
            </w:r>
            <w:r>
              <w:rPr>
                <w:noProof/>
                <w:webHidden/>
              </w:rPr>
              <w:fldChar w:fldCharType="begin"/>
            </w:r>
            <w:r>
              <w:rPr>
                <w:noProof/>
                <w:webHidden/>
              </w:rPr>
              <w:instrText xml:space="preserve"> PAGEREF _Toc220763537 \h </w:instrText>
            </w:r>
            <w:r>
              <w:rPr>
                <w:noProof/>
                <w:webHidden/>
              </w:rPr>
            </w:r>
            <w:r>
              <w:rPr>
                <w:noProof/>
                <w:webHidden/>
              </w:rPr>
              <w:fldChar w:fldCharType="separate"/>
            </w:r>
            <w:r>
              <w:rPr>
                <w:noProof/>
                <w:webHidden/>
              </w:rPr>
              <w:t>78</w:t>
            </w:r>
            <w:r>
              <w:rPr>
                <w:noProof/>
                <w:webHidden/>
              </w:rPr>
              <w:fldChar w:fldCharType="end"/>
            </w:r>
          </w:hyperlink>
        </w:p>
        <w:p w14:paraId="6B294244" w14:textId="20EEDF1B" w:rsidR="00032A27" w:rsidRDefault="00032A27">
          <w:pPr>
            <w:pStyle w:val="TOC3"/>
            <w:tabs>
              <w:tab w:val="right" w:leader="dot" w:pos="9350"/>
            </w:tabs>
            <w:rPr>
              <w:noProof/>
              <w:kern w:val="2"/>
              <w:lang w:eastAsia="en-US"/>
              <w14:ligatures w14:val="standardContextual"/>
            </w:rPr>
          </w:pPr>
          <w:hyperlink w:anchor="_Toc220763538" w:history="1">
            <w:r w:rsidRPr="00307807">
              <w:rPr>
                <w:rStyle w:val="Hyperlink"/>
                <w:rFonts w:ascii="Calibri" w:hAnsi="Calibri" w:cs="Calibri"/>
                <w:noProof/>
              </w:rPr>
              <w:t>12.3 Phase 3 (Full Rollout)</w:t>
            </w:r>
            <w:r>
              <w:rPr>
                <w:noProof/>
                <w:webHidden/>
              </w:rPr>
              <w:tab/>
            </w:r>
            <w:r>
              <w:rPr>
                <w:noProof/>
                <w:webHidden/>
              </w:rPr>
              <w:fldChar w:fldCharType="begin"/>
            </w:r>
            <w:r>
              <w:rPr>
                <w:noProof/>
                <w:webHidden/>
              </w:rPr>
              <w:instrText xml:space="preserve"> PAGEREF _Toc220763538 \h </w:instrText>
            </w:r>
            <w:r>
              <w:rPr>
                <w:noProof/>
                <w:webHidden/>
              </w:rPr>
            </w:r>
            <w:r>
              <w:rPr>
                <w:noProof/>
                <w:webHidden/>
              </w:rPr>
              <w:fldChar w:fldCharType="separate"/>
            </w:r>
            <w:r>
              <w:rPr>
                <w:noProof/>
                <w:webHidden/>
              </w:rPr>
              <w:t>78</w:t>
            </w:r>
            <w:r>
              <w:rPr>
                <w:noProof/>
                <w:webHidden/>
              </w:rPr>
              <w:fldChar w:fldCharType="end"/>
            </w:r>
          </w:hyperlink>
        </w:p>
        <w:p w14:paraId="28E00D4F" w14:textId="07889039" w:rsidR="00032A27" w:rsidRDefault="00032A27">
          <w:pPr>
            <w:pStyle w:val="TOC2"/>
            <w:tabs>
              <w:tab w:val="right" w:leader="dot" w:pos="9350"/>
            </w:tabs>
            <w:rPr>
              <w:noProof/>
              <w:kern w:val="2"/>
              <w:lang w:eastAsia="en-US"/>
              <w14:ligatures w14:val="standardContextual"/>
            </w:rPr>
          </w:pPr>
          <w:hyperlink w:anchor="_Toc220763539" w:history="1">
            <w:r w:rsidRPr="00307807">
              <w:rPr>
                <w:rStyle w:val="Hyperlink"/>
                <w:rFonts w:ascii="Calibri" w:hAnsi="Calibri" w:cs="Calibri"/>
                <w:noProof/>
              </w:rPr>
              <w:t>13. Risks and Mitigations</w:t>
            </w:r>
            <w:r>
              <w:rPr>
                <w:noProof/>
                <w:webHidden/>
              </w:rPr>
              <w:tab/>
            </w:r>
            <w:r>
              <w:rPr>
                <w:noProof/>
                <w:webHidden/>
              </w:rPr>
              <w:fldChar w:fldCharType="begin"/>
            </w:r>
            <w:r>
              <w:rPr>
                <w:noProof/>
                <w:webHidden/>
              </w:rPr>
              <w:instrText xml:space="preserve"> PAGEREF _Toc220763539 \h </w:instrText>
            </w:r>
            <w:r>
              <w:rPr>
                <w:noProof/>
                <w:webHidden/>
              </w:rPr>
            </w:r>
            <w:r>
              <w:rPr>
                <w:noProof/>
                <w:webHidden/>
              </w:rPr>
              <w:fldChar w:fldCharType="separate"/>
            </w:r>
            <w:r>
              <w:rPr>
                <w:noProof/>
                <w:webHidden/>
              </w:rPr>
              <w:t>78</w:t>
            </w:r>
            <w:r>
              <w:rPr>
                <w:noProof/>
                <w:webHidden/>
              </w:rPr>
              <w:fldChar w:fldCharType="end"/>
            </w:r>
          </w:hyperlink>
        </w:p>
        <w:p w14:paraId="366B6B0A" w14:textId="483493F7" w:rsidR="00032A27" w:rsidRDefault="00032A27">
          <w:pPr>
            <w:pStyle w:val="TOC2"/>
            <w:tabs>
              <w:tab w:val="right" w:leader="dot" w:pos="9350"/>
            </w:tabs>
            <w:rPr>
              <w:noProof/>
              <w:kern w:val="2"/>
              <w:lang w:eastAsia="en-US"/>
              <w14:ligatures w14:val="standardContextual"/>
            </w:rPr>
          </w:pPr>
          <w:hyperlink w:anchor="_Toc220763540" w:history="1">
            <w:r w:rsidRPr="00307807">
              <w:rPr>
                <w:rStyle w:val="Hyperlink"/>
                <w:rFonts w:ascii="Calibri" w:hAnsi="Calibri" w:cs="Calibri"/>
                <w:noProof/>
              </w:rPr>
              <w:t>14. Glossary</w:t>
            </w:r>
            <w:r>
              <w:rPr>
                <w:noProof/>
                <w:webHidden/>
              </w:rPr>
              <w:tab/>
            </w:r>
            <w:r>
              <w:rPr>
                <w:noProof/>
                <w:webHidden/>
              </w:rPr>
              <w:fldChar w:fldCharType="begin"/>
            </w:r>
            <w:r>
              <w:rPr>
                <w:noProof/>
                <w:webHidden/>
              </w:rPr>
              <w:instrText xml:space="preserve"> PAGEREF _Toc220763540 \h </w:instrText>
            </w:r>
            <w:r>
              <w:rPr>
                <w:noProof/>
                <w:webHidden/>
              </w:rPr>
            </w:r>
            <w:r>
              <w:rPr>
                <w:noProof/>
                <w:webHidden/>
              </w:rPr>
              <w:fldChar w:fldCharType="separate"/>
            </w:r>
            <w:r>
              <w:rPr>
                <w:noProof/>
                <w:webHidden/>
              </w:rPr>
              <w:t>79</w:t>
            </w:r>
            <w:r>
              <w:rPr>
                <w:noProof/>
                <w:webHidden/>
              </w:rPr>
              <w:fldChar w:fldCharType="end"/>
            </w:r>
          </w:hyperlink>
        </w:p>
        <w:p w14:paraId="51F62238" w14:textId="14494AC8" w:rsidR="00032A27" w:rsidRDefault="00032A27">
          <w:pPr>
            <w:pStyle w:val="TOC2"/>
            <w:tabs>
              <w:tab w:val="right" w:leader="dot" w:pos="9350"/>
            </w:tabs>
            <w:rPr>
              <w:noProof/>
              <w:kern w:val="2"/>
              <w:lang w:eastAsia="en-US"/>
              <w14:ligatures w14:val="standardContextual"/>
            </w:rPr>
          </w:pPr>
          <w:hyperlink w:anchor="_Toc220763541" w:history="1">
            <w:r w:rsidRPr="00307807">
              <w:rPr>
                <w:rStyle w:val="Hyperlink"/>
                <w:rFonts w:ascii="Calibri" w:hAnsi="Calibri" w:cs="Calibri"/>
                <w:noProof/>
              </w:rPr>
              <w:t>15. Appendices</w:t>
            </w:r>
            <w:r>
              <w:rPr>
                <w:noProof/>
                <w:webHidden/>
              </w:rPr>
              <w:tab/>
            </w:r>
            <w:r>
              <w:rPr>
                <w:noProof/>
                <w:webHidden/>
              </w:rPr>
              <w:fldChar w:fldCharType="begin"/>
            </w:r>
            <w:r>
              <w:rPr>
                <w:noProof/>
                <w:webHidden/>
              </w:rPr>
              <w:instrText xml:space="preserve"> PAGEREF _Toc220763541 \h </w:instrText>
            </w:r>
            <w:r>
              <w:rPr>
                <w:noProof/>
                <w:webHidden/>
              </w:rPr>
            </w:r>
            <w:r>
              <w:rPr>
                <w:noProof/>
                <w:webHidden/>
              </w:rPr>
              <w:fldChar w:fldCharType="separate"/>
            </w:r>
            <w:r>
              <w:rPr>
                <w:noProof/>
                <w:webHidden/>
              </w:rPr>
              <w:t>80</w:t>
            </w:r>
            <w:r>
              <w:rPr>
                <w:noProof/>
                <w:webHidden/>
              </w:rPr>
              <w:fldChar w:fldCharType="end"/>
            </w:r>
          </w:hyperlink>
        </w:p>
        <w:p w14:paraId="6053500C" w14:textId="6A8B9209" w:rsidR="00D732B6" w:rsidRPr="00A37C03" w:rsidRDefault="00D732B6">
          <w:pPr>
            <w:rPr>
              <w:rFonts w:ascii="Calibri" w:hAnsi="Calibri" w:cs="Calibri"/>
            </w:rPr>
          </w:pPr>
          <w:r w:rsidRPr="00A37C03">
            <w:rPr>
              <w:rFonts w:ascii="Calibri" w:hAnsi="Calibri" w:cs="Calibri"/>
              <w:b/>
              <w:bCs/>
              <w:noProof/>
            </w:rPr>
            <w:fldChar w:fldCharType="end"/>
          </w:r>
        </w:p>
      </w:sdtContent>
    </w:sdt>
    <w:p w14:paraId="136B6CC4" w14:textId="77777777" w:rsidR="00D732B6" w:rsidRDefault="00D732B6" w:rsidP="002F3F51">
      <w:pPr>
        <w:rPr>
          <w:rFonts w:ascii="Calibri" w:hAnsi="Calibri" w:cs="Calibri"/>
        </w:rPr>
      </w:pPr>
    </w:p>
    <w:p w14:paraId="17D4AAC5" w14:textId="77777777" w:rsidR="00032A27" w:rsidRDefault="00032A27" w:rsidP="002F3F51">
      <w:pPr>
        <w:rPr>
          <w:rFonts w:ascii="Calibri" w:hAnsi="Calibri" w:cs="Calibri"/>
        </w:rPr>
      </w:pPr>
    </w:p>
    <w:p w14:paraId="4C453BEF" w14:textId="77777777" w:rsidR="00032A27" w:rsidRDefault="00032A27" w:rsidP="002F3F51">
      <w:pPr>
        <w:rPr>
          <w:rFonts w:ascii="Calibri" w:hAnsi="Calibri" w:cs="Calibri"/>
        </w:rPr>
      </w:pPr>
    </w:p>
    <w:p w14:paraId="662EBC81" w14:textId="77777777" w:rsidR="00032A27" w:rsidRDefault="00032A27" w:rsidP="002F3F51">
      <w:pPr>
        <w:rPr>
          <w:rFonts w:ascii="Calibri" w:hAnsi="Calibri" w:cs="Calibri"/>
        </w:rPr>
      </w:pPr>
    </w:p>
    <w:p w14:paraId="1D7D5E5C" w14:textId="77777777" w:rsidR="00032A27" w:rsidRDefault="00032A27" w:rsidP="002F3F51">
      <w:pPr>
        <w:rPr>
          <w:rFonts w:ascii="Calibri" w:hAnsi="Calibri" w:cs="Calibri"/>
        </w:rPr>
      </w:pPr>
    </w:p>
    <w:p w14:paraId="2DB8458F" w14:textId="77777777" w:rsidR="00032A27" w:rsidRDefault="00032A27" w:rsidP="002F3F51">
      <w:pPr>
        <w:rPr>
          <w:rFonts w:ascii="Calibri" w:hAnsi="Calibri" w:cs="Calibri"/>
        </w:rPr>
      </w:pPr>
    </w:p>
    <w:p w14:paraId="7803C6E5" w14:textId="77777777" w:rsidR="00032A27" w:rsidRDefault="00032A27" w:rsidP="002F3F51">
      <w:pPr>
        <w:rPr>
          <w:rFonts w:ascii="Calibri" w:hAnsi="Calibri" w:cs="Calibri"/>
        </w:rPr>
      </w:pPr>
    </w:p>
    <w:p w14:paraId="4581C366" w14:textId="77777777" w:rsidR="00032A27" w:rsidRDefault="00032A27" w:rsidP="002F3F51">
      <w:pPr>
        <w:rPr>
          <w:rFonts w:ascii="Calibri" w:hAnsi="Calibri" w:cs="Calibri"/>
        </w:rPr>
      </w:pPr>
    </w:p>
    <w:p w14:paraId="6DAF9DB2" w14:textId="77777777" w:rsidR="00032A27" w:rsidRDefault="00032A27" w:rsidP="002F3F51">
      <w:pPr>
        <w:rPr>
          <w:rFonts w:ascii="Calibri" w:hAnsi="Calibri" w:cs="Calibri"/>
        </w:rPr>
      </w:pPr>
    </w:p>
    <w:p w14:paraId="69ECC7CF" w14:textId="77777777" w:rsidR="00032A27" w:rsidRDefault="00032A27" w:rsidP="002F3F51">
      <w:pPr>
        <w:rPr>
          <w:rFonts w:ascii="Calibri" w:hAnsi="Calibri" w:cs="Calibri"/>
        </w:rPr>
      </w:pPr>
    </w:p>
    <w:p w14:paraId="55777B24" w14:textId="77777777" w:rsidR="00032A27" w:rsidRDefault="00032A27" w:rsidP="002F3F51">
      <w:pPr>
        <w:rPr>
          <w:rFonts w:ascii="Calibri" w:hAnsi="Calibri" w:cs="Calibri"/>
        </w:rPr>
      </w:pPr>
    </w:p>
    <w:p w14:paraId="2D516300" w14:textId="77777777" w:rsidR="00D732B6" w:rsidRDefault="00D732B6" w:rsidP="002F3F51">
      <w:pPr>
        <w:rPr>
          <w:rFonts w:ascii="Calibri" w:hAnsi="Calibri" w:cs="Calibri"/>
        </w:rPr>
      </w:pPr>
    </w:p>
    <w:p w14:paraId="0D64D419" w14:textId="77777777" w:rsidR="00D732B6" w:rsidRDefault="00D732B6" w:rsidP="002F3F51">
      <w:pPr>
        <w:rPr>
          <w:rFonts w:ascii="Calibri" w:hAnsi="Calibri" w:cs="Calibri"/>
        </w:rPr>
      </w:pPr>
    </w:p>
    <w:p w14:paraId="676F7A24" w14:textId="77777777" w:rsidR="00D732B6" w:rsidRDefault="00D732B6" w:rsidP="002F3F51">
      <w:pPr>
        <w:rPr>
          <w:rFonts w:ascii="Calibri" w:hAnsi="Calibri" w:cs="Calibri"/>
        </w:rPr>
      </w:pPr>
    </w:p>
    <w:p w14:paraId="5D6AF961" w14:textId="77777777" w:rsidR="00D732B6" w:rsidRDefault="00D732B6" w:rsidP="002F3F51">
      <w:pPr>
        <w:rPr>
          <w:rFonts w:ascii="Calibri" w:hAnsi="Calibri" w:cs="Calibri"/>
        </w:rPr>
      </w:pPr>
    </w:p>
    <w:p w14:paraId="78E7C2ED" w14:textId="77777777" w:rsidR="002F3F51" w:rsidRPr="00ED57A2" w:rsidRDefault="002F3F51" w:rsidP="00B553F1">
      <w:pPr>
        <w:pStyle w:val="Heading2"/>
        <w:rPr>
          <w:rFonts w:ascii="Calibri" w:hAnsi="Calibri" w:cs="Calibri"/>
        </w:rPr>
      </w:pPr>
      <w:bookmarkStart w:id="0" w:name="_Toc220763475"/>
      <w:r w:rsidRPr="00ED57A2">
        <w:rPr>
          <w:rFonts w:ascii="Calibri" w:hAnsi="Calibri" w:cs="Calibri"/>
        </w:rPr>
        <w:t>1. Executive Summary</w:t>
      </w:r>
      <w:bookmarkEnd w:id="0"/>
    </w:p>
    <w:p w14:paraId="6E2DF5E8" w14:textId="77777777" w:rsidR="002F3F51" w:rsidRPr="00ED57A2" w:rsidRDefault="002F3F51" w:rsidP="00B553F1">
      <w:pPr>
        <w:pStyle w:val="Heading3"/>
        <w:rPr>
          <w:rFonts w:ascii="Calibri" w:hAnsi="Calibri" w:cs="Calibri"/>
        </w:rPr>
      </w:pPr>
      <w:bookmarkStart w:id="1" w:name="_Toc220763476"/>
      <w:r w:rsidRPr="00ED57A2">
        <w:rPr>
          <w:rFonts w:ascii="Calibri" w:hAnsi="Calibri" w:cs="Calibri"/>
        </w:rPr>
        <w:t>1.1 Project Overview</w:t>
      </w:r>
      <w:bookmarkEnd w:id="1"/>
    </w:p>
    <w:p w14:paraId="743FB033" w14:textId="74229888" w:rsidR="002F3F51" w:rsidRPr="002F3F51" w:rsidRDefault="002F3F51" w:rsidP="002F3F51">
      <w:pPr>
        <w:rPr>
          <w:rFonts w:ascii="Calibri" w:hAnsi="Calibri" w:cs="Calibri"/>
        </w:rPr>
      </w:pPr>
      <w:r w:rsidRPr="2A07374C">
        <w:rPr>
          <w:rFonts w:ascii="Calibri" w:hAnsi="Calibri" w:cs="Calibri"/>
        </w:rPr>
        <w:t xml:space="preserve">This project aims to automate the payroll file processing pipeline at </w:t>
      </w:r>
      <w:r w:rsidR="00D732B6" w:rsidRPr="2A07374C">
        <w:rPr>
          <w:rFonts w:ascii="Calibri" w:hAnsi="Calibri" w:cs="Calibri"/>
        </w:rPr>
        <w:t xml:space="preserve">Ameritas </w:t>
      </w:r>
      <w:r w:rsidRPr="2A07374C">
        <w:rPr>
          <w:rFonts w:ascii="Calibri" w:hAnsi="Calibri" w:cs="Calibri"/>
        </w:rPr>
        <w:t>Retirement</w:t>
      </w:r>
      <w:r w:rsidR="00D732B6" w:rsidRPr="2A07374C">
        <w:rPr>
          <w:rFonts w:ascii="Calibri" w:hAnsi="Calibri" w:cs="Calibri"/>
        </w:rPr>
        <w:t xml:space="preserve"> Plan</w:t>
      </w:r>
      <w:r w:rsidRPr="2A07374C">
        <w:rPr>
          <w:rFonts w:ascii="Calibri" w:hAnsi="Calibri" w:cs="Calibri"/>
        </w:rPr>
        <w:t xml:space="preserve"> Services, transitioning from a predominantly manual process (60% manual, 40% Blue Prism</w:t>
      </w:r>
      <w:r w:rsidR="31686BA5" w:rsidRPr="2A07374C">
        <w:rPr>
          <w:rFonts w:ascii="Calibri" w:hAnsi="Calibri" w:cs="Calibri"/>
        </w:rPr>
        <w:t xml:space="preserve"> to</w:t>
      </w:r>
      <w:r w:rsidRPr="2A07374C">
        <w:rPr>
          <w:rFonts w:ascii="Calibri" w:hAnsi="Calibri" w:cs="Calibri"/>
        </w:rPr>
        <w:t xml:space="preserve"> RPA) to an AI-powered, event-driven system capable of handling diverse vendor formats with minimal human intervention.</w:t>
      </w:r>
    </w:p>
    <w:p w14:paraId="4A579C86" w14:textId="77777777" w:rsidR="002F3F51" w:rsidRPr="00ED57A2" w:rsidRDefault="002F3F51" w:rsidP="00B553F1">
      <w:pPr>
        <w:pStyle w:val="Heading3"/>
        <w:rPr>
          <w:rFonts w:ascii="Calibri" w:hAnsi="Calibri" w:cs="Calibri"/>
        </w:rPr>
      </w:pPr>
      <w:bookmarkStart w:id="2" w:name="_Toc220763477"/>
      <w:r w:rsidRPr="00ED57A2">
        <w:rPr>
          <w:rFonts w:ascii="Calibri" w:hAnsi="Calibri" w:cs="Calibri"/>
        </w:rPr>
        <w:t>1.2 Business Drivers</w:t>
      </w:r>
      <w:bookmarkEnd w:id="2"/>
    </w:p>
    <w:p w14:paraId="1E1C8E3C" w14:textId="77777777" w:rsidR="002F3F51" w:rsidRPr="002F3F51" w:rsidRDefault="002F3F51" w:rsidP="00D732B6">
      <w:pPr>
        <w:numPr>
          <w:ilvl w:val="0"/>
          <w:numId w:val="1"/>
        </w:numPr>
        <w:rPr>
          <w:rFonts w:ascii="Calibri" w:hAnsi="Calibri" w:cs="Calibri"/>
        </w:rPr>
      </w:pPr>
      <w:r w:rsidRPr="002F3F51">
        <w:rPr>
          <w:rFonts w:ascii="Calibri" w:hAnsi="Calibri" w:cs="Calibri"/>
          <w:b/>
          <w:bCs/>
        </w:rPr>
        <w:t>Scale Challenge:</w:t>
      </w:r>
      <w:r w:rsidRPr="002F3F51">
        <w:rPr>
          <w:rFonts w:ascii="Calibri" w:hAnsi="Calibri" w:cs="Calibri"/>
        </w:rPr>
        <w:t xml:space="preserve"> Processing payroll files from 60+ vendors, each with unique formats</w:t>
      </w:r>
    </w:p>
    <w:p w14:paraId="48894733" w14:textId="77777777" w:rsidR="002F3F51" w:rsidRPr="002F3F51" w:rsidRDefault="002F3F51" w:rsidP="00D732B6">
      <w:pPr>
        <w:numPr>
          <w:ilvl w:val="0"/>
          <w:numId w:val="1"/>
        </w:numPr>
        <w:rPr>
          <w:rFonts w:ascii="Calibri" w:hAnsi="Calibri" w:cs="Calibri"/>
        </w:rPr>
      </w:pPr>
      <w:r w:rsidRPr="002F3F51">
        <w:rPr>
          <w:rFonts w:ascii="Calibri" w:hAnsi="Calibri" w:cs="Calibri"/>
          <w:b/>
          <w:bCs/>
        </w:rPr>
        <w:t>Volume:</w:t>
      </w:r>
      <w:r w:rsidRPr="002F3F51">
        <w:rPr>
          <w:rFonts w:ascii="Calibri" w:hAnsi="Calibri" w:cs="Calibri"/>
        </w:rPr>
        <w:t xml:space="preserve"> 50-200 files per day depending on season and pay cycles</w:t>
      </w:r>
    </w:p>
    <w:p w14:paraId="557D3A3B" w14:textId="77777777" w:rsidR="002F3F51" w:rsidRPr="002F3F51" w:rsidRDefault="002F3F51" w:rsidP="00D732B6">
      <w:pPr>
        <w:numPr>
          <w:ilvl w:val="0"/>
          <w:numId w:val="1"/>
        </w:numPr>
        <w:rPr>
          <w:rFonts w:ascii="Calibri" w:hAnsi="Calibri" w:cs="Calibri"/>
        </w:rPr>
      </w:pPr>
      <w:r w:rsidRPr="002F3F51">
        <w:rPr>
          <w:rFonts w:ascii="Calibri" w:hAnsi="Calibri" w:cs="Calibri"/>
          <w:b/>
          <w:bCs/>
        </w:rPr>
        <w:t>Time Pressure:</w:t>
      </w:r>
      <w:r w:rsidRPr="002F3F51">
        <w:rPr>
          <w:rFonts w:ascii="Calibri" w:hAnsi="Calibri" w:cs="Calibri"/>
        </w:rPr>
        <w:t xml:space="preserve"> 2-4 hours spent daily on SFTP folder navigation alone</w:t>
      </w:r>
    </w:p>
    <w:p w14:paraId="402FC6F2" w14:textId="77777777" w:rsidR="002F3F51" w:rsidRPr="002F3F51" w:rsidRDefault="002F3F51" w:rsidP="00D732B6">
      <w:pPr>
        <w:numPr>
          <w:ilvl w:val="0"/>
          <w:numId w:val="1"/>
        </w:numPr>
        <w:rPr>
          <w:rFonts w:ascii="Calibri" w:hAnsi="Calibri" w:cs="Calibri"/>
        </w:rPr>
      </w:pPr>
      <w:r w:rsidRPr="002F3F51">
        <w:rPr>
          <w:rFonts w:ascii="Calibri" w:hAnsi="Calibri" w:cs="Calibri"/>
          <w:b/>
          <w:bCs/>
        </w:rPr>
        <w:t>Error Risk:</w:t>
      </w:r>
      <w:r w:rsidRPr="002F3F51">
        <w:rPr>
          <w:rFonts w:ascii="Calibri" w:hAnsi="Calibri" w:cs="Calibri"/>
        </w:rPr>
        <w:t xml:space="preserve"> Manual processes prone to errors; current issues with unresolved "Capricorn" suspense accounts</w:t>
      </w:r>
    </w:p>
    <w:p w14:paraId="03EFFFC5" w14:textId="77777777" w:rsidR="002F3F51" w:rsidRPr="002F3F51" w:rsidRDefault="002F3F51" w:rsidP="00D732B6">
      <w:pPr>
        <w:numPr>
          <w:ilvl w:val="0"/>
          <w:numId w:val="1"/>
        </w:numPr>
        <w:rPr>
          <w:rFonts w:ascii="Calibri" w:hAnsi="Calibri" w:cs="Calibri"/>
        </w:rPr>
      </w:pPr>
      <w:r w:rsidRPr="002F3F51">
        <w:rPr>
          <w:rFonts w:ascii="Calibri" w:hAnsi="Calibri" w:cs="Calibri"/>
          <w:b/>
          <w:bCs/>
        </w:rPr>
        <w:t>Cost Reduction:</w:t>
      </w:r>
      <w:r w:rsidRPr="002F3F51">
        <w:rPr>
          <w:rFonts w:ascii="Calibri" w:hAnsi="Calibri" w:cs="Calibri"/>
        </w:rPr>
        <w:t xml:space="preserve"> Elimination of Blue Prism license costs (expiring)</w:t>
      </w:r>
    </w:p>
    <w:p w14:paraId="2933D17B" w14:textId="77777777" w:rsidR="002F3F51" w:rsidRPr="00ED57A2" w:rsidRDefault="002F3F51" w:rsidP="00D732B6">
      <w:pPr>
        <w:numPr>
          <w:ilvl w:val="0"/>
          <w:numId w:val="1"/>
        </w:numPr>
        <w:rPr>
          <w:rFonts w:ascii="Calibri" w:hAnsi="Calibri" w:cs="Calibri"/>
        </w:rPr>
      </w:pPr>
      <w:r w:rsidRPr="002F3F51">
        <w:rPr>
          <w:rFonts w:ascii="Calibri" w:hAnsi="Calibri" w:cs="Calibri"/>
          <w:b/>
          <w:bCs/>
        </w:rPr>
        <w:t>Compliance:</w:t>
      </w:r>
      <w:r w:rsidRPr="002F3F51">
        <w:rPr>
          <w:rFonts w:ascii="Calibri" w:hAnsi="Calibri" w:cs="Calibri"/>
        </w:rPr>
        <w:t xml:space="preserve"> ACH processing must meet custodian deadlines (3pm EST for Matrix/Mid Atlantic, 6pm EST for Schwab)</w:t>
      </w:r>
    </w:p>
    <w:p w14:paraId="3723AD18" w14:textId="77777777" w:rsidR="002F3F51" w:rsidRPr="002F3F51" w:rsidRDefault="002F3F51" w:rsidP="002F3F51">
      <w:pPr>
        <w:rPr>
          <w:rFonts w:ascii="Calibri" w:hAnsi="Calibri" w:cs="Calibri"/>
        </w:rPr>
      </w:pPr>
    </w:p>
    <w:p w14:paraId="43F815E7" w14:textId="77777777" w:rsidR="002F3F51" w:rsidRPr="00ED57A2" w:rsidRDefault="002F3F51" w:rsidP="00B553F1">
      <w:pPr>
        <w:pStyle w:val="Heading3"/>
        <w:rPr>
          <w:rFonts w:ascii="Calibri" w:hAnsi="Calibri" w:cs="Calibri"/>
        </w:rPr>
      </w:pPr>
      <w:bookmarkStart w:id="3" w:name="_Toc220763478"/>
      <w:r w:rsidRPr="00ED57A2">
        <w:rPr>
          <w:rFonts w:ascii="Calibri" w:hAnsi="Calibri" w:cs="Calibri"/>
        </w:rPr>
        <w:t>1.3 Success Metrics</w:t>
      </w:r>
      <w:bookmarkEnd w:id="3"/>
    </w:p>
    <w:tbl>
      <w:tblPr>
        <w:tblStyle w:val="TableGridLight"/>
        <w:tblW w:w="0" w:type="auto"/>
        <w:tblInd w:w="607" w:type="dxa"/>
        <w:tblLook w:val="04A0" w:firstRow="1" w:lastRow="0" w:firstColumn="1" w:lastColumn="0" w:noHBand="0" w:noVBand="1"/>
      </w:tblPr>
      <w:tblGrid>
        <w:gridCol w:w="3385"/>
        <w:gridCol w:w="1549"/>
        <w:gridCol w:w="3094"/>
      </w:tblGrid>
      <w:tr w:rsidR="002F3F51" w:rsidRPr="002F3F51" w14:paraId="121DE562" w14:textId="77777777" w:rsidTr="00FC2D9A">
        <w:tc>
          <w:tcPr>
            <w:tcW w:w="0" w:type="auto"/>
            <w:hideMark/>
          </w:tcPr>
          <w:p w14:paraId="1F6D1DE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Metric</w:t>
            </w:r>
          </w:p>
        </w:tc>
        <w:tc>
          <w:tcPr>
            <w:tcW w:w="0" w:type="auto"/>
            <w:hideMark/>
          </w:tcPr>
          <w:p w14:paraId="3821F33A"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Current State</w:t>
            </w:r>
          </w:p>
        </w:tc>
        <w:tc>
          <w:tcPr>
            <w:tcW w:w="3094" w:type="dxa"/>
            <w:hideMark/>
          </w:tcPr>
          <w:p w14:paraId="097CC1A7"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Target State</w:t>
            </w:r>
          </w:p>
        </w:tc>
      </w:tr>
      <w:tr w:rsidR="002F3F51" w:rsidRPr="002F3F51" w14:paraId="46C0AF04" w14:textId="77777777" w:rsidTr="00FC2D9A">
        <w:tc>
          <w:tcPr>
            <w:tcW w:w="0" w:type="auto"/>
            <w:hideMark/>
          </w:tcPr>
          <w:p w14:paraId="1FF59F8B" w14:textId="77777777" w:rsidR="002F3F51" w:rsidRPr="002F3F51" w:rsidRDefault="002F3F51" w:rsidP="002F3F51">
            <w:pPr>
              <w:spacing w:after="160" w:line="279" w:lineRule="auto"/>
              <w:rPr>
                <w:rFonts w:ascii="Calibri" w:hAnsi="Calibri" w:cs="Calibri"/>
              </w:rPr>
            </w:pPr>
            <w:r w:rsidRPr="002F3F51">
              <w:rPr>
                <w:rFonts w:ascii="Calibri" w:hAnsi="Calibri" w:cs="Calibri"/>
              </w:rPr>
              <w:t>Vendor Onboarding Time</w:t>
            </w:r>
          </w:p>
        </w:tc>
        <w:tc>
          <w:tcPr>
            <w:tcW w:w="0" w:type="auto"/>
            <w:hideMark/>
          </w:tcPr>
          <w:p w14:paraId="2CF66127" w14:textId="77777777" w:rsidR="002F3F51" w:rsidRPr="002F3F51" w:rsidRDefault="002F3F51" w:rsidP="002F3F51">
            <w:pPr>
              <w:spacing w:after="160" w:line="279" w:lineRule="auto"/>
              <w:rPr>
                <w:rFonts w:ascii="Calibri" w:hAnsi="Calibri" w:cs="Calibri"/>
              </w:rPr>
            </w:pPr>
            <w:r w:rsidRPr="002F3F51">
              <w:rPr>
                <w:rFonts w:ascii="Calibri" w:hAnsi="Calibri" w:cs="Calibri"/>
              </w:rPr>
              <w:t>2-4 weeks</w:t>
            </w:r>
          </w:p>
        </w:tc>
        <w:tc>
          <w:tcPr>
            <w:tcW w:w="3094" w:type="dxa"/>
            <w:hideMark/>
          </w:tcPr>
          <w:p w14:paraId="02F9DDDA" w14:textId="77777777" w:rsidR="002F3F51" w:rsidRPr="002F3F51" w:rsidRDefault="002F3F51" w:rsidP="002F3F51">
            <w:pPr>
              <w:spacing w:after="160" w:line="279" w:lineRule="auto"/>
              <w:rPr>
                <w:rFonts w:ascii="Calibri" w:hAnsi="Calibri" w:cs="Calibri"/>
              </w:rPr>
            </w:pPr>
            <w:r w:rsidRPr="002F3F51">
              <w:rPr>
                <w:rFonts w:ascii="Calibri" w:hAnsi="Calibri" w:cs="Calibri"/>
              </w:rPr>
              <w:t>Hours</w:t>
            </w:r>
          </w:p>
        </w:tc>
      </w:tr>
      <w:tr w:rsidR="002F3F51" w:rsidRPr="002F3F51" w14:paraId="1A96D4B8" w14:textId="77777777" w:rsidTr="00FC2D9A">
        <w:tc>
          <w:tcPr>
            <w:tcW w:w="0" w:type="auto"/>
            <w:hideMark/>
          </w:tcPr>
          <w:p w14:paraId="6906F67C" w14:textId="77777777" w:rsidR="002F3F51" w:rsidRPr="002F3F51" w:rsidRDefault="002F3F51" w:rsidP="002F3F51">
            <w:pPr>
              <w:spacing w:after="160" w:line="279" w:lineRule="auto"/>
              <w:rPr>
                <w:rFonts w:ascii="Calibri" w:hAnsi="Calibri" w:cs="Calibri"/>
              </w:rPr>
            </w:pPr>
            <w:r w:rsidRPr="002F3F51">
              <w:rPr>
                <w:rFonts w:ascii="Calibri" w:hAnsi="Calibri" w:cs="Calibri"/>
              </w:rPr>
              <w:t>Manual Processing Rate</w:t>
            </w:r>
          </w:p>
        </w:tc>
        <w:tc>
          <w:tcPr>
            <w:tcW w:w="0" w:type="auto"/>
            <w:hideMark/>
          </w:tcPr>
          <w:p w14:paraId="4B2ACF35" w14:textId="77777777" w:rsidR="002F3F51" w:rsidRPr="002F3F51" w:rsidRDefault="002F3F51" w:rsidP="002F3F51">
            <w:pPr>
              <w:spacing w:after="160" w:line="279" w:lineRule="auto"/>
              <w:rPr>
                <w:rFonts w:ascii="Calibri" w:hAnsi="Calibri" w:cs="Calibri"/>
              </w:rPr>
            </w:pPr>
            <w:r w:rsidRPr="002F3F51">
              <w:rPr>
                <w:rFonts w:ascii="Calibri" w:hAnsi="Calibri" w:cs="Calibri"/>
              </w:rPr>
              <w:t>60%</w:t>
            </w:r>
          </w:p>
        </w:tc>
        <w:tc>
          <w:tcPr>
            <w:tcW w:w="3094" w:type="dxa"/>
            <w:hideMark/>
          </w:tcPr>
          <w:p w14:paraId="445C0E21" w14:textId="77777777" w:rsidR="002F3F51" w:rsidRPr="002F3F51" w:rsidRDefault="002F3F51" w:rsidP="002F3F51">
            <w:pPr>
              <w:spacing w:after="160" w:line="279" w:lineRule="auto"/>
              <w:rPr>
                <w:rFonts w:ascii="Calibri" w:hAnsi="Calibri" w:cs="Calibri"/>
              </w:rPr>
            </w:pPr>
            <w:r w:rsidRPr="002F3F51">
              <w:rPr>
                <w:rFonts w:ascii="Calibri" w:hAnsi="Calibri" w:cs="Calibri"/>
              </w:rPr>
              <w:t>10-20%</w:t>
            </w:r>
          </w:p>
        </w:tc>
      </w:tr>
      <w:tr w:rsidR="002F3F51" w:rsidRPr="002F3F51" w14:paraId="06EBBF35" w14:textId="77777777" w:rsidTr="00FC2D9A">
        <w:tc>
          <w:tcPr>
            <w:tcW w:w="0" w:type="auto"/>
            <w:hideMark/>
          </w:tcPr>
          <w:p w14:paraId="276B4A52" w14:textId="77777777" w:rsidR="002F3F51" w:rsidRPr="002F3F51" w:rsidRDefault="002F3F51" w:rsidP="002F3F51">
            <w:pPr>
              <w:spacing w:after="160" w:line="279" w:lineRule="auto"/>
              <w:rPr>
                <w:rFonts w:ascii="Calibri" w:hAnsi="Calibri" w:cs="Calibri"/>
              </w:rPr>
            </w:pPr>
            <w:r w:rsidRPr="002F3F51">
              <w:rPr>
                <w:rFonts w:ascii="Calibri" w:hAnsi="Calibri" w:cs="Calibri"/>
              </w:rPr>
              <w:t>File Processing Throughput</w:t>
            </w:r>
          </w:p>
        </w:tc>
        <w:tc>
          <w:tcPr>
            <w:tcW w:w="0" w:type="auto"/>
            <w:hideMark/>
          </w:tcPr>
          <w:p w14:paraId="5A0EFD76" w14:textId="77777777" w:rsidR="002F3F51" w:rsidRPr="002F3F51" w:rsidRDefault="002F3F51" w:rsidP="002F3F51">
            <w:pPr>
              <w:spacing w:after="160" w:line="279" w:lineRule="auto"/>
              <w:rPr>
                <w:rFonts w:ascii="Calibri" w:hAnsi="Calibri" w:cs="Calibri"/>
              </w:rPr>
            </w:pPr>
            <w:r w:rsidRPr="002F3F51">
              <w:rPr>
                <w:rFonts w:ascii="Calibri" w:hAnsi="Calibri" w:cs="Calibri"/>
              </w:rPr>
              <w:t>Variable</w:t>
            </w:r>
          </w:p>
        </w:tc>
        <w:tc>
          <w:tcPr>
            <w:tcW w:w="3094" w:type="dxa"/>
            <w:hideMark/>
          </w:tcPr>
          <w:p w14:paraId="0C1E7143" w14:textId="77777777" w:rsidR="002F3F51" w:rsidRPr="002F3F51" w:rsidRDefault="002F3F51" w:rsidP="002F3F51">
            <w:pPr>
              <w:spacing w:after="160" w:line="279" w:lineRule="auto"/>
              <w:rPr>
                <w:rFonts w:ascii="Calibri" w:hAnsi="Calibri" w:cs="Calibri"/>
              </w:rPr>
            </w:pPr>
            <w:r w:rsidRPr="002F3F51">
              <w:rPr>
                <w:rFonts w:ascii="Calibri" w:hAnsi="Calibri" w:cs="Calibri"/>
              </w:rPr>
              <w:t>10K+ files/hour</w:t>
            </w:r>
          </w:p>
        </w:tc>
      </w:tr>
      <w:tr w:rsidR="002F3F51" w:rsidRPr="002F3F51" w14:paraId="7CAC9434" w14:textId="77777777" w:rsidTr="00FC2D9A">
        <w:tc>
          <w:tcPr>
            <w:tcW w:w="0" w:type="auto"/>
            <w:hideMark/>
          </w:tcPr>
          <w:p w14:paraId="1D12F9A5" w14:textId="77777777" w:rsidR="002F3F51" w:rsidRPr="002F3F51" w:rsidRDefault="002F3F51" w:rsidP="002F3F51">
            <w:pPr>
              <w:spacing w:after="160" w:line="279" w:lineRule="auto"/>
              <w:rPr>
                <w:rFonts w:ascii="Calibri" w:hAnsi="Calibri" w:cs="Calibri"/>
              </w:rPr>
            </w:pPr>
            <w:r w:rsidRPr="002F3F51">
              <w:rPr>
                <w:rFonts w:ascii="Calibri" w:hAnsi="Calibri" w:cs="Calibri"/>
              </w:rPr>
              <w:t>Error Resolution Time</w:t>
            </w:r>
          </w:p>
        </w:tc>
        <w:tc>
          <w:tcPr>
            <w:tcW w:w="0" w:type="auto"/>
            <w:hideMark/>
          </w:tcPr>
          <w:p w14:paraId="7BFFFAEA" w14:textId="77777777" w:rsidR="002F3F51" w:rsidRPr="002F3F51" w:rsidRDefault="002F3F51" w:rsidP="002F3F51">
            <w:pPr>
              <w:spacing w:after="160" w:line="279" w:lineRule="auto"/>
              <w:rPr>
                <w:rFonts w:ascii="Calibri" w:hAnsi="Calibri" w:cs="Calibri"/>
              </w:rPr>
            </w:pPr>
            <w:r w:rsidRPr="002F3F51">
              <w:rPr>
                <w:rFonts w:ascii="Calibri" w:hAnsi="Calibri" w:cs="Calibri"/>
              </w:rPr>
              <w:t>Days-Weeks</w:t>
            </w:r>
          </w:p>
        </w:tc>
        <w:tc>
          <w:tcPr>
            <w:tcW w:w="3094" w:type="dxa"/>
            <w:hideMark/>
          </w:tcPr>
          <w:p w14:paraId="2649EA41" w14:textId="77777777" w:rsidR="002F3F51" w:rsidRPr="002F3F51" w:rsidRDefault="002F3F51" w:rsidP="002F3F51">
            <w:pPr>
              <w:spacing w:after="160" w:line="279" w:lineRule="auto"/>
              <w:rPr>
                <w:rFonts w:ascii="Calibri" w:hAnsi="Calibri" w:cs="Calibri"/>
              </w:rPr>
            </w:pPr>
            <w:r w:rsidRPr="002F3F51">
              <w:rPr>
                <w:rFonts w:ascii="Calibri" w:hAnsi="Calibri" w:cs="Calibri"/>
              </w:rPr>
              <w:t>Hours</w:t>
            </w:r>
          </w:p>
        </w:tc>
      </w:tr>
      <w:tr w:rsidR="002F3F51" w:rsidRPr="002F3F51" w14:paraId="53805E92" w14:textId="77777777" w:rsidTr="00FC2D9A">
        <w:tc>
          <w:tcPr>
            <w:tcW w:w="0" w:type="auto"/>
            <w:hideMark/>
          </w:tcPr>
          <w:p w14:paraId="03BE91DF" w14:textId="77777777" w:rsidR="002F3F51" w:rsidRPr="002F3F51" w:rsidRDefault="002F3F51" w:rsidP="002F3F51">
            <w:pPr>
              <w:spacing w:after="160" w:line="279" w:lineRule="auto"/>
              <w:rPr>
                <w:rFonts w:ascii="Calibri" w:hAnsi="Calibri" w:cs="Calibri"/>
              </w:rPr>
            </w:pPr>
            <w:r w:rsidRPr="002F3F51">
              <w:rPr>
                <w:rFonts w:ascii="Calibri" w:hAnsi="Calibri" w:cs="Calibri"/>
              </w:rPr>
              <w:t>Suspense Account Accumulation</w:t>
            </w:r>
          </w:p>
        </w:tc>
        <w:tc>
          <w:tcPr>
            <w:tcW w:w="0" w:type="auto"/>
            <w:hideMark/>
          </w:tcPr>
          <w:p w14:paraId="40EEB89B"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c>
          <w:tcPr>
            <w:tcW w:w="3094" w:type="dxa"/>
            <w:hideMark/>
          </w:tcPr>
          <w:p w14:paraId="212CECAD" w14:textId="77777777" w:rsidR="002F3F51" w:rsidRPr="002F3F51" w:rsidRDefault="002F3F51" w:rsidP="002F3F51">
            <w:pPr>
              <w:spacing w:after="160" w:line="279" w:lineRule="auto"/>
              <w:rPr>
                <w:rFonts w:ascii="Calibri" w:hAnsi="Calibri" w:cs="Calibri"/>
              </w:rPr>
            </w:pPr>
            <w:r w:rsidRPr="002F3F51">
              <w:rPr>
                <w:rFonts w:ascii="Calibri" w:hAnsi="Calibri" w:cs="Calibri"/>
              </w:rPr>
              <w:t>Minimal</w:t>
            </w:r>
          </w:p>
        </w:tc>
      </w:tr>
    </w:tbl>
    <w:p w14:paraId="7EB8E9F1" w14:textId="449A2AAE" w:rsidR="002F3F51" w:rsidRPr="002F3F51" w:rsidRDefault="002F3F51" w:rsidP="002F3F51">
      <w:pPr>
        <w:rPr>
          <w:rFonts w:ascii="Calibri" w:hAnsi="Calibri" w:cs="Calibri"/>
        </w:rPr>
      </w:pPr>
    </w:p>
    <w:p w14:paraId="16F3B9C4" w14:textId="77777777" w:rsidR="002F3F51" w:rsidRPr="00ED57A2" w:rsidRDefault="002F3F51" w:rsidP="00B553F1">
      <w:pPr>
        <w:pStyle w:val="Heading2"/>
        <w:rPr>
          <w:rFonts w:ascii="Calibri" w:hAnsi="Calibri" w:cs="Calibri"/>
        </w:rPr>
      </w:pPr>
      <w:bookmarkStart w:id="4" w:name="_Toc220763479"/>
      <w:r w:rsidRPr="00ED57A2">
        <w:rPr>
          <w:rFonts w:ascii="Calibri" w:hAnsi="Calibri" w:cs="Calibri"/>
        </w:rPr>
        <w:lastRenderedPageBreak/>
        <w:t>2. Current State Analysis</w:t>
      </w:r>
      <w:bookmarkEnd w:id="4"/>
    </w:p>
    <w:p w14:paraId="1F2A4762" w14:textId="77777777" w:rsidR="002F3F51" w:rsidRPr="00ED57A2" w:rsidRDefault="002F3F51" w:rsidP="00B553F1">
      <w:pPr>
        <w:pStyle w:val="Heading3"/>
        <w:rPr>
          <w:rFonts w:ascii="Calibri" w:hAnsi="Calibri" w:cs="Calibri"/>
        </w:rPr>
      </w:pPr>
      <w:bookmarkStart w:id="5" w:name="_Toc220763480"/>
      <w:r w:rsidRPr="00ED57A2">
        <w:rPr>
          <w:rFonts w:ascii="Calibri" w:hAnsi="Calibri" w:cs="Calibri"/>
        </w:rPr>
        <w:t>2.1 File Intake Channels</w:t>
      </w:r>
      <w:bookmarkEnd w:id="5"/>
    </w:p>
    <w:p w14:paraId="34013067" w14:textId="77777777" w:rsidR="002F3F51" w:rsidRPr="00ED57A2" w:rsidRDefault="002F3F51" w:rsidP="00B553F1">
      <w:pPr>
        <w:pStyle w:val="Heading4"/>
        <w:rPr>
          <w:rFonts w:ascii="Calibri" w:hAnsi="Calibri" w:cs="Calibri"/>
        </w:rPr>
      </w:pPr>
      <w:r w:rsidRPr="00ED57A2">
        <w:rPr>
          <w:rFonts w:ascii="Calibri" w:hAnsi="Calibri" w:cs="Calibri"/>
        </w:rPr>
        <w:t>2.1.1 SFTP (Primary - 70-75% of files)</w:t>
      </w:r>
    </w:p>
    <w:p w14:paraId="2CAAA2EE" w14:textId="77777777" w:rsidR="002F3F51" w:rsidRPr="002F3F51" w:rsidRDefault="002F3F51" w:rsidP="00D732B6">
      <w:pPr>
        <w:numPr>
          <w:ilvl w:val="0"/>
          <w:numId w:val="2"/>
        </w:numPr>
        <w:rPr>
          <w:rFonts w:ascii="Calibri" w:hAnsi="Calibri" w:cs="Calibri"/>
        </w:rPr>
      </w:pPr>
      <w:r w:rsidRPr="002F3F51">
        <w:rPr>
          <w:rFonts w:ascii="Calibri" w:hAnsi="Calibri" w:cs="Calibri"/>
        </w:rPr>
        <w:t>Files arrive via secure FTP</w:t>
      </w:r>
    </w:p>
    <w:p w14:paraId="29395130" w14:textId="77777777" w:rsidR="002F3F51" w:rsidRPr="002F3F51" w:rsidRDefault="002F3F51" w:rsidP="00D732B6">
      <w:pPr>
        <w:numPr>
          <w:ilvl w:val="0"/>
          <w:numId w:val="2"/>
        </w:numPr>
        <w:rPr>
          <w:rFonts w:ascii="Calibri" w:hAnsi="Calibri" w:cs="Calibri"/>
        </w:rPr>
      </w:pPr>
      <w:r w:rsidRPr="002F3F51">
        <w:rPr>
          <w:rFonts w:ascii="Calibri" w:hAnsi="Calibri" w:cs="Calibri"/>
        </w:rPr>
        <w:t>Multiple vendors upload to designated folders</w:t>
      </w:r>
    </w:p>
    <w:p w14:paraId="16EC7848" w14:textId="77777777" w:rsidR="002F3F51" w:rsidRPr="002F3F51" w:rsidRDefault="002F3F51" w:rsidP="00D732B6">
      <w:pPr>
        <w:numPr>
          <w:ilvl w:val="0"/>
          <w:numId w:val="2"/>
        </w:numPr>
        <w:rPr>
          <w:rFonts w:ascii="Calibri" w:hAnsi="Calibri" w:cs="Calibri"/>
        </w:rPr>
      </w:pPr>
      <w:r w:rsidRPr="002F3F51">
        <w:rPr>
          <w:rFonts w:ascii="Calibri" w:hAnsi="Calibri" w:cs="Calibri"/>
        </w:rPr>
        <w:t>Folder structure: CAPITALOperations &gt; PayrollProcessing &gt; STATA &gt; [Year] &gt; [ClientID] &gt; [PayFrequency] &gt; [DateFolder]</w:t>
      </w:r>
    </w:p>
    <w:p w14:paraId="08CF0D78" w14:textId="77777777" w:rsidR="002F3F51" w:rsidRPr="002F3F51" w:rsidRDefault="002F3F51" w:rsidP="00D732B6">
      <w:pPr>
        <w:numPr>
          <w:ilvl w:val="0"/>
          <w:numId w:val="2"/>
        </w:numPr>
        <w:rPr>
          <w:rFonts w:ascii="Calibri" w:hAnsi="Calibri" w:cs="Calibri"/>
        </w:rPr>
      </w:pPr>
      <w:r w:rsidRPr="002F3F51">
        <w:rPr>
          <w:rFonts w:ascii="Calibri" w:hAnsi="Calibri" w:cs="Calibri"/>
        </w:rPr>
        <w:t>Files typically in Excel format (.xlsx, .xls)</w:t>
      </w:r>
    </w:p>
    <w:p w14:paraId="0A4467A0" w14:textId="77777777" w:rsidR="002F3F51" w:rsidRPr="00ED57A2" w:rsidRDefault="002F3F51" w:rsidP="00B553F1">
      <w:pPr>
        <w:pStyle w:val="Heading4"/>
        <w:rPr>
          <w:rFonts w:ascii="Calibri" w:hAnsi="Calibri" w:cs="Calibri"/>
        </w:rPr>
      </w:pPr>
      <w:r w:rsidRPr="00ED57A2">
        <w:rPr>
          <w:rFonts w:ascii="Calibri" w:hAnsi="Calibri" w:cs="Calibri"/>
        </w:rPr>
        <w:t>2.1.2 My Plan Connect Portal (Secondary)</w:t>
      </w:r>
    </w:p>
    <w:p w14:paraId="7D480CFC" w14:textId="77777777" w:rsidR="002F3F51" w:rsidRPr="002F3F51" w:rsidRDefault="002F3F51" w:rsidP="00D732B6">
      <w:pPr>
        <w:numPr>
          <w:ilvl w:val="0"/>
          <w:numId w:val="3"/>
        </w:numPr>
        <w:rPr>
          <w:rFonts w:ascii="Calibri" w:hAnsi="Calibri" w:cs="Calibri"/>
        </w:rPr>
      </w:pPr>
      <w:r w:rsidRPr="002F3F51">
        <w:rPr>
          <w:rFonts w:ascii="Calibri" w:hAnsi="Calibri" w:cs="Calibri"/>
        </w:rPr>
        <w:t>Client self-service upload portal</w:t>
      </w:r>
    </w:p>
    <w:p w14:paraId="502711A9" w14:textId="77777777" w:rsidR="002F3F51" w:rsidRPr="002F3F51" w:rsidRDefault="002F3F51" w:rsidP="00D732B6">
      <w:pPr>
        <w:numPr>
          <w:ilvl w:val="0"/>
          <w:numId w:val="3"/>
        </w:numPr>
        <w:rPr>
          <w:rFonts w:ascii="Calibri" w:hAnsi="Calibri" w:cs="Calibri"/>
        </w:rPr>
      </w:pPr>
      <w:r w:rsidRPr="002F3F51">
        <w:rPr>
          <w:rFonts w:ascii="Calibri" w:hAnsi="Calibri" w:cs="Calibri"/>
        </w:rPr>
        <w:t>Clients select pay date during upload</w:t>
      </w:r>
    </w:p>
    <w:p w14:paraId="05DD72D0" w14:textId="77777777" w:rsidR="002F3F51" w:rsidRPr="002F3F51" w:rsidRDefault="002F3F51" w:rsidP="00D732B6">
      <w:pPr>
        <w:numPr>
          <w:ilvl w:val="0"/>
          <w:numId w:val="3"/>
        </w:numPr>
        <w:rPr>
          <w:rFonts w:ascii="Calibri" w:hAnsi="Calibri" w:cs="Calibri"/>
        </w:rPr>
      </w:pPr>
      <w:r w:rsidRPr="002F3F51">
        <w:rPr>
          <w:rFonts w:ascii="Calibri" w:hAnsi="Calibri" w:cs="Calibri"/>
        </w:rPr>
        <w:t>Creates detail records automatically in PlanConnect</w:t>
      </w:r>
    </w:p>
    <w:p w14:paraId="1B8A570D" w14:textId="77777777" w:rsidR="002F3F51" w:rsidRPr="00ED57A2" w:rsidRDefault="002F3F51" w:rsidP="00B553F1">
      <w:pPr>
        <w:pStyle w:val="Heading4"/>
        <w:rPr>
          <w:rFonts w:ascii="Calibri" w:hAnsi="Calibri" w:cs="Calibri"/>
        </w:rPr>
      </w:pPr>
      <w:r w:rsidRPr="00ED57A2">
        <w:rPr>
          <w:rFonts w:ascii="Calibri" w:hAnsi="Calibri" w:cs="Calibri"/>
        </w:rPr>
        <w:t>2.1.3 DDC (Legacy - Minimal)</w:t>
      </w:r>
    </w:p>
    <w:p w14:paraId="253A5E1F" w14:textId="77777777" w:rsidR="002F3F51" w:rsidRPr="002F3F51" w:rsidRDefault="002F3F51" w:rsidP="00D732B6">
      <w:pPr>
        <w:numPr>
          <w:ilvl w:val="0"/>
          <w:numId w:val="4"/>
        </w:numPr>
        <w:rPr>
          <w:rFonts w:ascii="Calibri" w:hAnsi="Calibri" w:cs="Calibri"/>
        </w:rPr>
      </w:pPr>
      <w:r w:rsidRPr="002F3F51">
        <w:rPr>
          <w:rFonts w:ascii="Calibri" w:hAnsi="Calibri" w:cs="Calibri"/>
        </w:rPr>
        <w:t>Very small volume</w:t>
      </w:r>
    </w:p>
    <w:p w14:paraId="4B39A147" w14:textId="77777777" w:rsidR="002F3F51" w:rsidRPr="002F3F51" w:rsidRDefault="002F3F51" w:rsidP="00D732B6">
      <w:pPr>
        <w:numPr>
          <w:ilvl w:val="0"/>
          <w:numId w:val="4"/>
        </w:numPr>
        <w:rPr>
          <w:rFonts w:ascii="Calibri" w:hAnsi="Calibri" w:cs="Calibri"/>
        </w:rPr>
      </w:pPr>
      <w:r w:rsidRPr="002F3F51">
        <w:rPr>
          <w:rFonts w:ascii="Calibri" w:hAnsi="Calibri" w:cs="Calibri"/>
        </w:rPr>
        <w:t>Expected to be deprecated</w:t>
      </w:r>
    </w:p>
    <w:p w14:paraId="7CED0EB6" w14:textId="77777777" w:rsidR="002F3F51" w:rsidRPr="002F3F51" w:rsidRDefault="002F3F51" w:rsidP="00D732B6">
      <w:pPr>
        <w:numPr>
          <w:ilvl w:val="0"/>
          <w:numId w:val="4"/>
        </w:numPr>
        <w:rPr>
          <w:rFonts w:ascii="Calibri" w:hAnsi="Calibri" w:cs="Calibri"/>
        </w:rPr>
      </w:pPr>
      <w:r w:rsidRPr="002F3F51">
        <w:rPr>
          <w:rFonts w:ascii="Calibri" w:hAnsi="Calibri" w:cs="Calibri"/>
        </w:rPr>
        <w:t>May require accommodation if not phased out</w:t>
      </w:r>
    </w:p>
    <w:p w14:paraId="6C36F921" w14:textId="77777777" w:rsidR="002F3F51" w:rsidRDefault="002F3F51" w:rsidP="002F3F51"/>
    <w:p w14:paraId="6C72AC57" w14:textId="77777777" w:rsidR="00FC2D9A" w:rsidRDefault="00FC2D9A" w:rsidP="00FC2D9A"/>
    <w:p w14:paraId="739D4C49" w14:textId="77777777" w:rsidR="00FC2D9A" w:rsidRDefault="00FC2D9A" w:rsidP="00FC2D9A"/>
    <w:p w14:paraId="1B7F0DE3" w14:textId="77777777" w:rsidR="00FC2D9A" w:rsidRDefault="00FC2D9A" w:rsidP="00FC2D9A"/>
    <w:p w14:paraId="00F29C1F" w14:textId="77777777" w:rsidR="00FC2D9A" w:rsidRDefault="00FC2D9A" w:rsidP="00FC2D9A"/>
    <w:p w14:paraId="458FFCEB" w14:textId="77777777" w:rsidR="00FC2D9A" w:rsidRDefault="00FC2D9A" w:rsidP="00FC2D9A"/>
    <w:p w14:paraId="0A61125E" w14:textId="77777777" w:rsidR="00FC2D9A" w:rsidRDefault="00FC2D9A" w:rsidP="00FC2D9A"/>
    <w:p w14:paraId="2A14CB5F" w14:textId="77777777" w:rsidR="002F3F51" w:rsidRDefault="002F3F51" w:rsidP="002F3F51"/>
    <w:p w14:paraId="2D5A47DE" w14:textId="490A4563" w:rsidR="002F3F51" w:rsidRPr="00ED57A2" w:rsidRDefault="002F3F51" w:rsidP="00B553F1">
      <w:pPr>
        <w:pStyle w:val="Heading3"/>
        <w:rPr>
          <w:rFonts w:ascii="Calibri" w:hAnsi="Calibri" w:cs="Calibri"/>
        </w:rPr>
      </w:pPr>
      <w:bookmarkStart w:id="6" w:name="_Toc220763481"/>
      <w:r w:rsidRPr="00ED57A2">
        <w:rPr>
          <w:rFonts w:ascii="Calibri" w:hAnsi="Calibri" w:cs="Calibri"/>
        </w:rPr>
        <w:lastRenderedPageBreak/>
        <w:t>2.2 Current Processing Workflow</w:t>
      </w:r>
      <w:bookmarkEnd w:id="6"/>
    </w:p>
    <w:p w14:paraId="7B83CAEA" w14:textId="77777777" w:rsidR="002F3F51" w:rsidRPr="002F3F51" w:rsidRDefault="002F3F51" w:rsidP="002F3F51">
      <w:pPr>
        <w:rPr>
          <w:rFonts w:ascii="Calibri" w:hAnsi="Calibri" w:cs="Calibri"/>
          <w:b/>
          <w:bCs/>
        </w:rPr>
      </w:pPr>
      <w:r w:rsidRPr="002F3F51">
        <w:rPr>
          <w:rFonts w:ascii="Calibri" w:hAnsi="Calibri" w:cs="Calibri"/>
          <w:b/>
          <w:bCs/>
        </w:rPr>
        <w:t>Step 1: File Discovery and Organization</w:t>
      </w:r>
    </w:p>
    <w:p w14:paraId="0A0C66DA" w14:textId="77777777" w:rsidR="002F3F51" w:rsidRPr="002F3F51" w:rsidRDefault="002F3F51" w:rsidP="00D732B6">
      <w:pPr>
        <w:numPr>
          <w:ilvl w:val="0"/>
          <w:numId w:val="5"/>
        </w:numPr>
        <w:rPr>
          <w:rFonts w:ascii="Calibri" w:hAnsi="Calibri" w:cs="Calibri"/>
        </w:rPr>
      </w:pPr>
      <w:r w:rsidRPr="002F3F51">
        <w:rPr>
          <w:rFonts w:ascii="Calibri" w:hAnsi="Calibri" w:cs="Calibri"/>
        </w:rPr>
        <w:t>Navigate to client-specific payroll directory</w:t>
      </w:r>
    </w:p>
    <w:p w14:paraId="18D265C8" w14:textId="0B2FFA9F" w:rsidR="002F3F51" w:rsidRPr="002F3F51" w:rsidRDefault="002F3F51" w:rsidP="00D732B6">
      <w:pPr>
        <w:numPr>
          <w:ilvl w:val="0"/>
          <w:numId w:val="5"/>
        </w:numPr>
        <w:rPr>
          <w:rFonts w:ascii="Calibri" w:hAnsi="Calibri" w:cs="Calibri"/>
        </w:rPr>
      </w:pPr>
      <w:r w:rsidRPr="2A07374C">
        <w:rPr>
          <w:rFonts w:ascii="Calibri" w:hAnsi="Calibri" w:cs="Calibri"/>
        </w:rPr>
        <w:t xml:space="preserve">Identify </w:t>
      </w:r>
      <w:r w:rsidR="3537A3F9" w:rsidRPr="2A07374C">
        <w:rPr>
          <w:rFonts w:ascii="Calibri" w:hAnsi="Calibri" w:cs="Calibri"/>
        </w:rPr>
        <w:t>the correct</w:t>
      </w:r>
      <w:r w:rsidRPr="2A07374C">
        <w:rPr>
          <w:rFonts w:ascii="Calibri" w:hAnsi="Calibri" w:cs="Calibri"/>
        </w:rPr>
        <w:t xml:space="preserve"> pay frequency folder (BiWeekly, Weekly, Monthly, etc.)</w:t>
      </w:r>
    </w:p>
    <w:p w14:paraId="5A97600E" w14:textId="77777777" w:rsidR="002F3F51" w:rsidRPr="002F3F51" w:rsidRDefault="002F3F51" w:rsidP="00D732B6">
      <w:pPr>
        <w:numPr>
          <w:ilvl w:val="0"/>
          <w:numId w:val="5"/>
        </w:numPr>
        <w:rPr>
          <w:rFonts w:ascii="Calibri" w:hAnsi="Calibri" w:cs="Calibri"/>
        </w:rPr>
      </w:pPr>
      <w:r w:rsidRPr="002F3F51">
        <w:rPr>
          <w:rFonts w:ascii="Calibri" w:hAnsi="Calibri" w:cs="Calibri"/>
        </w:rPr>
        <w:t>Create date-stamped subfolder (format: YYYYMMDD)</w:t>
      </w:r>
    </w:p>
    <w:p w14:paraId="7C4CCDFA" w14:textId="77777777" w:rsidR="002F3F51" w:rsidRPr="002F3F51" w:rsidRDefault="002F3F51" w:rsidP="00D732B6">
      <w:pPr>
        <w:numPr>
          <w:ilvl w:val="0"/>
          <w:numId w:val="5"/>
        </w:numPr>
        <w:rPr>
          <w:rFonts w:ascii="Calibri" w:hAnsi="Calibri" w:cs="Calibri"/>
        </w:rPr>
      </w:pPr>
      <w:r w:rsidRPr="002F3F51">
        <w:rPr>
          <w:rFonts w:ascii="Calibri" w:hAnsi="Calibri" w:cs="Calibri"/>
        </w:rPr>
        <w:t>Download file from SFTP/portal to local folder</w:t>
      </w:r>
    </w:p>
    <w:p w14:paraId="2986E84F" w14:textId="77777777" w:rsidR="002F3F51" w:rsidRPr="002F3F51" w:rsidRDefault="002F3F51" w:rsidP="00D732B6">
      <w:pPr>
        <w:numPr>
          <w:ilvl w:val="0"/>
          <w:numId w:val="5"/>
        </w:numPr>
        <w:rPr>
          <w:rFonts w:ascii="Calibri" w:hAnsi="Calibri" w:cs="Calibri"/>
        </w:rPr>
      </w:pPr>
      <w:r w:rsidRPr="2A07374C">
        <w:rPr>
          <w:rFonts w:ascii="Calibri" w:hAnsi="Calibri" w:cs="Calibri"/>
        </w:rPr>
        <w:t>Maintain original file copy before processing</w:t>
      </w:r>
    </w:p>
    <w:p w14:paraId="17457297" w14:textId="2367AFBD" w:rsidR="2A07374C" w:rsidRDefault="2A07374C" w:rsidP="2A07374C">
      <w:pPr>
        <w:rPr>
          <w:rFonts w:ascii="Calibri" w:hAnsi="Calibri" w:cs="Calibri"/>
        </w:rPr>
      </w:pPr>
    </w:p>
    <w:p w14:paraId="378AD52C" w14:textId="77777777" w:rsidR="002F3F51" w:rsidRPr="002F3F51" w:rsidRDefault="002F3F51" w:rsidP="002F3F51">
      <w:pPr>
        <w:rPr>
          <w:rFonts w:ascii="Calibri" w:hAnsi="Calibri" w:cs="Calibri"/>
          <w:b/>
          <w:bCs/>
        </w:rPr>
      </w:pPr>
      <w:r w:rsidRPr="002F3F51">
        <w:rPr>
          <w:rFonts w:ascii="Calibri" w:hAnsi="Calibri" w:cs="Calibri"/>
          <w:b/>
          <w:bCs/>
        </w:rPr>
        <w:t>Step 2: File Validation (Pre-Processing)</w:t>
      </w:r>
    </w:p>
    <w:p w14:paraId="6420D4D8" w14:textId="77777777" w:rsidR="002F3F51" w:rsidRPr="002F3F51" w:rsidRDefault="002F3F51" w:rsidP="00D732B6">
      <w:pPr>
        <w:numPr>
          <w:ilvl w:val="0"/>
          <w:numId w:val="6"/>
        </w:numPr>
        <w:rPr>
          <w:rFonts w:ascii="Calibri" w:hAnsi="Calibri" w:cs="Calibri"/>
        </w:rPr>
      </w:pPr>
      <w:r w:rsidRPr="002F3F51">
        <w:rPr>
          <w:rFonts w:ascii="Calibri" w:hAnsi="Calibri" w:cs="Calibri"/>
        </w:rPr>
        <w:t xml:space="preserve">Open Excel file and verify: </w:t>
      </w:r>
    </w:p>
    <w:p w14:paraId="5A9256D5" w14:textId="77777777" w:rsidR="002F3F51" w:rsidRPr="002F3F51" w:rsidRDefault="002F3F51" w:rsidP="00D732B6">
      <w:pPr>
        <w:numPr>
          <w:ilvl w:val="1"/>
          <w:numId w:val="6"/>
        </w:numPr>
        <w:rPr>
          <w:rFonts w:ascii="Calibri" w:hAnsi="Calibri" w:cs="Calibri"/>
        </w:rPr>
      </w:pPr>
      <w:r w:rsidRPr="002F3F51">
        <w:rPr>
          <w:rFonts w:ascii="Calibri" w:hAnsi="Calibri" w:cs="Calibri"/>
        </w:rPr>
        <w:t>Pay date matches expected date</w:t>
      </w:r>
    </w:p>
    <w:p w14:paraId="3B1A0697" w14:textId="77777777" w:rsidR="002F3F51" w:rsidRPr="002F3F51" w:rsidRDefault="002F3F51" w:rsidP="00D732B6">
      <w:pPr>
        <w:numPr>
          <w:ilvl w:val="1"/>
          <w:numId w:val="6"/>
        </w:numPr>
        <w:rPr>
          <w:rFonts w:ascii="Calibri" w:hAnsi="Calibri" w:cs="Calibri"/>
        </w:rPr>
      </w:pPr>
      <w:r w:rsidRPr="002F3F51">
        <w:rPr>
          <w:rFonts w:ascii="Calibri" w:hAnsi="Calibri" w:cs="Calibri"/>
        </w:rPr>
        <w:t>Pay period aligns with folder naming convention</w:t>
      </w:r>
    </w:p>
    <w:p w14:paraId="707BA731" w14:textId="77777777" w:rsidR="002F3F51" w:rsidRPr="002F3F51" w:rsidRDefault="002F3F51" w:rsidP="00D732B6">
      <w:pPr>
        <w:numPr>
          <w:ilvl w:val="1"/>
          <w:numId w:val="6"/>
        </w:numPr>
        <w:rPr>
          <w:rFonts w:ascii="Calibri" w:hAnsi="Calibri" w:cs="Calibri"/>
        </w:rPr>
      </w:pPr>
      <w:r w:rsidRPr="002F3F51">
        <w:rPr>
          <w:rFonts w:ascii="Calibri" w:hAnsi="Calibri" w:cs="Calibri"/>
        </w:rPr>
        <w:t>Contributions are present</w:t>
      </w:r>
    </w:p>
    <w:p w14:paraId="52CA08EC" w14:textId="77777777" w:rsidR="002F3F51" w:rsidRPr="002F3F51" w:rsidRDefault="002F3F51" w:rsidP="00D732B6">
      <w:pPr>
        <w:numPr>
          <w:ilvl w:val="1"/>
          <w:numId w:val="6"/>
        </w:numPr>
        <w:rPr>
          <w:rFonts w:ascii="Calibri" w:hAnsi="Calibri" w:cs="Calibri"/>
        </w:rPr>
      </w:pPr>
      <w:r w:rsidRPr="002F3F51">
        <w:rPr>
          <w:rFonts w:ascii="Calibri" w:hAnsi="Calibri" w:cs="Calibri"/>
        </w:rPr>
        <w:t>Data appears complete</w:t>
      </w:r>
    </w:p>
    <w:p w14:paraId="2BC524F8" w14:textId="77777777" w:rsidR="002F3F51" w:rsidRPr="002F3F51" w:rsidRDefault="002F3F51" w:rsidP="002F3F51">
      <w:pPr>
        <w:rPr>
          <w:rFonts w:ascii="Calibri" w:hAnsi="Calibri" w:cs="Calibri"/>
          <w:b/>
          <w:bCs/>
        </w:rPr>
      </w:pPr>
      <w:r w:rsidRPr="002F3F51">
        <w:rPr>
          <w:rFonts w:ascii="Calibri" w:hAnsi="Calibri" w:cs="Calibri"/>
          <w:b/>
          <w:bCs/>
        </w:rPr>
        <w:t>Step 3: Format Conversion</w:t>
      </w:r>
    </w:p>
    <w:p w14:paraId="452812C3" w14:textId="77777777" w:rsidR="002F3F51" w:rsidRPr="002F3F51" w:rsidRDefault="002F3F51" w:rsidP="00D732B6">
      <w:pPr>
        <w:numPr>
          <w:ilvl w:val="0"/>
          <w:numId w:val="7"/>
        </w:numPr>
        <w:rPr>
          <w:rFonts w:ascii="Calibri" w:hAnsi="Calibri" w:cs="Calibri"/>
        </w:rPr>
      </w:pPr>
      <w:r w:rsidRPr="002F3F51">
        <w:rPr>
          <w:rFonts w:ascii="Calibri" w:hAnsi="Calibri" w:cs="Calibri"/>
        </w:rPr>
        <w:t xml:space="preserve">Save file as CSV with standardized naming convention: </w:t>
      </w:r>
    </w:p>
    <w:p w14:paraId="2D64A66C" w14:textId="77777777" w:rsidR="002F3F51" w:rsidRPr="002F3F51" w:rsidRDefault="002F3F51" w:rsidP="00D732B6">
      <w:pPr>
        <w:numPr>
          <w:ilvl w:val="1"/>
          <w:numId w:val="7"/>
        </w:numPr>
        <w:rPr>
          <w:rFonts w:ascii="Calibri" w:hAnsi="Calibri" w:cs="Calibri"/>
        </w:rPr>
      </w:pPr>
      <w:r w:rsidRPr="002F3F51">
        <w:rPr>
          <w:rFonts w:ascii="Calibri" w:hAnsi="Calibri" w:cs="Calibri"/>
        </w:rPr>
        <w:t>Format: [PlanID]_[PayFrequency]_[PayrollDate].csv</w:t>
      </w:r>
    </w:p>
    <w:p w14:paraId="09514013" w14:textId="77777777" w:rsidR="002F3F51" w:rsidRPr="002F3F51" w:rsidRDefault="002F3F51" w:rsidP="00D732B6">
      <w:pPr>
        <w:numPr>
          <w:ilvl w:val="1"/>
          <w:numId w:val="7"/>
        </w:numPr>
        <w:rPr>
          <w:rFonts w:ascii="Calibri" w:hAnsi="Calibri" w:cs="Calibri"/>
        </w:rPr>
      </w:pPr>
      <w:r w:rsidRPr="002F3F51">
        <w:rPr>
          <w:rFonts w:ascii="Calibri" w:hAnsi="Calibri" w:cs="Calibri"/>
        </w:rPr>
        <w:t>Example: 4977-Ameritas-403B-20251121.csv</w:t>
      </w:r>
    </w:p>
    <w:p w14:paraId="0D13CD48" w14:textId="77777777" w:rsidR="002F3F51" w:rsidRPr="002F3F51" w:rsidRDefault="002F3F51" w:rsidP="00D732B6">
      <w:pPr>
        <w:numPr>
          <w:ilvl w:val="0"/>
          <w:numId w:val="7"/>
        </w:numPr>
        <w:rPr>
          <w:rFonts w:ascii="Calibri" w:hAnsi="Calibri" w:cs="Calibri"/>
        </w:rPr>
      </w:pPr>
      <w:r w:rsidRPr="002F3F51">
        <w:rPr>
          <w:rFonts w:ascii="Calibri" w:hAnsi="Calibri" w:cs="Calibri"/>
        </w:rPr>
        <w:t>Place in correct directory for Stata processing</w:t>
      </w:r>
    </w:p>
    <w:p w14:paraId="4BB6F55C" w14:textId="77777777" w:rsidR="002F3F51" w:rsidRPr="002F3F51" w:rsidRDefault="002F3F51" w:rsidP="002F3F51">
      <w:pPr>
        <w:rPr>
          <w:rFonts w:ascii="Calibri" w:hAnsi="Calibri" w:cs="Calibri"/>
          <w:b/>
          <w:bCs/>
        </w:rPr>
      </w:pPr>
      <w:r w:rsidRPr="002F3F51">
        <w:rPr>
          <w:rFonts w:ascii="Calibri" w:hAnsi="Calibri" w:cs="Calibri"/>
          <w:b/>
          <w:bCs/>
        </w:rPr>
        <w:t>Step 4: Stata Processing (ETL)</w:t>
      </w:r>
    </w:p>
    <w:p w14:paraId="44EF98B9" w14:textId="77777777" w:rsidR="002F3F51" w:rsidRPr="002F3F51" w:rsidRDefault="002F3F51" w:rsidP="00D732B6">
      <w:pPr>
        <w:numPr>
          <w:ilvl w:val="0"/>
          <w:numId w:val="8"/>
        </w:numPr>
        <w:rPr>
          <w:rFonts w:ascii="Calibri" w:hAnsi="Calibri" w:cs="Calibri"/>
        </w:rPr>
      </w:pPr>
      <w:r w:rsidRPr="002F3F51">
        <w:rPr>
          <w:rFonts w:ascii="Calibri" w:hAnsi="Calibri" w:cs="Calibri"/>
        </w:rPr>
        <w:t>Open Stata statistical software</w:t>
      </w:r>
    </w:p>
    <w:p w14:paraId="36C2C3EE" w14:textId="77777777" w:rsidR="002F3F51" w:rsidRPr="002F3F51" w:rsidRDefault="002F3F51" w:rsidP="00D732B6">
      <w:pPr>
        <w:numPr>
          <w:ilvl w:val="0"/>
          <w:numId w:val="8"/>
        </w:numPr>
        <w:rPr>
          <w:rFonts w:ascii="Calibri" w:hAnsi="Calibri" w:cs="Calibri"/>
        </w:rPr>
      </w:pPr>
      <w:r w:rsidRPr="002F3F51">
        <w:rPr>
          <w:rFonts w:ascii="Calibri" w:hAnsi="Calibri" w:cs="Calibri"/>
        </w:rPr>
        <w:t>Load client-specific "do file" (custom script per client)</w:t>
      </w:r>
    </w:p>
    <w:p w14:paraId="68E34951" w14:textId="77777777" w:rsidR="002F3F51" w:rsidRPr="002F3F51" w:rsidRDefault="002F3F51" w:rsidP="00D732B6">
      <w:pPr>
        <w:numPr>
          <w:ilvl w:val="0"/>
          <w:numId w:val="8"/>
        </w:numPr>
        <w:rPr>
          <w:rFonts w:ascii="Calibri" w:hAnsi="Calibri" w:cs="Calibri"/>
        </w:rPr>
      </w:pPr>
      <w:r w:rsidRPr="002F3F51">
        <w:rPr>
          <w:rFonts w:ascii="Calibri" w:hAnsi="Calibri" w:cs="Calibri"/>
        </w:rPr>
        <w:t>Update only the date parameter in the script</w:t>
      </w:r>
    </w:p>
    <w:p w14:paraId="728089AE" w14:textId="77777777" w:rsidR="002F3F51" w:rsidRPr="002F3F51" w:rsidRDefault="002F3F51" w:rsidP="00D732B6">
      <w:pPr>
        <w:numPr>
          <w:ilvl w:val="0"/>
          <w:numId w:val="8"/>
        </w:numPr>
        <w:rPr>
          <w:rFonts w:ascii="Calibri" w:hAnsi="Calibri" w:cs="Calibri"/>
        </w:rPr>
      </w:pPr>
      <w:r w:rsidRPr="002F3F51">
        <w:rPr>
          <w:rFonts w:ascii="Calibri" w:hAnsi="Calibri" w:cs="Calibri"/>
        </w:rPr>
        <w:t>Execute the transformation script</w:t>
      </w:r>
    </w:p>
    <w:p w14:paraId="482ECF92" w14:textId="77777777" w:rsidR="002F3F51" w:rsidRPr="002F3F51" w:rsidRDefault="002F3F51" w:rsidP="00D732B6">
      <w:pPr>
        <w:numPr>
          <w:ilvl w:val="0"/>
          <w:numId w:val="8"/>
        </w:numPr>
        <w:rPr>
          <w:rFonts w:ascii="Calibri" w:hAnsi="Calibri" w:cs="Calibri"/>
        </w:rPr>
      </w:pPr>
      <w:r w:rsidRPr="002F3F51">
        <w:rPr>
          <w:rFonts w:ascii="Calibri" w:hAnsi="Calibri" w:cs="Calibri"/>
        </w:rPr>
        <w:t xml:space="preserve">Script generates multiple output files: </w:t>
      </w:r>
    </w:p>
    <w:p w14:paraId="46DDFB84" w14:textId="77777777" w:rsidR="002F3F51" w:rsidRPr="002F3F51" w:rsidRDefault="002F3F51" w:rsidP="00D732B6">
      <w:pPr>
        <w:numPr>
          <w:ilvl w:val="1"/>
          <w:numId w:val="8"/>
        </w:numPr>
        <w:rPr>
          <w:rFonts w:ascii="Calibri" w:hAnsi="Calibri" w:cs="Calibri"/>
        </w:rPr>
      </w:pPr>
      <w:r w:rsidRPr="002F3F51">
        <w:rPr>
          <w:rFonts w:ascii="Calibri" w:hAnsi="Calibri" w:cs="Calibri"/>
        </w:rPr>
        <w:lastRenderedPageBreak/>
        <w:t>PayrollALL.csv / PayrollALL.xls (main transformed data)</w:t>
      </w:r>
    </w:p>
    <w:p w14:paraId="4D06CADF" w14:textId="77777777" w:rsidR="002F3F51" w:rsidRPr="002F3F51" w:rsidRDefault="002F3F51" w:rsidP="00D732B6">
      <w:pPr>
        <w:numPr>
          <w:ilvl w:val="1"/>
          <w:numId w:val="8"/>
        </w:numPr>
        <w:rPr>
          <w:rFonts w:ascii="Calibri" w:hAnsi="Calibri" w:cs="Calibri"/>
        </w:rPr>
      </w:pPr>
      <w:r w:rsidRPr="002F3F51">
        <w:rPr>
          <w:rFonts w:ascii="Calibri" w:hAnsi="Calibri" w:cs="Calibri"/>
        </w:rPr>
        <w:t>BadSSN-NONE.csv (invalid Social Security numbers)</w:t>
      </w:r>
    </w:p>
    <w:p w14:paraId="18A1B7A3" w14:textId="77777777" w:rsidR="002F3F51" w:rsidRPr="002F3F51" w:rsidRDefault="002F3F51" w:rsidP="00D732B6">
      <w:pPr>
        <w:numPr>
          <w:ilvl w:val="1"/>
          <w:numId w:val="8"/>
        </w:numPr>
        <w:rPr>
          <w:rFonts w:ascii="Calibri" w:hAnsi="Calibri" w:cs="Calibri"/>
        </w:rPr>
      </w:pPr>
      <w:r w:rsidRPr="002F3F51">
        <w:rPr>
          <w:rFonts w:ascii="Calibri" w:hAnsi="Calibri" w:cs="Calibri"/>
        </w:rPr>
        <w:t>Issues-NONE.csv (data quality issues)</w:t>
      </w:r>
    </w:p>
    <w:p w14:paraId="0F0EADE7" w14:textId="77777777" w:rsidR="002F3F51" w:rsidRPr="002F3F51" w:rsidRDefault="002F3F51" w:rsidP="00D732B6">
      <w:pPr>
        <w:numPr>
          <w:ilvl w:val="1"/>
          <w:numId w:val="8"/>
        </w:numPr>
        <w:rPr>
          <w:rFonts w:ascii="Calibri" w:hAnsi="Calibri" w:cs="Calibri"/>
        </w:rPr>
      </w:pPr>
      <w:r w:rsidRPr="002F3F51">
        <w:rPr>
          <w:rFonts w:ascii="Calibri" w:hAnsi="Calibri" w:cs="Calibri"/>
        </w:rPr>
        <w:t>Forfeitures.csv (forfeiture records)</w:t>
      </w:r>
    </w:p>
    <w:p w14:paraId="4132278C" w14:textId="77777777" w:rsidR="002F3F51" w:rsidRPr="002F3F51" w:rsidRDefault="002F3F51" w:rsidP="00D732B6">
      <w:pPr>
        <w:numPr>
          <w:ilvl w:val="1"/>
          <w:numId w:val="8"/>
        </w:numPr>
        <w:rPr>
          <w:rFonts w:ascii="Calibri" w:hAnsi="Calibri" w:cs="Calibri"/>
        </w:rPr>
      </w:pPr>
      <w:r w:rsidRPr="002F3F51">
        <w:rPr>
          <w:rFonts w:ascii="Calibri" w:hAnsi="Calibri" w:cs="Calibri"/>
        </w:rPr>
        <w:t>Loans-NONE.csv (loan payment records)</w:t>
      </w:r>
    </w:p>
    <w:p w14:paraId="3C23FB47" w14:textId="77777777" w:rsidR="002F3F51" w:rsidRPr="002F3F51" w:rsidRDefault="002F3F51" w:rsidP="00D732B6">
      <w:pPr>
        <w:numPr>
          <w:ilvl w:val="1"/>
          <w:numId w:val="8"/>
        </w:numPr>
        <w:rPr>
          <w:rFonts w:ascii="Calibri" w:hAnsi="Calibri" w:cs="Calibri"/>
        </w:rPr>
      </w:pPr>
      <w:r w:rsidRPr="002F3F51">
        <w:rPr>
          <w:rFonts w:ascii="Calibri" w:hAnsi="Calibri" w:cs="Calibri"/>
        </w:rPr>
        <w:t>DV_Discrepancies.csv (discrepancy report)</w:t>
      </w:r>
    </w:p>
    <w:p w14:paraId="4B6BAF54" w14:textId="77777777" w:rsidR="002F3F51" w:rsidRPr="002F3F51" w:rsidRDefault="002F3F51" w:rsidP="00D732B6">
      <w:pPr>
        <w:numPr>
          <w:ilvl w:val="1"/>
          <w:numId w:val="8"/>
        </w:numPr>
        <w:rPr>
          <w:rFonts w:ascii="Calibri" w:hAnsi="Calibri" w:cs="Calibri"/>
        </w:rPr>
      </w:pPr>
      <w:r w:rsidRPr="002F3F51">
        <w:rPr>
          <w:rFonts w:ascii="Calibri" w:hAnsi="Calibri" w:cs="Calibri"/>
        </w:rPr>
        <w:t>MissingSEFA-NONE.csv (missing SEFA data)</w:t>
      </w:r>
    </w:p>
    <w:p w14:paraId="7D320FDD" w14:textId="77777777" w:rsidR="002F3F51" w:rsidRPr="002F3F51" w:rsidRDefault="002F3F51" w:rsidP="00D732B6">
      <w:pPr>
        <w:numPr>
          <w:ilvl w:val="1"/>
          <w:numId w:val="8"/>
        </w:numPr>
        <w:rPr>
          <w:rFonts w:ascii="Calibri" w:hAnsi="Calibri" w:cs="Calibri"/>
        </w:rPr>
      </w:pPr>
      <w:r w:rsidRPr="002F3F51">
        <w:rPr>
          <w:rFonts w:ascii="Calibri" w:hAnsi="Calibri" w:cs="Calibri"/>
        </w:rPr>
        <w:t>Warnings.csv (processing warnings)</w:t>
      </w:r>
    </w:p>
    <w:p w14:paraId="04979623" w14:textId="77777777" w:rsidR="002F3F51" w:rsidRPr="002F3F51" w:rsidRDefault="002F3F51" w:rsidP="00D732B6">
      <w:pPr>
        <w:numPr>
          <w:ilvl w:val="1"/>
          <w:numId w:val="8"/>
        </w:numPr>
        <w:rPr>
          <w:rFonts w:ascii="Calibri" w:hAnsi="Calibri" w:cs="Calibri"/>
        </w:rPr>
      </w:pPr>
      <w:r w:rsidRPr="002F3F51">
        <w:rPr>
          <w:rFonts w:ascii="Calibri" w:hAnsi="Calibri" w:cs="Calibri"/>
        </w:rPr>
        <w:t>DetailUpdateInfo.csv (detail updates)</w:t>
      </w:r>
    </w:p>
    <w:p w14:paraId="46677223" w14:textId="77777777" w:rsidR="002F3F51" w:rsidRPr="002F3F51" w:rsidRDefault="002F3F51" w:rsidP="00D732B6">
      <w:pPr>
        <w:numPr>
          <w:ilvl w:val="1"/>
          <w:numId w:val="8"/>
        </w:numPr>
        <w:rPr>
          <w:rFonts w:ascii="Calibri" w:hAnsi="Calibri" w:cs="Calibri"/>
        </w:rPr>
      </w:pPr>
      <w:r w:rsidRPr="002F3F51">
        <w:rPr>
          <w:rFonts w:ascii="Calibri" w:hAnsi="Calibri" w:cs="Calibri"/>
        </w:rPr>
        <w:t>DONE.csv (completion marker)</w:t>
      </w:r>
    </w:p>
    <w:p w14:paraId="0992961D" w14:textId="77777777" w:rsidR="002F3F51" w:rsidRPr="002F3F51" w:rsidRDefault="002F3F51" w:rsidP="002F3F51">
      <w:pPr>
        <w:rPr>
          <w:rFonts w:ascii="Calibri" w:hAnsi="Calibri" w:cs="Calibri"/>
          <w:b/>
          <w:bCs/>
        </w:rPr>
      </w:pPr>
      <w:r w:rsidRPr="002F3F51">
        <w:rPr>
          <w:rFonts w:ascii="Calibri" w:hAnsi="Calibri" w:cs="Calibri"/>
          <w:b/>
          <w:bCs/>
        </w:rPr>
        <w:t>Step 5: Output Validation</w:t>
      </w:r>
    </w:p>
    <w:p w14:paraId="57959181" w14:textId="77777777" w:rsidR="002F3F51" w:rsidRPr="002F3F51" w:rsidRDefault="002F3F51" w:rsidP="00D732B6">
      <w:pPr>
        <w:numPr>
          <w:ilvl w:val="0"/>
          <w:numId w:val="9"/>
        </w:numPr>
        <w:rPr>
          <w:rFonts w:ascii="Calibri" w:hAnsi="Calibri" w:cs="Calibri"/>
        </w:rPr>
      </w:pPr>
      <w:r w:rsidRPr="002F3F51">
        <w:rPr>
          <w:rFonts w:ascii="Calibri" w:hAnsi="Calibri" w:cs="Calibri"/>
        </w:rPr>
        <w:t xml:space="preserve">Review Issues file for: </w:t>
      </w:r>
    </w:p>
    <w:p w14:paraId="1FFBD9D5" w14:textId="77777777" w:rsidR="002F3F51" w:rsidRPr="002F3F51" w:rsidRDefault="002F3F51" w:rsidP="00D732B6">
      <w:pPr>
        <w:numPr>
          <w:ilvl w:val="1"/>
          <w:numId w:val="9"/>
        </w:numPr>
        <w:rPr>
          <w:rFonts w:ascii="Calibri" w:hAnsi="Calibri" w:cs="Calibri"/>
        </w:rPr>
      </w:pPr>
      <w:r w:rsidRPr="002F3F51">
        <w:rPr>
          <w:rFonts w:ascii="Calibri" w:hAnsi="Calibri" w:cs="Calibri"/>
        </w:rPr>
        <w:t>Missing Social Security Numbers</w:t>
      </w:r>
    </w:p>
    <w:p w14:paraId="1BE07D4C" w14:textId="77777777" w:rsidR="002F3F51" w:rsidRPr="002F3F51" w:rsidRDefault="002F3F51" w:rsidP="00D732B6">
      <w:pPr>
        <w:numPr>
          <w:ilvl w:val="1"/>
          <w:numId w:val="9"/>
        </w:numPr>
        <w:rPr>
          <w:rFonts w:ascii="Calibri" w:hAnsi="Calibri" w:cs="Calibri"/>
        </w:rPr>
      </w:pPr>
      <w:r w:rsidRPr="002F3F51">
        <w:rPr>
          <w:rFonts w:ascii="Calibri" w:hAnsi="Calibri" w:cs="Calibri"/>
        </w:rPr>
        <w:t>Missing Dates of Birth</w:t>
      </w:r>
    </w:p>
    <w:p w14:paraId="0E3399F0" w14:textId="77777777" w:rsidR="002F3F51" w:rsidRPr="002F3F51" w:rsidRDefault="002F3F51" w:rsidP="00D732B6">
      <w:pPr>
        <w:numPr>
          <w:ilvl w:val="1"/>
          <w:numId w:val="9"/>
        </w:numPr>
        <w:rPr>
          <w:rFonts w:ascii="Calibri" w:hAnsi="Calibri" w:cs="Calibri"/>
        </w:rPr>
      </w:pPr>
      <w:r w:rsidRPr="002F3F51">
        <w:rPr>
          <w:rFonts w:ascii="Calibri" w:hAnsi="Calibri" w:cs="Calibri"/>
        </w:rPr>
        <w:t>Bad SSN formats</w:t>
      </w:r>
    </w:p>
    <w:p w14:paraId="6CA5510B" w14:textId="77777777" w:rsidR="002F3F51" w:rsidRPr="002F3F51" w:rsidRDefault="002F3F51" w:rsidP="00D732B6">
      <w:pPr>
        <w:numPr>
          <w:ilvl w:val="0"/>
          <w:numId w:val="9"/>
        </w:numPr>
        <w:rPr>
          <w:rFonts w:ascii="Calibri" w:hAnsi="Calibri" w:cs="Calibri"/>
        </w:rPr>
      </w:pPr>
      <w:r w:rsidRPr="002F3F51">
        <w:rPr>
          <w:rFonts w:ascii="Calibri" w:hAnsi="Calibri" w:cs="Calibri"/>
        </w:rPr>
        <w:t xml:space="preserve">Review PayrollALL.xls to verify: </w:t>
      </w:r>
    </w:p>
    <w:p w14:paraId="1D23106E" w14:textId="77777777" w:rsidR="002F3F51" w:rsidRPr="002F3F51" w:rsidRDefault="002F3F51" w:rsidP="00D732B6">
      <w:pPr>
        <w:numPr>
          <w:ilvl w:val="1"/>
          <w:numId w:val="9"/>
        </w:numPr>
        <w:rPr>
          <w:rFonts w:ascii="Calibri" w:hAnsi="Calibri" w:cs="Calibri"/>
        </w:rPr>
      </w:pPr>
      <w:r w:rsidRPr="002F3F51">
        <w:rPr>
          <w:rFonts w:ascii="Calibri" w:hAnsi="Calibri" w:cs="Calibri"/>
        </w:rPr>
        <w:t>Total compensation matches original file</w:t>
      </w:r>
    </w:p>
    <w:p w14:paraId="653A0222" w14:textId="77777777" w:rsidR="002F3F51" w:rsidRPr="002F3F51" w:rsidRDefault="002F3F51" w:rsidP="00D732B6">
      <w:pPr>
        <w:numPr>
          <w:ilvl w:val="1"/>
          <w:numId w:val="9"/>
        </w:numPr>
        <w:rPr>
          <w:rFonts w:ascii="Calibri" w:hAnsi="Calibri" w:cs="Calibri"/>
        </w:rPr>
      </w:pPr>
      <w:r w:rsidRPr="002F3F51">
        <w:rPr>
          <w:rFonts w:ascii="Calibri" w:hAnsi="Calibri" w:cs="Calibri"/>
        </w:rPr>
        <w:t>Employee count is correct</w:t>
      </w:r>
    </w:p>
    <w:p w14:paraId="7D70B8B3" w14:textId="77777777" w:rsidR="002F3F51" w:rsidRPr="002F3F51" w:rsidRDefault="002F3F51" w:rsidP="00D732B6">
      <w:pPr>
        <w:numPr>
          <w:ilvl w:val="1"/>
          <w:numId w:val="9"/>
        </w:numPr>
        <w:rPr>
          <w:rFonts w:ascii="Calibri" w:hAnsi="Calibri" w:cs="Calibri"/>
        </w:rPr>
      </w:pPr>
      <w:r w:rsidRPr="002F3F51">
        <w:rPr>
          <w:rFonts w:ascii="Calibri" w:hAnsi="Calibri" w:cs="Calibri"/>
        </w:rPr>
        <w:t>Source breakdown is accurate</w:t>
      </w:r>
    </w:p>
    <w:p w14:paraId="686AAFE0" w14:textId="77777777" w:rsidR="002F3F51" w:rsidRPr="002F3F51" w:rsidRDefault="002F3F51" w:rsidP="002F3F51">
      <w:pPr>
        <w:rPr>
          <w:rFonts w:ascii="Calibri" w:hAnsi="Calibri" w:cs="Calibri"/>
          <w:b/>
          <w:bCs/>
        </w:rPr>
      </w:pPr>
      <w:r w:rsidRPr="002F3F51">
        <w:rPr>
          <w:rFonts w:ascii="Calibri" w:hAnsi="Calibri" w:cs="Calibri"/>
          <w:b/>
          <w:bCs/>
        </w:rPr>
        <w:t>Step 6: PlanConnect Detail Creation</w:t>
      </w:r>
    </w:p>
    <w:p w14:paraId="5FEA0029" w14:textId="77777777" w:rsidR="002F3F51" w:rsidRPr="002F3F51" w:rsidRDefault="002F3F51" w:rsidP="00D732B6">
      <w:pPr>
        <w:numPr>
          <w:ilvl w:val="0"/>
          <w:numId w:val="10"/>
        </w:numPr>
        <w:rPr>
          <w:rFonts w:ascii="Calibri" w:hAnsi="Calibri" w:cs="Calibri"/>
        </w:rPr>
      </w:pPr>
      <w:r w:rsidRPr="002F3F51">
        <w:rPr>
          <w:rFonts w:ascii="Calibri" w:hAnsi="Calibri" w:cs="Calibri"/>
        </w:rPr>
        <w:t xml:space="preserve">System automatically creates DepWDDetail record containing: </w:t>
      </w:r>
    </w:p>
    <w:p w14:paraId="2F15124B" w14:textId="77777777" w:rsidR="002F3F51" w:rsidRPr="002F3F51" w:rsidRDefault="002F3F51" w:rsidP="00D732B6">
      <w:pPr>
        <w:numPr>
          <w:ilvl w:val="1"/>
          <w:numId w:val="10"/>
        </w:numPr>
        <w:rPr>
          <w:rFonts w:ascii="Calibri" w:hAnsi="Calibri" w:cs="Calibri"/>
        </w:rPr>
      </w:pPr>
      <w:r w:rsidRPr="002F3F51">
        <w:rPr>
          <w:rFonts w:ascii="Calibri" w:hAnsi="Calibri" w:cs="Calibri"/>
        </w:rPr>
        <w:t>Plan Name</w:t>
      </w:r>
    </w:p>
    <w:p w14:paraId="566B8237" w14:textId="77777777" w:rsidR="002F3F51" w:rsidRPr="002F3F51" w:rsidRDefault="002F3F51" w:rsidP="00D732B6">
      <w:pPr>
        <w:numPr>
          <w:ilvl w:val="1"/>
          <w:numId w:val="10"/>
        </w:numPr>
        <w:rPr>
          <w:rFonts w:ascii="Calibri" w:hAnsi="Calibri" w:cs="Calibri"/>
        </w:rPr>
      </w:pPr>
      <w:r w:rsidRPr="002F3F51">
        <w:rPr>
          <w:rFonts w:ascii="Calibri" w:hAnsi="Calibri" w:cs="Calibri"/>
        </w:rPr>
        <w:t>Company Name</w:t>
      </w:r>
    </w:p>
    <w:p w14:paraId="756F4FF1" w14:textId="77777777" w:rsidR="002F3F51" w:rsidRPr="002F3F51" w:rsidRDefault="002F3F51" w:rsidP="00D732B6">
      <w:pPr>
        <w:numPr>
          <w:ilvl w:val="1"/>
          <w:numId w:val="10"/>
        </w:numPr>
        <w:rPr>
          <w:rFonts w:ascii="Calibri" w:hAnsi="Calibri" w:cs="Calibri"/>
        </w:rPr>
      </w:pPr>
      <w:r w:rsidRPr="002F3F51">
        <w:rPr>
          <w:rFonts w:ascii="Calibri" w:hAnsi="Calibri" w:cs="Calibri"/>
        </w:rPr>
        <w:t>Administrator</w:t>
      </w:r>
    </w:p>
    <w:p w14:paraId="4A5ADA32" w14:textId="77777777" w:rsidR="002F3F51" w:rsidRPr="002F3F51" w:rsidRDefault="002F3F51" w:rsidP="00D732B6">
      <w:pPr>
        <w:numPr>
          <w:ilvl w:val="1"/>
          <w:numId w:val="10"/>
        </w:numPr>
        <w:rPr>
          <w:rFonts w:ascii="Calibri" w:hAnsi="Calibri" w:cs="Calibri"/>
        </w:rPr>
      </w:pPr>
      <w:r w:rsidRPr="002F3F51">
        <w:rPr>
          <w:rFonts w:ascii="Calibri" w:hAnsi="Calibri" w:cs="Calibri"/>
        </w:rPr>
        <w:lastRenderedPageBreak/>
        <w:t>Category (Payroll)</w:t>
      </w:r>
    </w:p>
    <w:p w14:paraId="1A717D91" w14:textId="77777777" w:rsidR="002F3F51" w:rsidRPr="002F3F51" w:rsidRDefault="002F3F51" w:rsidP="00D732B6">
      <w:pPr>
        <w:numPr>
          <w:ilvl w:val="1"/>
          <w:numId w:val="10"/>
        </w:numPr>
        <w:rPr>
          <w:rFonts w:ascii="Calibri" w:hAnsi="Calibri" w:cs="Calibri"/>
        </w:rPr>
      </w:pPr>
      <w:r w:rsidRPr="002F3F51">
        <w:rPr>
          <w:rFonts w:ascii="Calibri" w:hAnsi="Calibri" w:cs="Calibri"/>
        </w:rPr>
        <w:t>Effective Date</w:t>
      </w:r>
    </w:p>
    <w:p w14:paraId="0EEAEF82" w14:textId="77777777" w:rsidR="002F3F51" w:rsidRPr="002F3F51" w:rsidRDefault="002F3F51" w:rsidP="00D732B6">
      <w:pPr>
        <w:numPr>
          <w:ilvl w:val="1"/>
          <w:numId w:val="10"/>
        </w:numPr>
        <w:rPr>
          <w:rFonts w:ascii="Calibri" w:hAnsi="Calibri" w:cs="Calibri"/>
        </w:rPr>
      </w:pPr>
      <w:r w:rsidRPr="002F3F51">
        <w:rPr>
          <w:rFonts w:ascii="Calibri" w:hAnsi="Calibri" w:cs="Calibri"/>
        </w:rPr>
        <w:t>Request Date</w:t>
      </w:r>
    </w:p>
    <w:p w14:paraId="65F2FACF" w14:textId="77777777" w:rsidR="002F3F51" w:rsidRPr="002F3F51" w:rsidRDefault="002F3F51" w:rsidP="00D732B6">
      <w:pPr>
        <w:numPr>
          <w:ilvl w:val="1"/>
          <w:numId w:val="10"/>
        </w:numPr>
        <w:rPr>
          <w:rFonts w:ascii="Calibri" w:hAnsi="Calibri" w:cs="Calibri"/>
        </w:rPr>
      </w:pPr>
      <w:r w:rsidRPr="002F3F51">
        <w:rPr>
          <w:rFonts w:ascii="Calibri" w:hAnsi="Calibri" w:cs="Calibri"/>
        </w:rPr>
        <w:t>Deferrals amount</w:t>
      </w:r>
    </w:p>
    <w:p w14:paraId="358CB3F6" w14:textId="77777777" w:rsidR="002F3F51" w:rsidRPr="002F3F51" w:rsidRDefault="002F3F51" w:rsidP="00D732B6">
      <w:pPr>
        <w:numPr>
          <w:ilvl w:val="1"/>
          <w:numId w:val="10"/>
        </w:numPr>
        <w:rPr>
          <w:rFonts w:ascii="Calibri" w:hAnsi="Calibri" w:cs="Calibri"/>
        </w:rPr>
      </w:pPr>
      <w:r w:rsidRPr="002F3F51">
        <w:rPr>
          <w:rFonts w:ascii="Calibri" w:hAnsi="Calibri" w:cs="Calibri"/>
        </w:rPr>
        <w:t>Roth contributions</w:t>
      </w:r>
    </w:p>
    <w:p w14:paraId="71E0B942" w14:textId="77777777" w:rsidR="002F3F51" w:rsidRPr="002F3F51" w:rsidRDefault="002F3F51" w:rsidP="00D732B6">
      <w:pPr>
        <w:numPr>
          <w:ilvl w:val="1"/>
          <w:numId w:val="10"/>
        </w:numPr>
        <w:rPr>
          <w:rFonts w:ascii="Calibri" w:hAnsi="Calibri" w:cs="Calibri"/>
        </w:rPr>
      </w:pPr>
      <w:r w:rsidRPr="002F3F51">
        <w:rPr>
          <w:rFonts w:ascii="Calibri" w:hAnsi="Calibri" w:cs="Calibri"/>
        </w:rPr>
        <w:t>Match amounts</w:t>
      </w:r>
    </w:p>
    <w:p w14:paraId="55301176" w14:textId="77777777" w:rsidR="002F3F51" w:rsidRPr="002F3F51" w:rsidRDefault="002F3F51" w:rsidP="00D732B6">
      <w:pPr>
        <w:numPr>
          <w:ilvl w:val="1"/>
          <w:numId w:val="10"/>
        </w:numPr>
        <w:rPr>
          <w:rFonts w:ascii="Calibri" w:hAnsi="Calibri" w:cs="Calibri"/>
        </w:rPr>
      </w:pPr>
      <w:r w:rsidRPr="002F3F51">
        <w:rPr>
          <w:rFonts w:ascii="Calibri" w:hAnsi="Calibri" w:cs="Calibri"/>
        </w:rPr>
        <w:t>QNEC/QMAC amounts</w:t>
      </w:r>
    </w:p>
    <w:p w14:paraId="301AB8B4" w14:textId="77777777" w:rsidR="002F3F51" w:rsidRPr="002F3F51" w:rsidRDefault="002F3F51" w:rsidP="00D732B6">
      <w:pPr>
        <w:numPr>
          <w:ilvl w:val="1"/>
          <w:numId w:val="10"/>
        </w:numPr>
        <w:rPr>
          <w:rFonts w:ascii="Calibri" w:hAnsi="Calibri" w:cs="Calibri"/>
        </w:rPr>
      </w:pPr>
      <w:r w:rsidRPr="444BEF9A">
        <w:rPr>
          <w:rFonts w:ascii="Calibri" w:hAnsi="Calibri" w:cs="Calibri"/>
        </w:rPr>
        <w:t>Comments (PayFrequency)</w:t>
      </w:r>
    </w:p>
    <w:p w14:paraId="363289FA" w14:textId="3D6D481E" w:rsidR="2A07374C" w:rsidRDefault="2A07374C" w:rsidP="2A07374C">
      <w:pPr>
        <w:rPr>
          <w:rFonts w:ascii="Calibri" w:hAnsi="Calibri" w:cs="Calibri"/>
          <w:b/>
          <w:bCs/>
        </w:rPr>
      </w:pPr>
    </w:p>
    <w:p w14:paraId="0C2CAD42" w14:textId="77777777" w:rsidR="002F3F51" w:rsidRPr="002F3F51" w:rsidRDefault="002F3F51" w:rsidP="002F3F51">
      <w:pPr>
        <w:rPr>
          <w:rFonts w:ascii="Calibri" w:hAnsi="Calibri" w:cs="Calibri"/>
          <w:b/>
          <w:bCs/>
        </w:rPr>
      </w:pPr>
      <w:r w:rsidRPr="002F3F51">
        <w:rPr>
          <w:rFonts w:ascii="Calibri" w:hAnsi="Calibri" w:cs="Calibri"/>
          <w:b/>
          <w:bCs/>
        </w:rPr>
        <w:t>Step 7: ACH File Generation</w:t>
      </w:r>
    </w:p>
    <w:p w14:paraId="28FF649E" w14:textId="77777777" w:rsidR="002F3F51" w:rsidRPr="002F3F51" w:rsidRDefault="002F3F51" w:rsidP="00D732B6">
      <w:pPr>
        <w:numPr>
          <w:ilvl w:val="0"/>
          <w:numId w:val="11"/>
        </w:numPr>
        <w:rPr>
          <w:rFonts w:ascii="Calibri" w:hAnsi="Calibri" w:cs="Calibri"/>
        </w:rPr>
      </w:pPr>
      <w:r w:rsidRPr="002F3F51">
        <w:rPr>
          <w:rFonts w:ascii="Calibri" w:hAnsi="Calibri" w:cs="Calibri"/>
        </w:rPr>
        <w:t>Copy text file (.txt) from output folder</w:t>
      </w:r>
    </w:p>
    <w:p w14:paraId="68C3B83E" w14:textId="77777777" w:rsidR="002F3F51" w:rsidRPr="002F3F51" w:rsidRDefault="002F3F51" w:rsidP="00D732B6">
      <w:pPr>
        <w:numPr>
          <w:ilvl w:val="0"/>
          <w:numId w:val="11"/>
        </w:numPr>
        <w:rPr>
          <w:rFonts w:ascii="Calibri" w:hAnsi="Calibri" w:cs="Calibri"/>
        </w:rPr>
      </w:pPr>
      <w:r w:rsidRPr="002F3F51">
        <w:rPr>
          <w:rFonts w:ascii="Calibri" w:hAnsi="Calibri" w:cs="Calibri"/>
        </w:rPr>
        <w:t>Navigate to ACH Pull Import folder on Z: drive</w:t>
      </w:r>
    </w:p>
    <w:p w14:paraId="3780213A" w14:textId="77777777" w:rsidR="002F3F51" w:rsidRPr="002F3F51" w:rsidRDefault="002F3F51" w:rsidP="00D732B6">
      <w:pPr>
        <w:numPr>
          <w:ilvl w:val="0"/>
          <w:numId w:val="11"/>
        </w:numPr>
        <w:rPr>
          <w:rFonts w:ascii="Calibri" w:hAnsi="Calibri" w:cs="Calibri"/>
        </w:rPr>
      </w:pPr>
      <w:r w:rsidRPr="002F3F51">
        <w:rPr>
          <w:rFonts w:ascii="Calibri" w:hAnsi="Calibri" w:cs="Calibri"/>
        </w:rPr>
        <w:t>Drop file into designated import directory</w:t>
      </w:r>
    </w:p>
    <w:p w14:paraId="49878DD4" w14:textId="77777777" w:rsidR="002F3F51" w:rsidRPr="002F3F51" w:rsidRDefault="002F3F51" w:rsidP="00D732B6">
      <w:pPr>
        <w:numPr>
          <w:ilvl w:val="0"/>
          <w:numId w:val="11"/>
        </w:numPr>
        <w:rPr>
          <w:rFonts w:ascii="Calibri" w:hAnsi="Calibri" w:cs="Calibri"/>
        </w:rPr>
      </w:pPr>
      <w:r w:rsidRPr="002F3F51">
        <w:rPr>
          <w:rFonts w:ascii="Calibri" w:hAnsi="Calibri" w:cs="Calibri"/>
        </w:rPr>
        <w:t xml:space="preserve">System generates ACH file with: </w:t>
      </w:r>
    </w:p>
    <w:p w14:paraId="7058DD19" w14:textId="77777777" w:rsidR="002F3F51" w:rsidRPr="002F3F51" w:rsidRDefault="002F3F51" w:rsidP="00D732B6">
      <w:pPr>
        <w:numPr>
          <w:ilvl w:val="1"/>
          <w:numId w:val="11"/>
        </w:numPr>
        <w:rPr>
          <w:rFonts w:ascii="Calibri" w:hAnsi="Calibri" w:cs="Calibri"/>
        </w:rPr>
      </w:pPr>
      <w:r w:rsidRPr="002F3F51">
        <w:rPr>
          <w:rFonts w:ascii="Calibri" w:hAnsi="Calibri" w:cs="Calibri"/>
        </w:rPr>
        <w:t>Plan name</w:t>
      </w:r>
    </w:p>
    <w:p w14:paraId="1C26F52E" w14:textId="77777777" w:rsidR="002F3F51" w:rsidRPr="002F3F51" w:rsidRDefault="002F3F51" w:rsidP="00D732B6">
      <w:pPr>
        <w:numPr>
          <w:ilvl w:val="1"/>
          <w:numId w:val="11"/>
        </w:numPr>
        <w:rPr>
          <w:rFonts w:ascii="Calibri" w:hAnsi="Calibri" w:cs="Calibri"/>
        </w:rPr>
      </w:pPr>
      <w:r w:rsidRPr="002F3F51">
        <w:rPr>
          <w:rFonts w:ascii="Calibri" w:hAnsi="Calibri" w:cs="Calibri"/>
        </w:rPr>
        <w:t>Custodian account suffix</w:t>
      </w:r>
    </w:p>
    <w:p w14:paraId="1D98AB2C" w14:textId="77777777" w:rsidR="002F3F51" w:rsidRPr="002F3F51" w:rsidRDefault="002F3F51" w:rsidP="00D732B6">
      <w:pPr>
        <w:numPr>
          <w:ilvl w:val="1"/>
          <w:numId w:val="11"/>
        </w:numPr>
        <w:rPr>
          <w:rFonts w:ascii="Calibri" w:hAnsi="Calibri" w:cs="Calibri"/>
        </w:rPr>
      </w:pPr>
      <w:r w:rsidRPr="002F3F51">
        <w:rPr>
          <w:rFonts w:ascii="Calibri" w:hAnsi="Calibri" w:cs="Calibri"/>
        </w:rPr>
        <w:t>Trust description</w:t>
      </w:r>
    </w:p>
    <w:p w14:paraId="04EB7913" w14:textId="77777777" w:rsidR="002F3F51" w:rsidRPr="002F3F51" w:rsidRDefault="002F3F51" w:rsidP="00D732B6">
      <w:pPr>
        <w:numPr>
          <w:ilvl w:val="1"/>
          <w:numId w:val="11"/>
        </w:numPr>
        <w:rPr>
          <w:rFonts w:ascii="Calibri" w:hAnsi="Calibri" w:cs="Calibri"/>
        </w:rPr>
      </w:pPr>
      <w:r w:rsidRPr="002F3F51">
        <w:rPr>
          <w:rFonts w:ascii="Calibri" w:hAnsi="Calibri" w:cs="Calibri"/>
        </w:rPr>
        <w:t>Bank account owner name</w:t>
      </w:r>
    </w:p>
    <w:p w14:paraId="58908952" w14:textId="77777777" w:rsidR="002F3F51" w:rsidRPr="002F3F51" w:rsidRDefault="002F3F51" w:rsidP="00D732B6">
      <w:pPr>
        <w:numPr>
          <w:ilvl w:val="1"/>
          <w:numId w:val="11"/>
        </w:numPr>
        <w:rPr>
          <w:rFonts w:ascii="Calibri" w:hAnsi="Calibri" w:cs="Calibri"/>
        </w:rPr>
      </w:pPr>
      <w:r w:rsidRPr="002F3F51">
        <w:rPr>
          <w:rFonts w:ascii="Calibri" w:hAnsi="Calibri" w:cs="Calibri"/>
        </w:rPr>
        <w:t>Bank name</w:t>
      </w:r>
    </w:p>
    <w:p w14:paraId="3BF0EA34" w14:textId="77777777" w:rsidR="002F3F51" w:rsidRPr="002F3F51" w:rsidRDefault="002F3F51" w:rsidP="00D732B6">
      <w:pPr>
        <w:numPr>
          <w:ilvl w:val="1"/>
          <w:numId w:val="11"/>
        </w:numPr>
        <w:rPr>
          <w:rFonts w:ascii="Calibri" w:hAnsi="Calibri" w:cs="Calibri"/>
        </w:rPr>
      </w:pPr>
      <w:r w:rsidRPr="002F3F51">
        <w:rPr>
          <w:rFonts w:ascii="Calibri" w:hAnsi="Calibri" w:cs="Calibri"/>
        </w:rPr>
        <w:t>ABA routing number</w:t>
      </w:r>
    </w:p>
    <w:p w14:paraId="24559772" w14:textId="77777777" w:rsidR="002F3F51" w:rsidRPr="002F3F51" w:rsidRDefault="002F3F51" w:rsidP="00D732B6">
      <w:pPr>
        <w:numPr>
          <w:ilvl w:val="1"/>
          <w:numId w:val="11"/>
        </w:numPr>
        <w:rPr>
          <w:rFonts w:ascii="Calibri" w:hAnsi="Calibri" w:cs="Calibri"/>
        </w:rPr>
      </w:pPr>
      <w:r w:rsidRPr="002F3F51">
        <w:rPr>
          <w:rFonts w:ascii="Calibri" w:hAnsi="Calibri" w:cs="Calibri"/>
        </w:rPr>
        <w:t>Account number</w:t>
      </w:r>
    </w:p>
    <w:p w14:paraId="029FBFFE" w14:textId="77777777" w:rsidR="002F3F51" w:rsidRPr="002F3F51" w:rsidRDefault="002F3F51" w:rsidP="00D732B6">
      <w:pPr>
        <w:numPr>
          <w:ilvl w:val="1"/>
          <w:numId w:val="11"/>
        </w:numPr>
        <w:rPr>
          <w:rFonts w:ascii="Calibri" w:hAnsi="Calibri" w:cs="Calibri"/>
        </w:rPr>
      </w:pPr>
      <w:r w:rsidRPr="002F3F51">
        <w:rPr>
          <w:rFonts w:ascii="Calibri" w:hAnsi="Calibri" w:cs="Calibri"/>
        </w:rPr>
        <w:t>Total amounts by source type</w:t>
      </w:r>
    </w:p>
    <w:p w14:paraId="7AF0F768" w14:textId="77777777" w:rsidR="00FC2D9A" w:rsidRDefault="00FC2D9A" w:rsidP="00FC2D9A">
      <w:pPr>
        <w:rPr>
          <w:rFonts w:ascii="Calibri" w:hAnsi="Calibri" w:cs="Calibri"/>
        </w:rPr>
      </w:pPr>
    </w:p>
    <w:p w14:paraId="6A1FDB34" w14:textId="77777777" w:rsidR="00FC2D9A" w:rsidRPr="006E78F5" w:rsidRDefault="00FC2D9A" w:rsidP="00FC2D9A">
      <w:pPr>
        <w:rPr>
          <w:rFonts w:ascii="Calibri" w:hAnsi="Calibri" w:cs="Calibri"/>
        </w:rPr>
      </w:pPr>
    </w:p>
    <w:p w14:paraId="45952301" w14:textId="77777777" w:rsidR="002F3F51" w:rsidRPr="002F3F51" w:rsidRDefault="002F3F51" w:rsidP="002F3F51">
      <w:pPr>
        <w:rPr>
          <w:rFonts w:ascii="Calibri" w:hAnsi="Calibri" w:cs="Calibri"/>
          <w:b/>
          <w:bCs/>
        </w:rPr>
      </w:pPr>
      <w:r w:rsidRPr="002F3F51">
        <w:rPr>
          <w:rFonts w:ascii="Calibri" w:hAnsi="Calibri" w:cs="Calibri"/>
          <w:b/>
          <w:bCs/>
        </w:rPr>
        <w:lastRenderedPageBreak/>
        <w:t>Step 8: ACH Activity Management</w:t>
      </w:r>
    </w:p>
    <w:p w14:paraId="056CABE5" w14:textId="77777777" w:rsidR="002F3F51" w:rsidRPr="002F3F51" w:rsidRDefault="002F3F51" w:rsidP="00D732B6">
      <w:pPr>
        <w:numPr>
          <w:ilvl w:val="0"/>
          <w:numId w:val="12"/>
        </w:numPr>
        <w:rPr>
          <w:rFonts w:ascii="Calibri" w:hAnsi="Calibri" w:cs="Calibri"/>
        </w:rPr>
      </w:pPr>
      <w:r w:rsidRPr="002F3F51">
        <w:rPr>
          <w:rFonts w:ascii="Calibri" w:hAnsi="Calibri" w:cs="Calibri"/>
        </w:rPr>
        <w:t>Navigate to PlanConnect &gt; Tasks &gt; Trading &gt; ACH Activity</w:t>
      </w:r>
    </w:p>
    <w:p w14:paraId="350B2218" w14:textId="77777777" w:rsidR="002F3F51" w:rsidRPr="002F3F51" w:rsidRDefault="002F3F51" w:rsidP="00D732B6">
      <w:pPr>
        <w:numPr>
          <w:ilvl w:val="0"/>
          <w:numId w:val="12"/>
        </w:numPr>
        <w:rPr>
          <w:rFonts w:ascii="Calibri" w:hAnsi="Calibri" w:cs="Calibri"/>
        </w:rPr>
      </w:pPr>
      <w:r w:rsidRPr="002F3F51">
        <w:rPr>
          <w:rFonts w:ascii="Calibri" w:hAnsi="Calibri" w:cs="Calibri"/>
        </w:rPr>
        <w:t>Filter for pending ACH items without administrator names</w:t>
      </w:r>
    </w:p>
    <w:p w14:paraId="0727CB83" w14:textId="77777777" w:rsidR="002F3F51" w:rsidRPr="002F3F51" w:rsidRDefault="002F3F51" w:rsidP="00D732B6">
      <w:pPr>
        <w:numPr>
          <w:ilvl w:val="0"/>
          <w:numId w:val="12"/>
        </w:numPr>
        <w:rPr>
          <w:rFonts w:ascii="Calibri" w:hAnsi="Calibri" w:cs="Calibri"/>
        </w:rPr>
      </w:pPr>
      <w:r w:rsidRPr="002F3F51">
        <w:rPr>
          <w:rFonts w:ascii="Calibri" w:hAnsi="Calibri" w:cs="Calibri"/>
        </w:rPr>
        <w:t xml:space="preserve">Review ACH details: </w:t>
      </w:r>
    </w:p>
    <w:p w14:paraId="1CB71D6F" w14:textId="77777777" w:rsidR="002F3F51" w:rsidRPr="002F3F51" w:rsidRDefault="002F3F51" w:rsidP="00D732B6">
      <w:pPr>
        <w:numPr>
          <w:ilvl w:val="1"/>
          <w:numId w:val="12"/>
        </w:numPr>
        <w:rPr>
          <w:rFonts w:ascii="Calibri" w:hAnsi="Calibri" w:cs="Calibri"/>
        </w:rPr>
      </w:pPr>
      <w:r w:rsidRPr="002F3F51">
        <w:rPr>
          <w:rFonts w:ascii="Calibri" w:hAnsi="Calibri" w:cs="Calibri"/>
        </w:rPr>
        <w:t>Verify effective date</w:t>
      </w:r>
    </w:p>
    <w:p w14:paraId="37F0F1AF" w14:textId="77777777" w:rsidR="002F3F51" w:rsidRPr="002F3F51" w:rsidRDefault="002F3F51" w:rsidP="00D732B6">
      <w:pPr>
        <w:numPr>
          <w:ilvl w:val="1"/>
          <w:numId w:val="12"/>
        </w:numPr>
        <w:rPr>
          <w:rFonts w:ascii="Calibri" w:hAnsi="Calibri" w:cs="Calibri"/>
        </w:rPr>
      </w:pPr>
      <w:r w:rsidRPr="002F3F51">
        <w:rPr>
          <w:rFonts w:ascii="Calibri" w:hAnsi="Calibri" w:cs="Calibri"/>
        </w:rPr>
        <w:t>Confirm amount matches expected total</w:t>
      </w:r>
    </w:p>
    <w:p w14:paraId="31748F8E" w14:textId="77777777" w:rsidR="002F3F51" w:rsidRPr="002F3F51" w:rsidRDefault="002F3F51" w:rsidP="00D732B6">
      <w:pPr>
        <w:numPr>
          <w:ilvl w:val="1"/>
          <w:numId w:val="12"/>
        </w:numPr>
        <w:rPr>
          <w:rFonts w:ascii="Calibri" w:hAnsi="Calibri" w:cs="Calibri"/>
        </w:rPr>
      </w:pPr>
      <w:r w:rsidRPr="002F3F51">
        <w:rPr>
          <w:rFonts w:ascii="Calibri" w:hAnsi="Calibri" w:cs="Calibri"/>
        </w:rPr>
        <w:t>Check for duplicate warnings</w:t>
      </w:r>
    </w:p>
    <w:p w14:paraId="5FB41147" w14:textId="77777777" w:rsidR="002F3F51" w:rsidRPr="002F3F51" w:rsidRDefault="002F3F51" w:rsidP="00D732B6">
      <w:pPr>
        <w:numPr>
          <w:ilvl w:val="0"/>
          <w:numId w:val="12"/>
        </w:numPr>
        <w:rPr>
          <w:rFonts w:ascii="Calibri" w:hAnsi="Calibri" w:cs="Calibri"/>
        </w:rPr>
      </w:pPr>
      <w:r w:rsidRPr="002F3F51">
        <w:rPr>
          <w:rFonts w:ascii="Calibri" w:hAnsi="Calibri" w:cs="Calibri"/>
        </w:rPr>
        <w:t>Add administrator name to claim the ACH</w:t>
      </w:r>
    </w:p>
    <w:p w14:paraId="1A07B0B4" w14:textId="77777777" w:rsidR="002F3F51" w:rsidRPr="002F3F51" w:rsidRDefault="002F3F51" w:rsidP="00D732B6">
      <w:pPr>
        <w:numPr>
          <w:ilvl w:val="0"/>
          <w:numId w:val="12"/>
        </w:numPr>
        <w:rPr>
          <w:rFonts w:ascii="Calibri" w:hAnsi="Calibri" w:cs="Calibri"/>
        </w:rPr>
      </w:pPr>
      <w:r w:rsidRPr="444BEF9A">
        <w:rPr>
          <w:rFonts w:ascii="Calibri" w:hAnsi="Calibri" w:cs="Calibri"/>
        </w:rPr>
        <w:t>Send ACH notice to sponsor (generates email notification)</w:t>
      </w:r>
    </w:p>
    <w:p w14:paraId="1083F650" w14:textId="3689C316" w:rsidR="444BEF9A" w:rsidRDefault="444BEF9A" w:rsidP="444BEF9A">
      <w:pPr>
        <w:rPr>
          <w:rFonts w:ascii="Calibri" w:hAnsi="Calibri" w:cs="Calibri"/>
          <w:b/>
          <w:bCs/>
        </w:rPr>
      </w:pPr>
    </w:p>
    <w:p w14:paraId="3412B00D" w14:textId="77777777" w:rsidR="002F3F51" w:rsidRPr="002F3F51" w:rsidRDefault="002F3F51" w:rsidP="002F3F51">
      <w:pPr>
        <w:rPr>
          <w:rFonts w:ascii="Calibri" w:hAnsi="Calibri" w:cs="Calibri"/>
          <w:b/>
          <w:bCs/>
        </w:rPr>
      </w:pPr>
      <w:r w:rsidRPr="002F3F51">
        <w:rPr>
          <w:rFonts w:ascii="Calibri" w:hAnsi="Calibri" w:cs="Calibri"/>
          <w:b/>
          <w:bCs/>
        </w:rPr>
        <w:t>Step 9: XML Import to Relias</w:t>
      </w:r>
    </w:p>
    <w:p w14:paraId="4BF8A136" w14:textId="77777777" w:rsidR="002F3F51" w:rsidRPr="002F3F51" w:rsidRDefault="002F3F51" w:rsidP="00D732B6">
      <w:pPr>
        <w:numPr>
          <w:ilvl w:val="0"/>
          <w:numId w:val="13"/>
        </w:numPr>
        <w:rPr>
          <w:rFonts w:ascii="Calibri" w:hAnsi="Calibri" w:cs="Calibri"/>
        </w:rPr>
      </w:pPr>
      <w:r w:rsidRPr="002F3F51">
        <w:rPr>
          <w:rFonts w:ascii="Calibri" w:hAnsi="Calibri" w:cs="Calibri"/>
        </w:rPr>
        <w:t>Copy directory path</w:t>
      </w:r>
    </w:p>
    <w:p w14:paraId="1C4D8131" w14:textId="77777777" w:rsidR="002F3F51" w:rsidRPr="002F3F51" w:rsidRDefault="002F3F51" w:rsidP="00D732B6">
      <w:pPr>
        <w:numPr>
          <w:ilvl w:val="0"/>
          <w:numId w:val="13"/>
        </w:numPr>
        <w:rPr>
          <w:rFonts w:ascii="Calibri" w:hAnsi="Calibri" w:cs="Calibri"/>
        </w:rPr>
      </w:pPr>
      <w:r w:rsidRPr="002F3F51">
        <w:rPr>
          <w:rFonts w:ascii="Calibri" w:hAnsi="Calibri" w:cs="Calibri"/>
        </w:rPr>
        <w:t>Run XML import job</w:t>
      </w:r>
    </w:p>
    <w:p w14:paraId="6461EFD8" w14:textId="77777777" w:rsidR="002F3F51" w:rsidRPr="002F3F51" w:rsidRDefault="002F3F51" w:rsidP="00D732B6">
      <w:pPr>
        <w:numPr>
          <w:ilvl w:val="0"/>
          <w:numId w:val="13"/>
        </w:numPr>
        <w:rPr>
          <w:rFonts w:ascii="Calibri" w:hAnsi="Calibri" w:cs="Calibri"/>
        </w:rPr>
      </w:pPr>
      <w:r w:rsidRPr="002F3F51">
        <w:rPr>
          <w:rFonts w:ascii="Calibri" w:hAnsi="Calibri" w:cs="Calibri"/>
        </w:rPr>
        <w:t xml:space="preserve">Monitor import report showing: </w:t>
      </w:r>
    </w:p>
    <w:p w14:paraId="1C3B1068" w14:textId="77777777" w:rsidR="002F3F51" w:rsidRPr="002F3F51" w:rsidRDefault="002F3F51" w:rsidP="00D732B6">
      <w:pPr>
        <w:numPr>
          <w:ilvl w:val="1"/>
          <w:numId w:val="13"/>
        </w:numPr>
        <w:rPr>
          <w:rFonts w:ascii="Calibri" w:hAnsi="Calibri" w:cs="Calibri"/>
        </w:rPr>
      </w:pPr>
      <w:r w:rsidRPr="002F3F51">
        <w:rPr>
          <w:rFonts w:ascii="Calibri" w:hAnsi="Calibri" w:cs="Calibri"/>
        </w:rPr>
        <w:t>Total employees on file</w:t>
      </w:r>
    </w:p>
    <w:p w14:paraId="20F11E94" w14:textId="77777777" w:rsidR="002F3F51" w:rsidRPr="002F3F51" w:rsidRDefault="002F3F51" w:rsidP="00D732B6">
      <w:pPr>
        <w:numPr>
          <w:ilvl w:val="1"/>
          <w:numId w:val="13"/>
        </w:numPr>
        <w:rPr>
          <w:rFonts w:ascii="Calibri" w:hAnsi="Calibri" w:cs="Calibri"/>
        </w:rPr>
      </w:pPr>
      <w:r w:rsidRPr="002F3F51">
        <w:rPr>
          <w:rFonts w:ascii="Calibri" w:hAnsi="Calibri" w:cs="Calibri"/>
        </w:rPr>
        <w:t>New employees added</w:t>
      </w:r>
    </w:p>
    <w:p w14:paraId="5D2EE177" w14:textId="77777777" w:rsidR="002F3F51" w:rsidRPr="002F3F51" w:rsidRDefault="002F3F51" w:rsidP="00D732B6">
      <w:pPr>
        <w:numPr>
          <w:ilvl w:val="1"/>
          <w:numId w:val="13"/>
        </w:numPr>
        <w:rPr>
          <w:rFonts w:ascii="Calibri" w:hAnsi="Calibri" w:cs="Calibri"/>
        </w:rPr>
      </w:pPr>
      <w:r w:rsidRPr="002F3F51">
        <w:rPr>
          <w:rFonts w:ascii="Calibri" w:hAnsi="Calibri" w:cs="Calibri"/>
        </w:rPr>
        <w:t>Existing employees updated</w:t>
      </w:r>
    </w:p>
    <w:p w14:paraId="6A8C79EE" w14:textId="77777777" w:rsidR="002F3F51" w:rsidRPr="002F3F51" w:rsidRDefault="002F3F51" w:rsidP="00D732B6">
      <w:pPr>
        <w:numPr>
          <w:ilvl w:val="1"/>
          <w:numId w:val="13"/>
        </w:numPr>
        <w:rPr>
          <w:rFonts w:ascii="Calibri" w:hAnsi="Calibri" w:cs="Calibri"/>
        </w:rPr>
      </w:pPr>
      <w:r w:rsidRPr="002F3F51">
        <w:rPr>
          <w:rFonts w:ascii="Calibri" w:hAnsi="Calibri" w:cs="Calibri"/>
        </w:rPr>
        <w:t>Total compensation imported</w:t>
      </w:r>
    </w:p>
    <w:p w14:paraId="2A2E884A" w14:textId="77777777" w:rsidR="002F3F51" w:rsidRPr="002F3F51" w:rsidRDefault="002F3F51" w:rsidP="00D732B6">
      <w:pPr>
        <w:numPr>
          <w:ilvl w:val="1"/>
          <w:numId w:val="13"/>
        </w:numPr>
        <w:rPr>
          <w:rFonts w:ascii="Calibri" w:hAnsi="Calibri" w:cs="Calibri"/>
        </w:rPr>
      </w:pPr>
      <w:r w:rsidRPr="002F3F51">
        <w:rPr>
          <w:rFonts w:ascii="Calibri" w:hAnsi="Calibri" w:cs="Calibri"/>
        </w:rPr>
        <w:t>Any warnings or errors</w:t>
      </w:r>
    </w:p>
    <w:p w14:paraId="562F36C7" w14:textId="487AB84C" w:rsidR="002F3F51" w:rsidRPr="002F3F51" w:rsidRDefault="002F3F51" w:rsidP="00D732B6">
      <w:pPr>
        <w:numPr>
          <w:ilvl w:val="0"/>
          <w:numId w:val="13"/>
        </w:numPr>
        <w:rPr>
          <w:rFonts w:ascii="Calibri" w:hAnsi="Calibri" w:cs="Calibri"/>
        </w:rPr>
      </w:pPr>
      <w:r w:rsidRPr="002F3F51">
        <w:rPr>
          <w:rFonts w:ascii="Calibri" w:hAnsi="Calibri" w:cs="Calibri"/>
        </w:rPr>
        <w:t>Save import report with matching naming convention</w:t>
      </w:r>
      <w:r w:rsidR="00862413">
        <w:rPr>
          <w:rFonts w:ascii="Calibri" w:hAnsi="Calibri" w:cs="Calibri"/>
        </w:rPr>
        <w:t>.</w:t>
      </w:r>
    </w:p>
    <w:p w14:paraId="5801395E" w14:textId="77777777" w:rsidR="00862413" w:rsidRDefault="00862413" w:rsidP="00862413">
      <w:pPr>
        <w:rPr>
          <w:rFonts w:ascii="Calibri" w:hAnsi="Calibri" w:cs="Calibri"/>
        </w:rPr>
      </w:pPr>
    </w:p>
    <w:p w14:paraId="7D408FE5" w14:textId="77777777" w:rsidR="00862413" w:rsidRDefault="00862413" w:rsidP="00862413">
      <w:pPr>
        <w:rPr>
          <w:rFonts w:ascii="Calibri" w:hAnsi="Calibri" w:cs="Calibri"/>
        </w:rPr>
      </w:pPr>
    </w:p>
    <w:p w14:paraId="6C824D25" w14:textId="77777777" w:rsidR="00862413" w:rsidRDefault="00862413" w:rsidP="00862413">
      <w:pPr>
        <w:rPr>
          <w:rFonts w:ascii="Calibri" w:hAnsi="Calibri" w:cs="Calibri"/>
        </w:rPr>
      </w:pPr>
    </w:p>
    <w:p w14:paraId="5CD78102" w14:textId="77777777" w:rsidR="00862413" w:rsidRDefault="00862413" w:rsidP="00862413">
      <w:pPr>
        <w:rPr>
          <w:rFonts w:ascii="Calibri" w:hAnsi="Calibri" w:cs="Calibri"/>
        </w:rPr>
      </w:pPr>
    </w:p>
    <w:p w14:paraId="6C555D76" w14:textId="77777777" w:rsidR="002F3F51" w:rsidRPr="00ED57A2" w:rsidRDefault="002F3F51" w:rsidP="00B553F1">
      <w:pPr>
        <w:pStyle w:val="Heading3"/>
        <w:rPr>
          <w:rFonts w:ascii="Calibri" w:hAnsi="Calibri" w:cs="Calibri"/>
        </w:rPr>
      </w:pPr>
      <w:bookmarkStart w:id="7" w:name="_Toc220763482"/>
      <w:r w:rsidRPr="00ED57A2">
        <w:rPr>
          <w:rFonts w:ascii="Calibri" w:hAnsi="Calibri" w:cs="Calibri"/>
        </w:rPr>
        <w:lastRenderedPageBreak/>
        <w:t>2.3 Current Pain Points</w:t>
      </w:r>
      <w:bookmarkEnd w:id="7"/>
    </w:p>
    <w:p w14:paraId="21EF6AA9" w14:textId="77777777" w:rsidR="002F3F51" w:rsidRPr="00ED57A2" w:rsidRDefault="002F3F51" w:rsidP="00B553F1">
      <w:pPr>
        <w:pStyle w:val="Heading4"/>
        <w:rPr>
          <w:rFonts w:ascii="Calibri" w:hAnsi="Calibri" w:cs="Calibri"/>
        </w:rPr>
      </w:pPr>
      <w:r w:rsidRPr="00ED57A2">
        <w:rPr>
          <w:rFonts w:ascii="Calibri" w:hAnsi="Calibri" w:cs="Calibri"/>
        </w:rPr>
        <w:t>2.3.1 Format Variability</w:t>
      </w:r>
    </w:p>
    <w:p w14:paraId="78DB935B" w14:textId="77777777" w:rsidR="002F3F51" w:rsidRPr="002F3F51" w:rsidRDefault="002F3F51" w:rsidP="00D732B6">
      <w:pPr>
        <w:numPr>
          <w:ilvl w:val="0"/>
          <w:numId w:val="14"/>
        </w:numPr>
        <w:rPr>
          <w:rFonts w:ascii="Calibri" w:hAnsi="Calibri" w:cs="Calibri"/>
        </w:rPr>
      </w:pPr>
      <w:r w:rsidRPr="002F3F51">
        <w:rPr>
          <w:rFonts w:ascii="Calibri" w:hAnsi="Calibri" w:cs="Calibri"/>
        </w:rPr>
        <w:t>Each client's file format is unique</w:t>
      </w:r>
    </w:p>
    <w:p w14:paraId="1AB11295" w14:textId="77777777" w:rsidR="002F3F51" w:rsidRPr="002F3F51" w:rsidRDefault="002F3F51" w:rsidP="00D732B6">
      <w:pPr>
        <w:numPr>
          <w:ilvl w:val="0"/>
          <w:numId w:val="14"/>
        </w:numPr>
        <w:rPr>
          <w:rFonts w:ascii="Calibri" w:hAnsi="Calibri" w:cs="Calibri"/>
        </w:rPr>
      </w:pPr>
      <w:r w:rsidRPr="002F3F51">
        <w:rPr>
          <w:rFonts w:ascii="Calibri" w:hAnsi="Calibri" w:cs="Calibri"/>
        </w:rPr>
        <w:t>Custom Stata "do files" required per client</w:t>
      </w:r>
    </w:p>
    <w:p w14:paraId="16228FCF" w14:textId="77777777" w:rsidR="002F3F51" w:rsidRPr="002F3F51" w:rsidRDefault="002F3F51" w:rsidP="00D732B6">
      <w:pPr>
        <w:numPr>
          <w:ilvl w:val="0"/>
          <w:numId w:val="14"/>
        </w:numPr>
        <w:rPr>
          <w:rFonts w:ascii="Calibri" w:hAnsi="Calibri" w:cs="Calibri"/>
        </w:rPr>
      </w:pPr>
      <w:r w:rsidRPr="002F3F51">
        <w:rPr>
          <w:rFonts w:ascii="Calibri" w:hAnsi="Calibri" w:cs="Calibri"/>
        </w:rPr>
        <w:t>Format changes by clients cause processing failures</w:t>
      </w:r>
    </w:p>
    <w:p w14:paraId="46F3BC16" w14:textId="77777777" w:rsidR="002F3F51" w:rsidRPr="002F3F51" w:rsidRDefault="002F3F51" w:rsidP="00D732B6">
      <w:pPr>
        <w:numPr>
          <w:ilvl w:val="0"/>
          <w:numId w:val="14"/>
        </w:numPr>
        <w:rPr>
          <w:rFonts w:ascii="Calibri" w:hAnsi="Calibri" w:cs="Calibri"/>
        </w:rPr>
      </w:pPr>
      <w:r w:rsidRPr="002F3F51">
        <w:rPr>
          <w:rFonts w:ascii="Calibri" w:hAnsi="Calibri" w:cs="Calibri"/>
        </w:rPr>
        <w:t>Tab order issues in Excel files disqualify Blue Prism processing</w:t>
      </w:r>
    </w:p>
    <w:p w14:paraId="0F836133" w14:textId="77777777" w:rsidR="002F3F51" w:rsidRPr="002F3F51" w:rsidRDefault="002F3F51" w:rsidP="00D732B6">
      <w:pPr>
        <w:numPr>
          <w:ilvl w:val="0"/>
          <w:numId w:val="14"/>
        </w:numPr>
        <w:rPr>
          <w:rFonts w:ascii="Calibri" w:hAnsi="Calibri" w:cs="Calibri"/>
        </w:rPr>
      </w:pPr>
      <w:r w:rsidRPr="002F3F51">
        <w:rPr>
          <w:rFonts w:ascii="Calibri" w:hAnsi="Calibri" w:cs="Calibri"/>
        </w:rPr>
        <w:t>Multiple files per client (census + payroll) disqualify automation</w:t>
      </w:r>
    </w:p>
    <w:p w14:paraId="3E34A6C3" w14:textId="77777777" w:rsidR="002F3F51" w:rsidRPr="00ED57A2" w:rsidRDefault="002F3F51" w:rsidP="00B553F1">
      <w:pPr>
        <w:pStyle w:val="Heading4"/>
        <w:rPr>
          <w:rFonts w:ascii="Calibri" w:hAnsi="Calibri" w:cs="Calibri"/>
        </w:rPr>
      </w:pPr>
      <w:r w:rsidRPr="00ED57A2">
        <w:rPr>
          <w:rFonts w:ascii="Calibri" w:hAnsi="Calibri" w:cs="Calibri"/>
        </w:rPr>
        <w:t>2.3.2 Blue Prism Limitations</w:t>
      </w:r>
    </w:p>
    <w:p w14:paraId="04EE5A64" w14:textId="77777777" w:rsidR="002F3F51" w:rsidRPr="002F3F51" w:rsidRDefault="002F3F51" w:rsidP="00D732B6">
      <w:pPr>
        <w:numPr>
          <w:ilvl w:val="0"/>
          <w:numId w:val="15"/>
        </w:numPr>
        <w:rPr>
          <w:rFonts w:ascii="Calibri" w:hAnsi="Calibri" w:cs="Calibri"/>
        </w:rPr>
      </w:pPr>
      <w:r w:rsidRPr="002F3F51">
        <w:rPr>
          <w:rFonts w:ascii="Calibri" w:hAnsi="Calibri" w:cs="Calibri"/>
        </w:rPr>
        <w:t>Only ~40% of files qualify for RPA processing</w:t>
      </w:r>
    </w:p>
    <w:p w14:paraId="470E4FBF" w14:textId="77777777" w:rsidR="002F3F51" w:rsidRPr="002F3F51" w:rsidRDefault="002F3F51" w:rsidP="00D732B6">
      <w:pPr>
        <w:numPr>
          <w:ilvl w:val="0"/>
          <w:numId w:val="15"/>
        </w:numPr>
        <w:rPr>
          <w:rFonts w:ascii="Calibri" w:hAnsi="Calibri" w:cs="Calibri"/>
        </w:rPr>
      </w:pPr>
      <w:r w:rsidRPr="002F3F51">
        <w:rPr>
          <w:rFonts w:ascii="Calibri" w:hAnsi="Calibri" w:cs="Calibri"/>
        </w:rPr>
        <w:t xml:space="preserve">Disqualifying factors: </w:t>
      </w:r>
    </w:p>
    <w:p w14:paraId="0B162CAE" w14:textId="77777777" w:rsidR="002F3F51" w:rsidRPr="002F3F51" w:rsidRDefault="002F3F51" w:rsidP="00D732B6">
      <w:pPr>
        <w:numPr>
          <w:ilvl w:val="1"/>
          <w:numId w:val="15"/>
        </w:numPr>
        <w:rPr>
          <w:rFonts w:ascii="Calibri" w:hAnsi="Calibri" w:cs="Calibri"/>
        </w:rPr>
      </w:pPr>
      <w:r w:rsidRPr="002F3F51">
        <w:rPr>
          <w:rFonts w:ascii="Calibri" w:hAnsi="Calibri" w:cs="Calibri"/>
        </w:rPr>
        <w:t>Multiple files from same client</w:t>
      </w:r>
    </w:p>
    <w:p w14:paraId="6CBCBDF7" w14:textId="77777777" w:rsidR="002F3F51" w:rsidRPr="002F3F51" w:rsidRDefault="002F3F51" w:rsidP="00D732B6">
      <w:pPr>
        <w:numPr>
          <w:ilvl w:val="1"/>
          <w:numId w:val="15"/>
        </w:numPr>
        <w:rPr>
          <w:rFonts w:ascii="Calibri" w:hAnsi="Calibri" w:cs="Calibri"/>
        </w:rPr>
      </w:pPr>
      <w:r w:rsidRPr="002F3F51">
        <w:rPr>
          <w:rFonts w:ascii="Calibri" w:hAnsi="Calibri" w:cs="Calibri"/>
        </w:rPr>
        <w:t>Multiple ACH splits (by division/location)</w:t>
      </w:r>
    </w:p>
    <w:p w14:paraId="1FD093C2" w14:textId="77777777" w:rsidR="002F3F51" w:rsidRPr="002F3F51" w:rsidRDefault="002F3F51" w:rsidP="00D732B6">
      <w:pPr>
        <w:numPr>
          <w:ilvl w:val="1"/>
          <w:numId w:val="15"/>
        </w:numPr>
        <w:rPr>
          <w:rFonts w:ascii="Calibri" w:hAnsi="Calibri" w:cs="Calibri"/>
        </w:rPr>
      </w:pPr>
      <w:r w:rsidRPr="002F3F51">
        <w:rPr>
          <w:rFonts w:ascii="Calibri" w:hAnsi="Calibri" w:cs="Calibri"/>
        </w:rPr>
        <w:t>Incorrect Excel tab order</w:t>
      </w:r>
    </w:p>
    <w:p w14:paraId="1FC14A07" w14:textId="77777777" w:rsidR="002F3F51" w:rsidRPr="002F3F51" w:rsidRDefault="002F3F51" w:rsidP="00D732B6">
      <w:pPr>
        <w:numPr>
          <w:ilvl w:val="1"/>
          <w:numId w:val="15"/>
        </w:numPr>
        <w:rPr>
          <w:rFonts w:ascii="Calibri" w:hAnsi="Calibri" w:cs="Calibri"/>
        </w:rPr>
      </w:pPr>
      <w:r w:rsidRPr="002F3F51">
        <w:rPr>
          <w:rFonts w:ascii="Calibri" w:hAnsi="Calibri" w:cs="Calibri"/>
        </w:rPr>
        <w:t>Non-standard formatting</w:t>
      </w:r>
    </w:p>
    <w:p w14:paraId="5541AC22" w14:textId="77777777" w:rsidR="002F3F51" w:rsidRPr="00ED57A2" w:rsidRDefault="002F3F51" w:rsidP="00D732B6">
      <w:pPr>
        <w:numPr>
          <w:ilvl w:val="0"/>
          <w:numId w:val="15"/>
        </w:numPr>
        <w:rPr>
          <w:rFonts w:ascii="Calibri" w:hAnsi="Calibri" w:cs="Calibri"/>
        </w:rPr>
      </w:pPr>
      <w:r w:rsidRPr="002F3F51">
        <w:rPr>
          <w:rFonts w:ascii="Calibri" w:hAnsi="Calibri" w:cs="Calibri"/>
        </w:rPr>
        <w:t>License expiring, requiring migration to alternative RPA</w:t>
      </w:r>
    </w:p>
    <w:p w14:paraId="2DA96A1E" w14:textId="77777777" w:rsidR="00B553F1" w:rsidRPr="002F3F51" w:rsidRDefault="00B553F1" w:rsidP="00B553F1">
      <w:pPr>
        <w:rPr>
          <w:rFonts w:ascii="Calibri" w:hAnsi="Calibri" w:cs="Calibri"/>
        </w:rPr>
      </w:pPr>
    </w:p>
    <w:p w14:paraId="53757A07" w14:textId="77777777" w:rsidR="002F3F51" w:rsidRPr="00ED57A2" w:rsidRDefault="002F3F51" w:rsidP="00B553F1">
      <w:pPr>
        <w:pStyle w:val="Heading4"/>
        <w:rPr>
          <w:rFonts w:ascii="Calibri" w:hAnsi="Calibri" w:cs="Calibri"/>
        </w:rPr>
      </w:pPr>
      <w:r w:rsidRPr="00ED57A2">
        <w:rPr>
          <w:rFonts w:ascii="Calibri" w:hAnsi="Calibri" w:cs="Calibri"/>
        </w:rPr>
        <w:t>2.3.3 Data Quality Issues</w:t>
      </w:r>
    </w:p>
    <w:p w14:paraId="5CD74B0A" w14:textId="77777777" w:rsidR="002F3F51" w:rsidRPr="002F3F51" w:rsidRDefault="002F3F51" w:rsidP="00D732B6">
      <w:pPr>
        <w:numPr>
          <w:ilvl w:val="0"/>
          <w:numId w:val="16"/>
        </w:numPr>
        <w:rPr>
          <w:rFonts w:ascii="Calibri" w:hAnsi="Calibri" w:cs="Calibri"/>
        </w:rPr>
      </w:pPr>
      <w:r w:rsidRPr="002F3F51">
        <w:rPr>
          <w:rFonts w:ascii="Calibri" w:hAnsi="Calibri" w:cs="Calibri"/>
        </w:rPr>
        <w:t>Missing SSN causes partial file processing</w:t>
      </w:r>
    </w:p>
    <w:p w14:paraId="4A669912" w14:textId="77777777" w:rsidR="002F3F51" w:rsidRPr="002F3F51" w:rsidRDefault="002F3F51" w:rsidP="00D732B6">
      <w:pPr>
        <w:numPr>
          <w:ilvl w:val="0"/>
          <w:numId w:val="16"/>
        </w:numPr>
        <w:rPr>
          <w:rFonts w:ascii="Calibri" w:hAnsi="Calibri" w:cs="Calibri"/>
        </w:rPr>
      </w:pPr>
      <w:r w:rsidRPr="002F3F51">
        <w:rPr>
          <w:rFonts w:ascii="Calibri" w:hAnsi="Calibri" w:cs="Calibri"/>
        </w:rPr>
        <w:t>Currently pulling full ACH amount even when records excluded</w:t>
      </w:r>
    </w:p>
    <w:p w14:paraId="5D0B2A98" w14:textId="77777777" w:rsidR="002F3F51" w:rsidRPr="002F3F51" w:rsidRDefault="002F3F51" w:rsidP="00D732B6">
      <w:pPr>
        <w:numPr>
          <w:ilvl w:val="0"/>
          <w:numId w:val="16"/>
        </w:numPr>
        <w:rPr>
          <w:rFonts w:ascii="Calibri" w:hAnsi="Calibri" w:cs="Calibri"/>
        </w:rPr>
      </w:pPr>
      <w:r w:rsidRPr="002F3F51">
        <w:rPr>
          <w:rFonts w:ascii="Calibri" w:hAnsi="Calibri" w:cs="Calibri"/>
        </w:rPr>
        <w:t>Creates suspense (Capricorn) account accumulation</w:t>
      </w:r>
    </w:p>
    <w:p w14:paraId="106DE802" w14:textId="77777777" w:rsidR="002F3F51" w:rsidRPr="002F3F51" w:rsidRDefault="002F3F51" w:rsidP="00D732B6">
      <w:pPr>
        <w:numPr>
          <w:ilvl w:val="0"/>
          <w:numId w:val="16"/>
        </w:numPr>
        <w:rPr>
          <w:rFonts w:ascii="Calibri" w:hAnsi="Calibri" w:cs="Calibri"/>
        </w:rPr>
      </w:pPr>
      <w:r w:rsidRPr="002F3F51">
        <w:rPr>
          <w:rFonts w:ascii="Calibri" w:hAnsi="Calibri" w:cs="Calibri"/>
        </w:rPr>
        <w:t>Ineligible employees discovered post-import cause reconciliation issues</w:t>
      </w:r>
    </w:p>
    <w:p w14:paraId="636A3F95" w14:textId="77777777" w:rsidR="002F3F51" w:rsidRPr="00ED57A2" w:rsidRDefault="002F3F51" w:rsidP="00B553F1">
      <w:pPr>
        <w:pStyle w:val="Heading4"/>
        <w:rPr>
          <w:rFonts w:ascii="Calibri" w:hAnsi="Calibri" w:cs="Calibri"/>
        </w:rPr>
      </w:pPr>
      <w:r w:rsidRPr="00ED57A2">
        <w:rPr>
          <w:rFonts w:ascii="Calibri" w:hAnsi="Calibri" w:cs="Calibri"/>
        </w:rPr>
        <w:t>2.3.4 Process Gaps</w:t>
      </w:r>
    </w:p>
    <w:p w14:paraId="7E16336E" w14:textId="77777777" w:rsidR="002F3F51" w:rsidRPr="002F3F51" w:rsidRDefault="002F3F51" w:rsidP="00D732B6">
      <w:pPr>
        <w:numPr>
          <w:ilvl w:val="0"/>
          <w:numId w:val="17"/>
        </w:numPr>
        <w:rPr>
          <w:rFonts w:ascii="Calibri" w:hAnsi="Calibri" w:cs="Calibri"/>
        </w:rPr>
      </w:pPr>
      <w:r w:rsidRPr="002F3F51">
        <w:rPr>
          <w:rFonts w:ascii="Calibri" w:hAnsi="Calibri" w:cs="Calibri"/>
        </w:rPr>
        <w:t>Blue Prism doesn't save import reports (manual follow-up required)</w:t>
      </w:r>
    </w:p>
    <w:p w14:paraId="34C01047" w14:textId="77777777" w:rsidR="002F3F51" w:rsidRPr="002F3F51" w:rsidRDefault="002F3F51" w:rsidP="00D732B6">
      <w:pPr>
        <w:numPr>
          <w:ilvl w:val="0"/>
          <w:numId w:val="17"/>
        </w:numPr>
        <w:rPr>
          <w:rFonts w:ascii="Calibri" w:hAnsi="Calibri" w:cs="Calibri"/>
        </w:rPr>
      </w:pPr>
      <w:r w:rsidRPr="002F3F51">
        <w:rPr>
          <w:rFonts w:ascii="Calibri" w:hAnsi="Calibri" w:cs="Calibri"/>
        </w:rPr>
        <w:t>No automated validation that original file = Stata output = ACH amount</w:t>
      </w:r>
    </w:p>
    <w:p w14:paraId="473D3D73" w14:textId="77777777" w:rsidR="002F3F51" w:rsidRPr="002F3F51" w:rsidRDefault="002F3F51" w:rsidP="00D732B6">
      <w:pPr>
        <w:numPr>
          <w:ilvl w:val="0"/>
          <w:numId w:val="17"/>
        </w:numPr>
        <w:rPr>
          <w:rFonts w:ascii="Calibri" w:hAnsi="Calibri" w:cs="Calibri"/>
        </w:rPr>
      </w:pPr>
      <w:r w:rsidRPr="002F3F51">
        <w:rPr>
          <w:rFonts w:ascii="Calibri" w:hAnsi="Calibri" w:cs="Calibri"/>
        </w:rPr>
        <w:t>Client format changes not communicated proactively</w:t>
      </w:r>
    </w:p>
    <w:p w14:paraId="136B2D76" w14:textId="77777777" w:rsidR="002F3F51" w:rsidRPr="002F3F51" w:rsidRDefault="002F3F51" w:rsidP="00D732B6">
      <w:pPr>
        <w:numPr>
          <w:ilvl w:val="0"/>
          <w:numId w:val="17"/>
        </w:numPr>
        <w:rPr>
          <w:rFonts w:ascii="Calibri" w:hAnsi="Calibri" w:cs="Calibri"/>
        </w:rPr>
      </w:pPr>
      <w:r w:rsidRPr="444BEF9A">
        <w:rPr>
          <w:rFonts w:ascii="Calibri" w:hAnsi="Calibri" w:cs="Calibri"/>
        </w:rPr>
        <w:lastRenderedPageBreak/>
        <w:t>After-hours Blue Prism runs skip import report capture</w:t>
      </w:r>
    </w:p>
    <w:p w14:paraId="286C2A55" w14:textId="5FFD142F" w:rsidR="444BEF9A" w:rsidRDefault="444BEF9A" w:rsidP="444BEF9A">
      <w:pPr>
        <w:ind w:left="720"/>
        <w:rPr>
          <w:rFonts w:ascii="Calibri" w:hAnsi="Calibri" w:cs="Calibri"/>
        </w:rPr>
      </w:pPr>
    </w:p>
    <w:p w14:paraId="6B28A3F7" w14:textId="77777777" w:rsidR="002F3F51" w:rsidRPr="00ED57A2" w:rsidRDefault="002F3F51" w:rsidP="00B553F1">
      <w:pPr>
        <w:pStyle w:val="Heading2"/>
        <w:rPr>
          <w:rFonts w:ascii="Calibri" w:hAnsi="Calibri" w:cs="Calibri"/>
        </w:rPr>
      </w:pPr>
      <w:bookmarkStart w:id="8" w:name="_Toc220763483"/>
      <w:r w:rsidRPr="00ED57A2">
        <w:rPr>
          <w:rFonts w:ascii="Calibri" w:hAnsi="Calibri" w:cs="Calibri"/>
        </w:rPr>
        <w:t>3. Proposed Solution Architecture</w:t>
      </w:r>
      <w:bookmarkEnd w:id="8"/>
    </w:p>
    <w:p w14:paraId="11272641" w14:textId="77777777" w:rsidR="002F3F51" w:rsidRPr="00ED57A2" w:rsidRDefault="002F3F51" w:rsidP="00B553F1">
      <w:pPr>
        <w:pStyle w:val="Heading4"/>
        <w:rPr>
          <w:rFonts w:ascii="Calibri" w:hAnsi="Calibri" w:cs="Calibri"/>
        </w:rPr>
      </w:pPr>
      <w:r w:rsidRPr="00ED57A2">
        <w:rPr>
          <w:rFonts w:ascii="Calibri" w:hAnsi="Calibri" w:cs="Calibri"/>
        </w:rPr>
        <w:t>3.1 Architecture Overview</w:t>
      </w:r>
    </w:p>
    <w:p w14:paraId="25F35844" w14:textId="77777777" w:rsidR="002F3F51" w:rsidRPr="002F3F51" w:rsidRDefault="002F3F51" w:rsidP="002F3F51">
      <w:pPr>
        <w:rPr>
          <w:rFonts w:ascii="Calibri" w:hAnsi="Calibri" w:cs="Calibri"/>
        </w:rPr>
      </w:pPr>
      <w:r w:rsidRPr="002F3F51">
        <w:rPr>
          <w:rFonts w:ascii="Calibri" w:hAnsi="Calibri" w:cs="Calibri"/>
        </w:rPr>
        <w:t>AI-Powered Architecture using:</w:t>
      </w:r>
    </w:p>
    <w:p w14:paraId="038DFB94" w14:textId="77777777" w:rsidR="002F3F51" w:rsidRPr="002F3F51" w:rsidRDefault="002F3F51" w:rsidP="00D732B6">
      <w:pPr>
        <w:numPr>
          <w:ilvl w:val="0"/>
          <w:numId w:val="18"/>
        </w:numPr>
        <w:rPr>
          <w:rFonts w:ascii="Calibri" w:hAnsi="Calibri" w:cs="Calibri"/>
        </w:rPr>
      </w:pPr>
      <w:r w:rsidRPr="002F3F51">
        <w:rPr>
          <w:rFonts w:ascii="Calibri" w:hAnsi="Calibri" w:cs="Calibri"/>
          <w:b/>
          <w:bCs/>
        </w:rPr>
        <w:t>Strands AI Framework</w:t>
      </w:r>
      <w:r w:rsidRPr="002F3F51">
        <w:rPr>
          <w:rFonts w:ascii="Calibri" w:hAnsi="Calibri" w:cs="Calibri"/>
        </w:rPr>
        <w:t xml:space="preserve"> for agentic processing with long-term memory</w:t>
      </w:r>
    </w:p>
    <w:p w14:paraId="78F90C31" w14:textId="77777777" w:rsidR="002F3F51" w:rsidRPr="002F3F51" w:rsidRDefault="002F3F51" w:rsidP="00D732B6">
      <w:pPr>
        <w:numPr>
          <w:ilvl w:val="0"/>
          <w:numId w:val="18"/>
        </w:numPr>
        <w:rPr>
          <w:rFonts w:ascii="Calibri" w:hAnsi="Calibri" w:cs="Calibri"/>
        </w:rPr>
      </w:pPr>
      <w:r w:rsidRPr="002F3F51">
        <w:rPr>
          <w:rFonts w:ascii="Calibri" w:hAnsi="Calibri" w:cs="Calibri"/>
          <w:b/>
          <w:bCs/>
        </w:rPr>
        <w:t>Claude (Anthropic)</w:t>
      </w:r>
      <w:r w:rsidRPr="002F3F51">
        <w:rPr>
          <w:rFonts w:ascii="Calibri" w:hAnsi="Calibri" w:cs="Calibri"/>
        </w:rPr>
        <w:t xml:space="preserve"> with KV Caching for intelligent document processing</w:t>
      </w:r>
    </w:p>
    <w:p w14:paraId="0555B32F" w14:textId="77777777" w:rsidR="002F3F51" w:rsidRPr="002F3F51" w:rsidRDefault="002F3F51" w:rsidP="00D732B6">
      <w:pPr>
        <w:numPr>
          <w:ilvl w:val="0"/>
          <w:numId w:val="18"/>
        </w:numPr>
        <w:rPr>
          <w:rFonts w:ascii="Calibri" w:hAnsi="Calibri" w:cs="Calibri"/>
        </w:rPr>
      </w:pPr>
      <w:r w:rsidRPr="002F3F51">
        <w:rPr>
          <w:rFonts w:ascii="Calibri" w:hAnsi="Calibri" w:cs="Calibri"/>
          <w:b/>
          <w:bCs/>
        </w:rPr>
        <w:t>Event-Driven Architecture</w:t>
      </w:r>
      <w:r w:rsidRPr="002F3F51">
        <w:rPr>
          <w:rFonts w:ascii="Calibri" w:hAnsi="Calibri" w:cs="Calibri"/>
        </w:rPr>
        <w:t xml:space="preserve"> using AWS services</w:t>
      </w:r>
    </w:p>
    <w:p w14:paraId="43C7BD75" w14:textId="77777777" w:rsidR="002F3F51" w:rsidRPr="002F3F51" w:rsidRDefault="002F3F51" w:rsidP="00D732B6">
      <w:pPr>
        <w:numPr>
          <w:ilvl w:val="0"/>
          <w:numId w:val="18"/>
        </w:numPr>
        <w:rPr>
          <w:rFonts w:ascii="Calibri" w:hAnsi="Calibri" w:cs="Calibri"/>
        </w:rPr>
      </w:pPr>
      <w:r w:rsidRPr="002F3F51">
        <w:rPr>
          <w:rFonts w:ascii="Calibri" w:hAnsi="Calibri" w:cs="Calibri"/>
          <w:b/>
          <w:bCs/>
        </w:rPr>
        <w:t>Human-in-the-Loop</w:t>
      </w:r>
      <w:r w:rsidRPr="002F3F51">
        <w:rPr>
          <w:rFonts w:ascii="Calibri" w:hAnsi="Calibri" w:cs="Calibri"/>
        </w:rPr>
        <w:t xml:space="preserve"> feedback mechanisms</w:t>
      </w:r>
    </w:p>
    <w:p w14:paraId="60BC11DC" w14:textId="77777777" w:rsidR="002F3F51" w:rsidRPr="002F3F51" w:rsidRDefault="002F3F51" w:rsidP="00D732B6">
      <w:pPr>
        <w:numPr>
          <w:ilvl w:val="0"/>
          <w:numId w:val="18"/>
        </w:numPr>
        <w:rPr>
          <w:rFonts w:ascii="Calibri" w:hAnsi="Calibri" w:cs="Calibri"/>
        </w:rPr>
      </w:pPr>
      <w:r w:rsidRPr="2A07374C">
        <w:rPr>
          <w:rFonts w:ascii="Calibri" w:hAnsi="Calibri" w:cs="Calibri"/>
          <w:b/>
          <w:bCs/>
        </w:rPr>
        <w:t>Domain-Driven Design</w:t>
      </w:r>
      <w:r w:rsidRPr="2A07374C">
        <w:rPr>
          <w:rFonts w:ascii="Calibri" w:hAnsi="Calibri" w:cs="Calibri"/>
        </w:rPr>
        <w:t xml:space="preserve"> with bounded contexts</w:t>
      </w:r>
    </w:p>
    <w:p w14:paraId="225B7BFA" w14:textId="7746C421" w:rsidR="2A07374C" w:rsidRDefault="2A07374C" w:rsidP="2A07374C">
      <w:pPr>
        <w:rPr>
          <w:rFonts w:ascii="Calibri" w:hAnsi="Calibri" w:cs="Calibri"/>
        </w:rPr>
      </w:pPr>
    </w:p>
    <w:p w14:paraId="2A061564" w14:textId="77777777" w:rsidR="002F3F51" w:rsidRPr="00ED57A2" w:rsidRDefault="002F3F51" w:rsidP="00B553F1">
      <w:pPr>
        <w:pStyle w:val="Heading4"/>
        <w:rPr>
          <w:rFonts w:ascii="Calibri" w:hAnsi="Calibri" w:cs="Calibri"/>
        </w:rPr>
      </w:pPr>
      <w:r w:rsidRPr="00ED57A2">
        <w:rPr>
          <w:rFonts w:ascii="Calibri" w:hAnsi="Calibri" w:cs="Calibri"/>
        </w:rPr>
        <w:t>3.2 Technology Stack</w:t>
      </w:r>
    </w:p>
    <w:p w14:paraId="466F6975" w14:textId="77777777" w:rsidR="002F3F51" w:rsidRPr="00ED57A2" w:rsidRDefault="002F3F51" w:rsidP="00B553F1">
      <w:pPr>
        <w:pStyle w:val="Heading5"/>
        <w:rPr>
          <w:rFonts w:ascii="Calibri" w:hAnsi="Calibri" w:cs="Calibri"/>
          <w:b/>
          <w:bCs/>
        </w:rPr>
      </w:pPr>
      <w:r w:rsidRPr="00ED57A2">
        <w:rPr>
          <w:rStyle w:val="Heading5Char"/>
          <w:rFonts w:ascii="Calibri" w:hAnsi="Calibri" w:cs="Calibri"/>
        </w:rPr>
        <w:t>3.2.1 Core Components</w:t>
      </w:r>
    </w:p>
    <w:tbl>
      <w:tblPr>
        <w:tblStyle w:val="TableGrid"/>
        <w:tblW w:w="0" w:type="auto"/>
        <w:tblLook w:val="04A0" w:firstRow="1" w:lastRow="0" w:firstColumn="1" w:lastColumn="0" w:noHBand="0" w:noVBand="1"/>
      </w:tblPr>
      <w:tblGrid>
        <w:gridCol w:w="2362"/>
        <w:gridCol w:w="2215"/>
        <w:gridCol w:w="4364"/>
      </w:tblGrid>
      <w:tr w:rsidR="002F3F51" w:rsidRPr="002F3F51" w14:paraId="402CF147" w14:textId="77777777" w:rsidTr="002F3F51">
        <w:tc>
          <w:tcPr>
            <w:tcW w:w="0" w:type="auto"/>
            <w:hideMark/>
          </w:tcPr>
          <w:p w14:paraId="3B2D75F6"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Component</w:t>
            </w:r>
          </w:p>
        </w:tc>
        <w:tc>
          <w:tcPr>
            <w:tcW w:w="0" w:type="auto"/>
            <w:hideMark/>
          </w:tcPr>
          <w:p w14:paraId="5A132AA5"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Technology</w:t>
            </w:r>
          </w:p>
        </w:tc>
        <w:tc>
          <w:tcPr>
            <w:tcW w:w="0" w:type="auto"/>
            <w:hideMark/>
          </w:tcPr>
          <w:p w14:paraId="2C57D256"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Purpose</w:t>
            </w:r>
          </w:p>
        </w:tc>
      </w:tr>
      <w:tr w:rsidR="002F3F51" w:rsidRPr="002F3F51" w14:paraId="7F3BB976" w14:textId="77777777" w:rsidTr="002F3F51">
        <w:tc>
          <w:tcPr>
            <w:tcW w:w="0" w:type="auto"/>
            <w:hideMark/>
          </w:tcPr>
          <w:p w14:paraId="173107F0" w14:textId="77777777" w:rsidR="002F3F51" w:rsidRPr="002F3F51" w:rsidRDefault="002F3F51" w:rsidP="002F3F51">
            <w:pPr>
              <w:spacing w:after="160" w:line="279" w:lineRule="auto"/>
              <w:rPr>
                <w:rFonts w:ascii="Calibri" w:hAnsi="Calibri" w:cs="Calibri"/>
              </w:rPr>
            </w:pPr>
            <w:r w:rsidRPr="002F3F51">
              <w:rPr>
                <w:rFonts w:ascii="Calibri" w:hAnsi="Calibri" w:cs="Calibri"/>
              </w:rPr>
              <w:t>AI Framework</w:t>
            </w:r>
          </w:p>
        </w:tc>
        <w:tc>
          <w:tcPr>
            <w:tcW w:w="0" w:type="auto"/>
            <w:hideMark/>
          </w:tcPr>
          <w:p w14:paraId="4F0A3F2E" w14:textId="77777777" w:rsidR="002F3F51" w:rsidRPr="002F3F51" w:rsidRDefault="002F3F51" w:rsidP="002F3F51">
            <w:pPr>
              <w:spacing w:after="160" w:line="279" w:lineRule="auto"/>
              <w:rPr>
                <w:rFonts w:ascii="Calibri" w:hAnsi="Calibri" w:cs="Calibri"/>
              </w:rPr>
            </w:pPr>
            <w:r w:rsidRPr="002F3F51">
              <w:rPr>
                <w:rFonts w:ascii="Calibri" w:hAnsi="Calibri" w:cs="Calibri"/>
              </w:rPr>
              <w:t>Strands AI</w:t>
            </w:r>
          </w:p>
        </w:tc>
        <w:tc>
          <w:tcPr>
            <w:tcW w:w="0" w:type="auto"/>
            <w:hideMark/>
          </w:tcPr>
          <w:p w14:paraId="57269C01" w14:textId="77777777" w:rsidR="002F3F51" w:rsidRPr="002F3F51" w:rsidRDefault="002F3F51" w:rsidP="002F3F51">
            <w:pPr>
              <w:spacing w:after="160" w:line="279" w:lineRule="auto"/>
              <w:rPr>
                <w:rFonts w:ascii="Calibri" w:hAnsi="Calibri" w:cs="Calibri"/>
              </w:rPr>
            </w:pPr>
            <w:r w:rsidRPr="002F3F51">
              <w:rPr>
                <w:rFonts w:ascii="Calibri" w:hAnsi="Calibri" w:cs="Calibri"/>
              </w:rPr>
              <w:t>Agentic orchestration, schema learning</w:t>
            </w:r>
          </w:p>
        </w:tc>
      </w:tr>
      <w:tr w:rsidR="002F3F51" w:rsidRPr="002F3F51" w14:paraId="0650235C" w14:textId="77777777" w:rsidTr="002F3F51">
        <w:tc>
          <w:tcPr>
            <w:tcW w:w="0" w:type="auto"/>
            <w:hideMark/>
          </w:tcPr>
          <w:p w14:paraId="3146E1AC" w14:textId="77777777" w:rsidR="002F3F51" w:rsidRPr="002F3F51" w:rsidRDefault="002F3F51" w:rsidP="002F3F51">
            <w:pPr>
              <w:spacing w:after="160" w:line="279" w:lineRule="auto"/>
              <w:rPr>
                <w:rFonts w:ascii="Calibri" w:hAnsi="Calibri" w:cs="Calibri"/>
              </w:rPr>
            </w:pPr>
            <w:r w:rsidRPr="002F3F51">
              <w:rPr>
                <w:rFonts w:ascii="Calibri" w:hAnsi="Calibri" w:cs="Calibri"/>
              </w:rPr>
              <w:t>LLM</w:t>
            </w:r>
          </w:p>
        </w:tc>
        <w:tc>
          <w:tcPr>
            <w:tcW w:w="0" w:type="auto"/>
            <w:hideMark/>
          </w:tcPr>
          <w:p w14:paraId="074C5C6E" w14:textId="77777777" w:rsidR="002F3F51" w:rsidRPr="002F3F51" w:rsidRDefault="002F3F51" w:rsidP="002F3F51">
            <w:pPr>
              <w:spacing w:after="160" w:line="279" w:lineRule="auto"/>
              <w:rPr>
                <w:rFonts w:ascii="Calibri" w:hAnsi="Calibri" w:cs="Calibri"/>
              </w:rPr>
            </w:pPr>
            <w:r w:rsidRPr="002F3F51">
              <w:rPr>
                <w:rFonts w:ascii="Calibri" w:hAnsi="Calibri" w:cs="Calibri"/>
              </w:rPr>
              <w:t>Claude (via Bedrock)</w:t>
            </w:r>
          </w:p>
        </w:tc>
        <w:tc>
          <w:tcPr>
            <w:tcW w:w="0" w:type="auto"/>
            <w:hideMark/>
          </w:tcPr>
          <w:p w14:paraId="17828C61" w14:textId="77777777" w:rsidR="002F3F51" w:rsidRPr="002F3F51" w:rsidRDefault="002F3F51" w:rsidP="002F3F51">
            <w:pPr>
              <w:spacing w:after="160" w:line="279" w:lineRule="auto"/>
              <w:rPr>
                <w:rFonts w:ascii="Calibri" w:hAnsi="Calibri" w:cs="Calibri"/>
              </w:rPr>
            </w:pPr>
            <w:r w:rsidRPr="002F3F51">
              <w:rPr>
                <w:rFonts w:ascii="Calibri" w:hAnsi="Calibri" w:cs="Calibri"/>
              </w:rPr>
              <w:t>Document understanding, field mapping</w:t>
            </w:r>
          </w:p>
        </w:tc>
      </w:tr>
      <w:tr w:rsidR="002F3F51" w:rsidRPr="002F3F51" w14:paraId="4941937F" w14:textId="77777777" w:rsidTr="002F3F51">
        <w:tc>
          <w:tcPr>
            <w:tcW w:w="0" w:type="auto"/>
            <w:hideMark/>
          </w:tcPr>
          <w:p w14:paraId="4B6923CA" w14:textId="77777777" w:rsidR="002F3F51" w:rsidRPr="002F3F51" w:rsidRDefault="002F3F51" w:rsidP="002F3F51">
            <w:pPr>
              <w:spacing w:after="160" w:line="279" w:lineRule="auto"/>
              <w:rPr>
                <w:rFonts w:ascii="Calibri" w:hAnsi="Calibri" w:cs="Calibri"/>
              </w:rPr>
            </w:pPr>
            <w:r w:rsidRPr="002F3F51">
              <w:rPr>
                <w:rFonts w:ascii="Calibri" w:hAnsi="Calibri" w:cs="Calibri"/>
              </w:rPr>
              <w:t>IDP Agent</w:t>
            </w:r>
          </w:p>
        </w:tc>
        <w:tc>
          <w:tcPr>
            <w:tcW w:w="0" w:type="auto"/>
            <w:hideMark/>
          </w:tcPr>
          <w:p w14:paraId="1B8ECC09"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Custom</w:t>
            </w:r>
          </w:p>
        </w:tc>
        <w:tc>
          <w:tcPr>
            <w:tcW w:w="0" w:type="auto"/>
            <w:hideMark/>
          </w:tcPr>
          <w:p w14:paraId="50362BF7" w14:textId="77777777" w:rsidR="002F3F51" w:rsidRPr="002F3F51" w:rsidRDefault="002F3F51" w:rsidP="002F3F51">
            <w:pPr>
              <w:spacing w:after="160" w:line="279" w:lineRule="auto"/>
              <w:rPr>
                <w:rFonts w:ascii="Calibri" w:hAnsi="Calibri" w:cs="Calibri"/>
              </w:rPr>
            </w:pPr>
            <w:r w:rsidRPr="002F3F51">
              <w:rPr>
                <w:rFonts w:ascii="Calibri" w:hAnsi="Calibri" w:cs="Calibri"/>
              </w:rPr>
              <w:t>Excel/CSV to structured format conversion</w:t>
            </w:r>
          </w:p>
        </w:tc>
      </w:tr>
      <w:tr w:rsidR="002F3F51" w:rsidRPr="002F3F51" w14:paraId="3F6E0EAD" w14:textId="77777777" w:rsidTr="002F3F51">
        <w:tc>
          <w:tcPr>
            <w:tcW w:w="0" w:type="auto"/>
            <w:hideMark/>
          </w:tcPr>
          <w:p w14:paraId="73C45722"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Validator Agent</w:t>
            </w:r>
          </w:p>
        </w:tc>
        <w:tc>
          <w:tcPr>
            <w:tcW w:w="0" w:type="auto"/>
            <w:hideMark/>
          </w:tcPr>
          <w:p w14:paraId="4E4FB80D"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Custom</w:t>
            </w:r>
          </w:p>
        </w:tc>
        <w:tc>
          <w:tcPr>
            <w:tcW w:w="0" w:type="auto"/>
            <w:hideMark/>
          </w:tcPr>
          <w:p w14:paraId="63549892" w14:textId="77777777" w:rsidR="002F3F51" w:rsidRPr="002F3F51" w:rsidRDefault="002F3F51" w:rsidP="002F3F51">
            <w:pPr>
              <w:spacing w:after="160" w:line="279" w:lineRule="auto"/>
              <w:rPr>
                <w:rFonts w:ascii="Calibri" w:hAnsi="Calibri" w:cs="Calibri"/>
              </w:rPr>
            </w:pPr>
            <w:r w:rsidRPr="002F3F51">
              <w:rPr>
                <w:rFonts w:ascii="Calibri" w:hAnsi="Calibri" w:cs="Calibri"/>
              </w:rPr>
              <w:t>Schema validation, rule generation</w:t>
            </w:r>
          </w:p>
        </w:tc>
      </w:tr>
      <w:tr w:rsidR="002F3F51" w:rsidRPr="002F3F51" w14:paraId="25883D4A" w14:textId="77777777" w:rsidTr="002F3F51">
        <w:tc>
          <w:tcPr>
            <w:tcW w:w="0" w:type="auto"/>
            <w:hideMark/>
          </w:tcPr>
          <w:p w14:paraId="7C35E36D"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3A62D1F8"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Custom</w:t>
            </w:r>
          </w:p>
        </w:tc>
        <w:tc>
          <w:tcPr>
            <w:tcW w:w="0" w:type="auto"/>
            <w:hideMark/>
          </w:tcPr>
          <w:p w14:paraId="7C1DFD38" w14:textId="77777777" w:rsidR="002F3F51" w:rsidRPr="002F3F51" w:rsidRDefault="002F3F51" w:rsidP="002F3F51">
            <w:pPr>
              <w:spacing w:after="160" w:line="279" w:lineRule="auto"/>
              <w:rPr>
                <w:rFonts w:ascii="Calibri" w:hAnsi="Calibri" w:cs="Calibri"/>
              </w:rPr>
            </w:pPr>
            <w:r w:rsidRPr="002F3F51">
              <w:rPr>
                <w:rFonts w:ascii="Calibri" w:hAnsi="Calibri" w:cs="Calibri"/>
              </w:rPr>
              <w:t>Data normalization to ACH format</w:t>
            </w:r>
          </w:p>
        </w:tc>
      </w:tr>
      <w:tr w:rsidR="002F3F51" w:rsidRPr="002F3F51" w14:paraId="1B96C312" w14:textId="77777777" w:rsidTr="002F3F51">
        <w:tc>
          <w:tcPr>
            <w:tcW w:w="0" w:type="auto"/>
            <w:hideMark/>
          </w:tcPr>
          <w:p w14:paraId="76A401BE" w14:textId="77777777" w:rsidR="002F3F51" w:rsidRPr="002F3F51" w:rsidRDefault="002F3F51" w:rsidP="002F3F51">
            <w:pPr>
              <w:spacing w:after="160" w:line="279" w:lineRule="auto"/>
              <w:rPr>
                <w:rFonts w:ascii="Calibri" w:hAnsi="Calibri" w:cs="Calibri"/>
              </w:rPr>
            </w:pPr>
            <w:r w:rsidRPr="002F3F51">
              <w:rPr>
                <w:rFonts w:ascii="Calibri" w:hAnsi="Calibri" w:cs="Calibri"/>
              </w:rPr>
              <w:t>Compliance Agent</w:t>
            </w:r>
          </w:p>
        </w:tc>
        <w:tc>
          <w:tcPr>
            <w:tcW w:w="0" w:type="auto"/>
            <w:hideMark/>
          </w:tcPr>
          <w:p w14:paraId="0CE3C944"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Custom</w:t>
            </w:r>
          </w:p>
        </w:tc>
        <w:tc>
          <w:tcPr>
            <w:tcW w:w="0" w:type="auto"/>
            <w:hideMark/>
          </w:tcPr>
          <w:p w14:paraId="19ACF745" w14:textId="77777777" w:rsidR="002F3F51" w:rsidRPr="002F3F51" w:rsidRDefault="002F3F51" w:rsidP="002F3F51">
            <w:pPr>
              <w:spacing w:after="160" w:line="279" w:lineRule="auto"/>
              <w:rPr>
                <w:rFonts w:ascii="Calibri" w:hAnsi="Calibri" w:cs="Calibri"/>
              </w:rPr>
            </w:pPr>
            <w:r w:rsidRPr="002F3F51">
              <w:rPr>
                <w:rFonts w:ascii="Calibri" w:hAnsi="Calibri" w:cs="Calibri"/>
              </w:rPr>
              <w:t>Pre/post compliance checking</w:t>
            </w:r>
          </w:p>
        </w:tc>
      </w:tr>
      <w:tr w:rsidR="002F3F51" w:rsidRPr="002F3F51" w14:paraId="740AD600" w14:textId="77777777" w:rsidTr="002F3F51">
        <w:tc>
          <w:tcPr>
            <w:tcW w:w="0" w:type="auto"/>
            <w:hideMark/>
          </w:tcPr>
          <w:p w14:paraId="01C65B71" w14:textId="77777777" w:rsidR="002F3F51" w:rsidRPr="002F3F51" w:rsidRDefault="002F3F51" w:rsidP="002F3F51">
            <w:pPr>
              <w:spacing w:after="160" w:line="279" w:lineRule="auto"/>
              <w:rPr>
                <w:rFonts w:ascii="Calibri" w:hAnsi="Calibri" w:cs="Calibri"/>
              </w:rPr>
            </w:pPr>
            <w:r w:rsidRPr="002F3F51">
              <w:rPr>
                <w:rFonts w:ascii="Calibri" w:hAnsi="Calibri" w:cs="Calibri"/>
              </w:rPr>
              <w:t>Cache</w:t>
            </w:r>
          </w:p>
        </w:tc>
        <w:tc>
          <w:tcPr>
            <w:tcW w:w="0" w:type="auto"/>
            <w:hideMark/>
          </w:tcPr>
          <w:p w14:paraId="31AE9F9F" w14:textId="77777777" w:rsidR="002F3F51" w:rsidRPr="002F3F51" w:rsidRDefault="002F3F51" w:rsidP="002F3F51">
            <w:pPr>
              <w:spacing w:after="160" w:line="279" w:lineRule="auto"/>
              <w:rPr>
                <w:rFonts w:ascii="Calibri" w:hAnsi="Calibri" w:cs="Calibri"/>
              </w:rPr>
            </w:pPr>
            <w:r w:rsidRPr="002F3F51">
              <w:rPr>
                <w:rFonts w:ascii="Calibri" w:hAnsi="Calibri" w:cs="Calibri"/>
              </w:rPr>
              <w:t>Redis (Standalone)</w:t>
            </w:r>
          </w:p>
        </w:tc>
        <w:tc>
          <w:tcPr>
            <w:tcW w:w="0" w:type="auto"/>
            <w:hideMark/>
          </w:tcPr>
          <w:p w14:paraId="132E58A1" w14:textId="77777777" w:rsidR="002F3F51" w:rsidRPr="002F3F51" w:rsidRDefault="002F3F51" w:rsidP="002F3F51">
            <w:pPr>
              <w:spacing w:after="160" w:line="279" w:lineRule="auto"/>
              <w:rPr>
                <w:rFonts w:ascii="Calibri" w:hAnsi="Calibri" w:cs="Calibri"/>
              </w:rPr>
            </w:pPr>
            <w:r w:rsidRPr="002F3F51">
              <w:rPr>
                <w:rFonts w:ascii="Calibri" w:hAnsi="Calibri" w:cs="Calibri"/>
              </w:rPr>
              <w:t>Rule staging, schema caching</w:t>
            </w:r>
          </w:p>
        </w:tc>
      </w:tr>
      <w:tr w:rsidR="002F3F51" w:rsidRPr="002F3F51" w14:paraId="4FC5EFCC" w14:textId="77777777" w:rsidTr="002F3F51">
        <w:tc>
          <w:tcPr>
            <w:tcW w:w="0" w:type="auto"/>
            <w:hideMark/>
          </w:tcPr>
          <w:p w14:paraId="5EC0C312" w14:textId="77777777" w:rsidR="002F3F51" w:rsidRPr="002F3F51" w:rsidRDefault="002F3F51" w:rsidP="002F3F51">
            <w:pPr>
              <w:spacing w:after="160" w:line="279" w:lineRule="auto"/>
              <w:rPr>
                <w:rFonts w:ascii="Calibri" w:hAnsi="Calibri" w:cs="Calibri"/>
              </w:rPr>
            </w:pPr>
            <w:r w:rsidRPr="002F3F51">
              <w:rPr>
                <w:rFonts w:ascii="Calibri" w:hAnsi="Calibri" w:cs="Calibri"/>
              </w:rPr>
              <w:t>Message Queue</w:t>
            </w:r>
          </w:p>
        </w:tc>
        <w:tc>
          <w:tcPr>
            <w:tcW w:w="0" w:type="auto"/>
            <w:hideMark/>
          </w:tcPr>
          <w:p w14:paraId="24087A29" w14:textId="77777777" w:rsidR="002F3F51" w:rsidRPr="002F3F51" w:rsidRDefault="002F3F51" w:rsidP="002F3F51">
            <w:pPr>
              <w:spacing w:after="160" w:line="279" w:lineRule="auto"/>
              <w:rPr>
                <w:rFonts w:ascii="Calibri" w:hAnsi="Calibri" w:cs="Calibri"/>
              </w:rPr>
            </w:pPr>
            <w:r w:rsidRPr="002F3F51">
              <w:rPr>
                <w:rFonts w:ascii="Calibri" w:hAnsi="Calibri" w:cs="Calibri"/>
              </w:rPr>
              <w:t>SQS + EventBridge</w:t>
            </w:r>
          </w:p>
        </w:tc>
        <w:tc>
          <w:tcPr>
            <w:tcW w:w="0" w:type="auto"/>
            <w:hideMark/>
          </w:tcPr>
          <w:p w14:paraId="74432A98" w14:textId="77777777" w:rsidR="002F3F51" w:rsidRPr="002F3F51" w:rsidRDefault="002F3F51" w:rsidP="002F3F51">
            <w:pPr>
              <w:spacing w:after="160" w:line="279" w:lineRule="auto"/>
              <w:rPr>
                <w:rFonts w:ascii="Calibri" w:hAnsi="Calibri" w:cs="Calibri"/>
              </w:rPr>
            </w:pPr>
            <w:r w:rsidRPr="002F3F51">
              <w:rPr>
                <w:rFonts w:ascii="Calibri" w:hAnsi="Calibri" w:cs="Calibri"/>
              </w:rPr>
              <w:t>Event orchestration, notification</w:t>
            </w:r>
          </w:p>
        </w:tc>
      </w:tr>
      <w:tr w:rsidR="002F3F51" w:rsidRPr="002F3F51" w14:paraId="1AB90BF4" w14:textId="77777777" w:rsidTr="002F3F51">
        <w:tc>
          <w:tcPr>
            <w:tcW w:w="0" w:type="auto"/>
            <w:hideMark/>
          </w:tcPr>
          <w:p w14:paraId="778D3235" w14:textId="77777777" w:rsidR="002F3F51" w:rsidRPr="002F3F51" w:rsidRDefault="002F3F51" w:rsidP="002F3F51">
            <w:pPr>
              <w:spacing w:after="160" w:line="279" w:lineRule="auto"/>
              <w:rPr>
                <w:rFonts w:ascii="Calibri" w:hAnsi="Calibri" w:cs="Calibri"/>
              </w:rPr>
            </w:pPr>
            <w:r w:rsidRPr="002F3F51">
              <w:rPr>
                <w:rFonts w:ascii="Calibri" w:hAnsi="Calibri" w:cs="Calibri"/>
              </w:rPr>
              <w:t>Storage</w:t>
            </w:r>
          </w:p>
        </w:tc>
        <w:tc>
          <w:tcPr>
            <w:tcW w:w="0" w:type="auto"/>
            <w:hideMark/>
          </w:tcPr>
          <w:p w14:paraId="7ECC17EE" w14:textId="77777777" w:rsidR="002F3F51" w:rsidRPr="002F3F51" w:rsidRDefault="002F3F51" w:rsidP="002F3F51">
            <w:pPr>
              <w:spacing w:after="160" w:line="279" w:lineRule="auto"/>
              <w:rPr>
                <w:rFonts w:ascii="Calibri" w:hAnsi="Calibri" w:cs="Calibri"/>
              </w:rPr>
            </w:pPr>
            <w:r w:rsidRPr="002F3F51">
              <w:rPr>
                <w:rFonts w:ascii="Calibri" w:hAnsi="Calibri" w:cs="Calibri"/>
              </w:rPr>
              <w:t>S3</w:t>
            </w:r>
          </w:p>
        </w:tc>
        <w:tc>
          <w:tcPr>
            <w:tcW w:w="0" w:type="auto"/>
            <w:hideMark/>
          </w:tcPr>
          <w:p w14:paraId="76BF0F40" w14:textId="77777777" w:rsidR="002F3F51" w:rsidRPr="002F3F51" w:rsidRDefault="002F3F51" w:rsidP="002F3F51">
            <w:pPr>
              <w:spacing w:after="160" w:line="279" w:lineRule="auto"/>
              <w:rPr>
                <w:rFonts w:ascii="Calibri" w:hAnsi="Calibri" w:cs="Calibri"/>
              </w:rPr>
            </w:pPr>
            <w:r w:rsidRPr="002F3F51">
              <w:rPr>
                <w:rFonts w:ascii="Calibri" w:hAnsi="Calibri" w:cs="Calibri"/>
              </w:rPr>
              <w:t>File staging, presigned URL uploads</w:t>
            </w:r>
          </w:p>
        </w:tc>
      </w:tr>
      <w:tr w:rsidR="002F3F51" w:rsidRPr="002F3F51" w14:paraId="54F7A6FC" w14:textId="77777777" w:rsidTr="002F3F51">
        <w:tc>
          <w:tcPr>
            <w:tcW w:w="0" w:type="auto"/>
            <w:hideMark/>
          </w:tcPr>
          <w:p w14:paraId="480C534D" w14:textId="77777777" w:rsidR="002F3F51" w:rsidRPr="002F3F51" w:rsidRDefault="002F3F51" w:rsidP="002F3F51">
            <w:pPr>
              <w:spacing w:after="160" w:line="279" w:lineRule="auto"/>
              <w:rPr>
                <w:rFonts w:ascii="Calibri" w:hAnsi="Calibri" w:cs="Calibri"/>
              </w:rPr>
            </w:pPr>
            <w:r w:rsidRPr="002F3F51">
              <w:rPr>
                <w:rFonts w:ascii="Calibri" w:hAnsi="Calibri" w:cs="Calibri"/>
              </w:rPr>
              <w:t>Containers</w:t>
            </w:r>
          </w:p>
        </w:tc>
        <w:tc>
          <w:tcPr>
            <w:tcW w:w="0" w:type="auto"/>
            <w:hideMark/>
          </w:tcPr>
          <w:p w14:paraId="1BE48BA3" w14:textId="77777777" w:rsidR="002F3F51" w:rsidRPr="002F3F51" w:rsidRDefault="002F3F51" w:rsidP="002F3F51">
            <w:pPr>
              <w:spacing w:after="160" w:line="279" w:lineRule="auto"/>
              <w:rPr>
                <w:rFonts w:ascii="Calibri" w:hAnsi="Calibri" w:cs="Calibri"/>
              </w:rPr>
            </w:pPr>
            <w:r w:rsidRPr="002F3F51">
              <w:rPr>
                <w:rFonts w:ascii="Calibri" w:hAnsi="Calibri" w:cs="Calibri"/>
              </w:rPr>
              <w:t>ECS (AWS)</w:t>
            </w:r>
          </w:p>
        </w:tc>
        <w:tc>
          <w:tcPr>
            <w:tcW w:w="0" w:type="auto"/>
            <w:hideMark/>
          </w:tcPr>
          <w:p w14:paraId="29CDBDD0" w14:textId="77777777" w:rsidR="002F3F51" w:rsidRPr="002F3F51" w:rsidRDefault="002F3F51" w:rsidP="002F3F51">
            <w:pPr>
              <w:spacing w:after="160" w:line="279" w:lineRule="auto"/>
              <w:rPr>
                <w:rFonts w:ascii="Calibri" w:hAnsi="Calibri" w:cs="Calibri"/>
              </w:rPr>
            </w:pPr>
            <w:r w:rsidRPr="002F3F51">
              <w:rPr>
                <w:rFonts w:ascii="Calibri" w:hAnsi="Calibri" w:cs="Calibri"/>
              </w:rPr>
              <w:t>Agent deployment</w:t>
            </w:r>
          </w:p>
        </w:tc>
      </w:tr>
      <w:tr w:rsidR="002F3F51" w:rsidRPr="002F3F51" w14:paraId="3DE1D842" w14:textId="77777777" w:rsidTr="002F3F51">
        <w:tc>
          <w:tcPr>
            <w:tcW w:w="0" w:type="auto"/>
            <w:hideMark/>
          </w:tcPr>
          <w:p w14:paraId="3BCDE3E5" w14:textId="77777777" w:rsidR="002F3F51" w:rsidRPr="002F3F51" w:rsidRDefault="002F3F51" w:rsidP="002F3F51">
            <w:pPr>
              <w:spacing w:after="160" w:line="279" w:lineRule="auto"/>
              <w:rPr>
                <w:rFonts w:ascii="Calibri" w:hAnsi="Calibri" w:cs="Calibri"/>
              </w:rPr>
            </w:pPr>
            <w:r w:rsidRPr="002F3F51">
              <w:rPr>
                <w:rFonts w:ascii="Calibri" w:hAnsi="Calibri" w:cs="Calibri"/>
              </w:rPr>
              <w:t>File Transfer</w:t>
            </w:r>
          </w:p>
        </w:tc>
        <w:tc>
          <w:tcPr>
            <w:tcW w:w="0" w:type="auto"/>
            <w:hideMark/>
          </w:tcPr>
          <w:p w14:paraId="64AC9391" w14:textId="77777777" w:rsidR="002F3F51" w:rsidRPr="002F3F51" w:rsidRDefault="002F3F51" w:rsidP="002F3F51">
            <w:pPr>
              <w:spacing w:after="160" w:line="279" w:lineRule="auto"/>
              <w:rPr>
                <w:rFonts w:ascii="Calibri" w:hAnsi="Calibri" w:cs="Calibri"/>
              </w:rPr>
            </w:pPr>
            <w:r w:rsidRPr="002F3F51">
              <w:rPr>
                <w:rFonts w:ascii="Calibri" w:hAnsi="Calibri" w:cs="Calibri"/>
              </w:rPr>
              <w:t>SFTP + S3</w:t>
            </w:r>
          </w:p>
        </w:tc>
        <w:tc>
          <w:tcPr>
            <w:tcW w:w="0" w:type="auto"/>
            <w:hideMark/>
          </w:tcPr>
          <w:p w14:paraId="4BA6178A" w14:textId="77777777" w:rsidR="002F3F51" w:rsidRPr="002F3F51" w:rsidRDefault="002F3F51" w:rsidP="002F3F51">
            <w:pPr>
              <w:spacing w:after="160" w:line="279" w:lineRule="auto"/>
              <w:rPr>
                <w:rFonts w:ascii="Calibri" w:hAnsi="Calibri" w:cs="Calibri"/>
              </w:rPr>
            </w:pPr>
            <w:r w:rsidRPr="002F3F51">
              <w:rPr>
                <w:rFonts w:ascii="Calibri" w:hAnsi="Calibri" w:cs="Calibri"/>
              </w:rPr>
              <w:t>File delivery and upload</w:t>
            </w:r>
          </w:p>
        </w:tc>
      </w:tr>
    </w:tbl>
    <w:p w14:paraId="1C322EA0" w14:textId="77777777" w:rsidR="002F3F51" w:rsidRPr="00ED57A2" w:rsidRDefault="002F3F51" w:rsidP="00B553F1">
      <w:pPr>
        <w:pStyle w:val="Heading5"/>
        <w:rPr>
          <w:rFonts w:ascii="Calibri" w:hAnsi="Calibri" w:cs="Calibri"/>
        </w:rPr>
      </w:pPr>
      <w:r w:rsidRPr="00ED57A2">
        <w:rPr>
          <w:rFonts w:ascii="Calibri" w:hAnsi="Calibri" w:cs="Calibri"/>
        </w:rPr>
        <w:lastRenderedPageBreak/>
        <w:t>3.2.2 Integration Points</w:t>
      </w:r>
    </w:p>
    <w:p w14:paraId="4C337103" w14:textId="77777777" w:rsidR="002F3F51" w:rsidRPr="002F3F51" w:rsidRDefault="002F3F51" w:rsidP="00D732B6">
      <w:pPr>
        <w:numPr>
          <w:ilvl w:val="0"/>
          <w:numId w:val="19"/>
        </w:numPr>
        <w:rPr>
          <w:rFonts w:ascii="Calibri" w:hAnsi="Calibri" w:cs="Calibri"/>
        </w:rPr>
      </w:pPr>
      <w:r w:rsidRPr="002F3F51">
        <w:rPr>
          <w:rFonts w:ascii="Calibri" w:hAnsi="Calibri" w:cs="Calibri"/>
          <w:b/>
          <w:bCs/>
        </w:rPr>
        <w:t>PlanConnect Portal</w:t>
      </w:r>
      <w:r w:rsidRPr="002F3F51">
        <w:rPr>
          <w:rFonts w:ascii="Calibri" w:hAnsi="Calibri" w:cs="Calibri"/>
        </w:rPr>
        <w:t xml:space="preserve"> - ACH activity, detail management</w:t>
      </w:r>
    </w:p>
    <w:p w14:paraId="6C836577" w14:textId="77777777" w:rsidR="002F3F51" w:rsidRPr="002F3F51" w:rsidRDefault="002F3F51" w:rsidP="00D732B6">
      <w:pPr>
        <w:numPr>
          <w:ilvl w:val="0"/>
          <w:numId w:val="19"/>
        </w:numPr>
        <w:rPr>
          <w:rFonts w:ascii="Calibri" w:hAnsi="Calibri" w:cs="Calibri"/>
        </w:rPr>
      </w:pPr>
      <w:r w:rsidRPr="002F3F51">
        <w:rPr>
          <w:rFonts w:ascii="Calibri" w:hAnsi="Calibri" w:cs="Calibri"/>
          <w:b/>
          <w:bCs/>
        </w:rPr>
        <w:t>Relias System</w:t>
      </w:r>
      <w:r w:rsidRPr="002F3F51">
        <w:rPr>
          <w:rFonts w:ascii="Calibri" w:hAnsi="Calibri" w:cs="Calibri"/>
        </w:rPr>
        <w:t xml:space="preserve"> - XML import, employee data</w:t>
      </w:r>
    </w:p>
    <w:p w14:paraId="07D87D38" w14:textId="77777777" w:rsidR="002F3F51" w:rsidRPr="002F3F51" w:rsidRDefault="002F3F51" w:rsidP="00D732B6">
      <w:pPr>
        <w:numPr>
          <w:ilvl w:val="0"/>
          <w:numId w:val="19"/>
        </w:numPr>
        <w:rPr>
          <w:rFonts w:ascii="Calibri" w:hAnsi="Calibri" w:cs="Calibri"/>
        </w:rPr>
      </w:pPr>
      <w:r w:rsidRPr="002F3F51">
        <w:rPr>
          <w:rFonts w:ascii="Calibri" w:hAnsi="Calibri" w:cs="Calibri"/>
          <w:b/>
          <w:bCs/>
        </w:rPr>
        <w:t>Custodians</w:t>
      </w:r>
      <w:r w:rsidRPr="002F3F51">
        <w:rPr>
          <w:rFonts w:ascii="Calibri" w:hAnsi="Calibri" w:cs="Calibri"/>
        </w:rPr>
        <w:t xml:space="preserve"> - Matrix, Mid Atlantic, Schwab ACH processing</w:t>
      </w:r>
    </w:p>
    <w:p w14:paraId="174891E8" w14:textId="77777777" w:rsidR="002F3F51" w:rsidRPr="002F3F51" w:rsidRDefault="002F3F51" w:rsidP="00D732B6">
      <w:pPr>
        <w:numPr>
          <w:ilvl w:val="0"/>
          <w:numId w:val="19"/>
        </w:numPr>
        <w:rPr>
          <w:rFonts w:ascii="Calibri" w:hAnsi="Calibri" w:cs="Calibri"/>
        </w:rPr>
      </w:pPr>
      <w:r w:rsidRPr="002F3F51">
        <w:rPr>
          <w:rFonts w:ascii="Calibri" w:hAnsi="Calibri" w:cs="Calibri"/>
          <w:b/>
          <w:bCs/>
        </w:rPr>
        <w:t>SFTP Servers</w:t>
      </w:r>
      <w:r w:rsidRPr="002F3F51">
        <w:rPr>
          <w:rFonts w:ascii="Calibri" w:hAnsi="Calibri" w:cs="Calibri"/>
        </w:rPr>
        <w:t xml:space="preserve"> - Vendor file delivery</w:t>
      </w:r>
    </w:p>
    <w:p w14:paraId="56122C79" w14:textId="77777777" w:rsidR="002F3F51" w:rsidRPr="00ED57A2" w:rsidRDefault="002F3F51" w:rsidP="00B553F1">
      <w:pPr>
        <w:pStyle w:val="Heading4"/>
        <w:rPr>
          <w:rFonts w:ascii="Calibri" w:hAnsi="Calibri" w:cs="Calibri"/>
        </w:rPr>
      </w:pPr>
      <w:r w:rsidRPr="00ED57A2">
        <w:rPr>
          <w:rFonts w:ascii="Calibri" w:hAnsi="Calibri" w:cs="Calibri"/>
        </w:rPr>
        <w:t>3.3 Agent Architecture</w:t>
      </w:r>
    </w:p>
    <w:p w14:paraId="12410AD5" w14:textId="77777777" w:rsidR="002F3F51" w:rsidRPr="00ED57A2" w:rsidRDefault="002F3F51" w:rsidP="00B553F1">
      <w:pPr>
        <w:pStyle w:val="Heading5"/>
        <w:rPr>
          <w:rFonts w:ascii="Calibri" w:hAnsi="Calibri" w:cs="Calibri"/>
        </w:rPr>
      </w:pPr>
      <w:r w:rsidRPr="00ED57A2">
        <w:rPr>
          <w:rFonts w:ascii="Calibri" w:hAnsi="Calibri" w:cs="Calibri"/>
        </w:rPr>
        <w:t>3.3.1 IDP (Intelligent Document Processing) Agent</w:t>
      </w:r>
    </w:p>
    <w:p w14:paraId="1615FBBA" w14:textId="77777777" w:rsidR="00D732B6" w:rsidRDefault="002F3F51" w:rsidP="002F3F51">
      <w:pPr>
        <w:rPr>
          <w:rFonts w:ascii="Calibri" w:hAnsi="Calibri" w:cs="Calibri"/>
        </w:rPr>
      </w:pPr>
      <w:r w:rsidRPr="002F3F51">
        <w:rPr>
          <w:rFonts w:ascii="Calibri" w:hAnsi="Calibri" w:cs="Calibri"/>
          <w:b/>
          <w:bCs/>
        </w:rPr>
        <w:t>Purpose:</w:t>
      </w:r>
      <w:r w:rsidRPr="002F3F51">
        <w:rPr>
          <w:rFonts w:ascii="Calibri" w:hAnsi="Calibri" w:cs="Calibri"/>
        </w:rPr>
        <w:t xml:space="preserve"> Convert raw vendor files into structured format </w:t>
      </w:r>
    </w:p>
    <w:p w14:paraId="54630136" w14:textId="77777777" w:rsidR="00D732B6" w:rsidRDefault="002F3F51" w:rsidP="002F3F51">
      <w:pPr>
        <w:rPr>
          <w:rFonts w:ascii="Calibri" w:hAnsi="Calibri" w:cs="Calibri"/>
        </w:rPr>
      </w:pPr>
      <w:r w:rsidRPr="002F3F51">
        <w:rPr>
          <w:rFonts w:ascii="Calibri" w:hAnsi="Calibri" w:cs="Calibri"/>
          <w:b/>
          <w:bCs/>
        </w:rPr>
        <w:t>Input:</w:t>
      </w:r>
      <w:r w:rsidRPr="002F3F51">
        <w:rPr>
          <w:rFonts w:ascii="Calibri" w:hAnsi="Calibri" w:cs="Calibri"/>
        </w:rPr>
        <w:t xml:space="preserve"> Excel, CSV, fixed-width, XML files </w:t>
      </w:r>
    </w:p>
    <w:p w14:paraId="29822771" w14:textId="77777777" w:rsidR="00D732B6" w:rsidRDefault="002F3F51" w:rsidP="002F3F51">
      <w:pPr>
        <w:rPr>
          <w:rFonts w:ascii="Calibri" w:hAnsi="Calibri" w:cs="Calibri"/>
        </w:rPr>
      </w:pPr>
      <w:r w:rsidRPr="002F3F51">
        <w:rPr>
          <w:rFonts w:ascii="Calibri" w:hAnsi="Calibri" w:cs="Calibri"/>
          <w:b/>
          <w:bCs/>
        </w:rPr>
        <w:t>Output:</w:t>
      </w:r>
      <w:r w:rsidRPr="002F3F51">
        <w:rPr>
          <w:rFonts w:ascii="Calibri" w:hAnsi="Calibri" w:cs="Calibri"/>
        </w:rPr>
        <w:t xml:space="preserve"> JSON or Markdown structured data </w:t>
      </w:r>
    </w:p>
    <w:p w14:paraId="64493DEE" w14:textId="7532660E" w:rsidR="002F3F51" w:rsidRPr="002F3F51" w:rsidRDefault="002F3F51" w:rsidP="002F3F51">
      <w:pPr>
        <w:rPr>
          <w:rFonts w:ascii="Calibri" w:hAnsi="Calibri" w:cs="Calibri"/>
          <w:b/>
          <w:bCs/>
        </w:rPr>
      </w:pPr>
      <w:r w:rsidRPr="002F3F51">
        <w:rPr>
          <w:rFonts w:ascii="Calibri" w:hAnsi="Calibri" w:cs="Calibri"/>
          <w:b/>
          <w:bCs/>
        </w:rPr>
        <w:t>Capabilities:</w:t>
      </w:r>
    </w:p>
    <w:p w14:paraId="68D9C846" w14:textId="77777777" w:rsidR="002F3F51" w:rsidRPr="002F3F51" w:rsidRDefault="002F3F51" w:rsidP="00D732B6">
      <w:pPr>
        <w:numPr>
          <w:ilvl w:val="0"/>
          <w:numId w:val="20"/>
        </w:numPr>
        <w:rPr>
          <w:rFonts w:ascii="Calibri" w:hAnsi="Calibri" w:cs="Calibri"/>
        </w:rPr>
      </w:pPr>
      <w:r w:rsidRPr="002F3F51">
        <w:rPr>
          <w:rFonts w:ascii="Calibri" w:hAnsi="Calibri" w:cs="Calibri"/>
        </w:rPr>
        <w:t>Auto-detect file format and structure</w:t>
      </w:r>
    </w:p>
    <w:p w14:paraId="05E50617" w14:textId="77777777" w:rsidR="002F3F51" w:rsidRPr="002F3F51" w:rsidRDefault="002F3F51" w:rsidP="00D732B6">
      <w:pPr>
        <w:numPr>
          <w:ilvl w:val="0"/>
          <w:numId w:val="20"/>
        </w:numPr>
        <w:rPr>
          <w:rFonts w:ascii="Calibri" w:hAnsi="Calibri" w:cs="Calibri"/>
        </w:rPr>
      </w:pPr>
      <w:r w:rsidRPr="002F3F51">
        <w:rPr>
          <w:rFonts w:ascii="Calibri" w:hAnsi="Calibri" w:cs="Calibri"/>
        </w:rPr>
        <w:t>Identify header rows and data boundaries</w:t>
      </w:r>
    </w:p>
    <w:p w14:paraId="3E275FF8" w14:textId="77777777" w:rsidR="002F3F51" w:rsidRPr="002F3F51" w:rsidRDefault="002F3F51" w:rsidP="00D732B6">
      <w:pPr>
        <w:numPr>
          <w:ilvl w:val="0"/>
          <w:numId w:val="20"/>
        </w:numPr>
        <w:rPr>
          <w:rFonts w:ascii="Calibri" w:hAnsi="Calibri" w:cs="Calibri"/>
        </w:rPr>
      </w:pPr>
      <w:r w:rsidRPr="002F3F51">
        <w:rPr>
          <w:rFonts w:ascii="Calibri" w:hAnsi="Calibri" w:cs="Calibri"/>
        </w:rPr>
        <w:t>Extract column mappings</w:t>
      </w:r>
    </w:p>
    <w:p w14:paraId="07998F1B" w14:textId="77777777" w:rsidR="002F3F51" w:rsidRPr="002F3F51" w:rsidRDefault="002F3F51" w:rsidP="00D732B6">
      <w:pPr>
        <w:numPr>
          <w:ilvl w:val="0"/>
          <w:numId w:val="20"/>
        </w:numPr>
        <w:rPr>
          <w:rFonts w:ascii="Calibri" w:hAnsi="Calibri" w:cs="Calibri"/>
        </w:rPr>
      </w:pPr>
      <w:r w:rsidRPr="002F3F51">
        <w:rPr>
          <w:rFonts w:ascii="Calibri" w:hAnsi="Calibri" w:cs="Calibri"/>
        </w:rPr>
        <w:t>Handle multi-tab Excel files</w:t>
      </w:r>
    </w:p>
    <w:p w14:paraId="2913A267" w14:textId="77777777" w:rsidR="002F3F51" w:rsidRPr="002F3F51" w:rsidRDefault="002F3F51" w:rsidP="00D732B6">
      <w:pPr>
        <w:numPr>
          <w:ilvl w:val="0"/>
          <w:numId w:val="20"/>
        </w:numPr>
        <w:rPr>
          <w:rFonts w:ascii="Calibri" w:hAnsi="Calibri" w:cs="Calibri"/>
        </w:rPr>
      </w:pPr>
      <w:r w:rsidRPr="002F3F51">
        <w:rPr>
          <w:rFonts w:ascii="Calibri" w:hAnsi="Calibri" w:cs="Calibri"/>
        </w:rPr>
        <w:t>Learn and cache schema patterns</w:t>
      </w:r>
    </w:p>
    <w:p w14:paraId="714A079B" w14:textId="77777777" w:rsidR="002F3F51" w:rsidRPr="00ED57A2" w:rsidRDefault="002F3F51" w:rsidP="00B553F1">
      <w:pPr>
        <w:pStyle w:val="Heading5"/>
        <w:rPr>
          <w:rFonts w:ascii="Calibri" w:hAnsi="Calibri" w:cs="Calibri"/>
        </w:rPr>
      </w:pPr>
      <w:r w:rsidRPr="00ED57A2">
        <w:rPr>
          <w:rFonts w:ascii="Calibri" w:hAnsi="Calibri" w:cs="Calibri"/>
        </w:rPr>
        <w:t>3.3.2 Validator Agent</w:t>
      </w:r>
    </w:p>
    <w:p w14:paraId="61063061" w14:textId="77777777" w:rsidR="00D732B6" w:rsidRDefault="002F3F51" w:rsidP="002F3F51">
      <w:pPr>
        <w:rPr>
          <w:rFonts w:ascii="Calibri" w:hAnsi="Calibri" w:cs="Calibri"/>
        </w:rPr>
      </w:pPr>
      <w:r w:rsidRPr="002F3F51">
        <w:rPr>
          <w:rFonts w:ascii="Calibri" w:hAnsi="Calibri" w:cs="Calibri"/>
          <w:b/>
          <w:bCs/>
        </w:rPr>
        <w:t>Purpose:</w:t>
      </w:r>
      <w:r w:rsidRPr="002F3F51">
        <w:rPr>
          <w:rFonts w:ascii="Calibri" w:hAnsi="Calibri" w:cs="Calibri"/>
        </w:rPr>
        <w:t xml:space="preserve"> Validate file structure and generate transformation rules </w:t>
      </w:r>
    </w:p>
    <w:p w14:paraId="17089506" w14:textId="77777777" w:rsidR="00D732B6" w:rsidRDefault="002F3F51" w:rsidP="002F3F51">
      <w:pPr>
        <w:rPr>
          <w:rFonts w:ascii="Calibri" w:hAnsi="Calibri" w:cs="Calibri"/>
        </w:rPr>
      </w:pPr>
      <w:r w:rsidRPr="002F3F51">
        <w:rPr>
          <w:rFonts w:ascii="Calibri" w:hAnsi="Calibri" w:cs="Calibri"/>
          <w:b/>
          <w:bCs/>
        </w:rPr>
        <w:t>Input:</w:t>
      </w:r>
      <w:r w:rsidRPr="002F3F51">
        <w:rPr>
          <w:rFonts w:ascii="Calibri" w:hAnsi="Calibri" w:cs="Calibri"/>
        </w:rPr>
        <w:t xml:space="preserve"> Structured file data, schema definitions </w:t>
      </w:r>
    </w:p>
    <w:p w14:paraId="0A7391BE" w14:textId="77777777" w:rsidR="00D732B6" w:rsidRDefault="002F3F51" w:rsidP="002F3F51">
      <w:pPr>
        <w:rPr>
          <w:rFonts w:ascii="Calibri" w:hAnsi="Calibri" w:cs="Calibri"/>
        </w:rPr>
      </w:pPr>
      <w:r w:rsidRPr="002F3F51">
        <w:rPr>
          <w:rFonts w:ascii="Calibri" w:hAnsi="Calibri" w:cs="Calibri"/>
          <w:b/>
          <w:bCs/>
        </w:rPr>
        <w:t>Output:</w:t>
      </w:r>
      <w:r w:rsidRPr="002F3F51">
        <w:rPr>
          <w:rFonts w:ascii="Calibri" w:hAnsi="Calibri" w:cs="Calibri"/>
        </w:rPr>
        <w:t xml:space="preserve"> Validation results, transformation rules </w:t>
      </w:r>
    </w:p>
    <w:p w14:paraId="4012BC5F" w14:textId="3F49BA0E" w:rsidR="002F3F51" w:rsidRPr="002F3F51" w:rsidRDefault="002F3F51" w:rsidP="002F3F51">
      <w:pPr>
        <w:rPr>
          <w:rFonts w:ascii="Calibri" w:hAnsi="Calibri" w:cs="Calibri"/>
        </w:rPr>
      </w:pPr>
      <w:r w:rsidRPr="002F3F51">
        <w:rPr>
          <w:rFonts w:ascii="Calibri" w:hAnsi="Calibri" w:cs="Calibri"/>
          <w:b/>
          <w:bCs/>
        </w:rPr>
        <w:t>Capabilities:</w:t>
      </w:r>
    </w:p>
    <w:p w14:paraId="29D1541E" w14:textId="77777777" w:rsidR="002F3F51" w:rsidRPr="002F3F51" w:rsidRDefault="002F3F51" w:rsidP="00D732B6">
      <w:pPr>
        <w:numPr>
          <w:ilvl w:val="0"/>
          <w:numId w:val="21"/>
        </w:numPr>
        <w:rPr>
          <w:rFonts w:ascii="Calibri" w:hAnsi="Calibri" w:cs="Calibri"/>
        </w:rPr>
      </w:pPr>
      <w:r w:rsidRPr="002F3F51">
        <w:rPr>
          <w:rFonts w:ascii="Calibri" w:hAnsi="Calibri" w:cs="Calibri"/>
        </w:rPr>
        <w:t>Scan file layout structure</w:t>
      </w:r>
    </w:p>
    <w:p w14:paraId="5E94C0F0" w14:textId="77777777" w:rsidR="002F3F51" w:rsidRPr="002F3F51" w:rsidRDefault="002F3F51" w:rsidP="00D732B6">
      <w:pPr>
        <w:numPr>
          <w:ilvl w:val="0"/>
          <w:numId w:val="21"/>
        </w:numPr>
        <w:rPr>
          <w:rFonts w:ascii="Calibri" w:hAnsi="Calibri" w:cs="Calibri"/>
        </w:rPr>
      </w:pPr>
      <w:r w:rsidRPr="002F3F51">
        <w:rPr>
          <w:rFonts w:ascii="Calibri" w:hAnsi="Calibri" w:cs="Calibri"/>
        </w:rPr>
        <w:t>Compare against expected schema</w:t>
      </w:r>
    </w:p>
    <w:p w14:paraId="0BBAA051" w14:textId="77777777" w:rsidR="002F3F51" w:rsidRPr="002F3F51" w:rsidRDefault="002F3F51" w:rsidP="00D732B6">
      <w:pPr>
        <w:numPr>
          <w:ilvl w:val="0"/>
          <w:numId w:val="21"/>
        </w:numPr>
        <w:rPr>
          <w:rFonts w:ascii="Calibri" w:hAnsi="Calibri" w:cs="Calibri"/>
        </w:rPr>
      </w:pPr>
      <w:r w:rsidRPr="002F3F51">
        <w:rPr>
          <w:rFonts w:ascii="Calibri" w:hAnsi="Calibri" w:cs="Calibri"/>
        </w:rPr>
        <w:t>Generate transformation rules for ACH compliance</w:t>
      </w:r>
    </w:p>
    <w:p w14:paraId="11A4F0D6" w14:textId="77777777" w:rsidR="002F3F51" w:rsidRPr="002F3F51" w:rsidRDefault="002F3F51" w:rsidP="00D732B6">
      <w:pPr>
        <w:numPr>
          <w:ilvl w:val="0"/>
          <w:numId w:val="21"/>
        </w:numPr>
        <w:rPr>
          <w:rFonts w:ascii="Calibri" w:hAnsi="Calibri" w:cs="Calibri"/>
        </w:rPr>
      </w:pPr>
      <w:r w:rsidRPr="002F3F51">
        <w:rPr>
          <w:rFonts w:ascii="Calibri" w:hAnsi="Calibri" w:cs="Calibri"/>
        </w:rPr>
        <w:t>Flag anomalies for human review</w:t>
      </w:r>
    </w:p>
    <w:p w14:paraId="7FB7F810" w14:textId="77777777" w:rsidR="002F3F51" w:rsidRPr="002F3F51" w:rsidRDefault="002F3F51" w:rsidP="00D732B6">
      <w:pPr>
        <w:numPr>
          <w:ilvl w:val="0"/>
          <w:numId w:val="21"/>
        </w:numPr>
        <w:rPr>
          <w:rFonts w:ascii="Calibri" w:hAnsi="Calibri" w:cs="Calibri"/>
        </w:rPr>
      </w:pPr>
      <w:r w:rsidRPr="002F3F51">
        <w:rPr>
          <w:rFonts w:ascii="Calibri" w:hAnsi="Calibri" w:cs="Calibri"/>
        </w:rPr>
        <w:t>Track vendor format changes</w:t>
      </w:r>
    </w:p>
    <w:p w14:paraId="4FB4721A" w14:textId="77777777" w:rsidR="002F3F51" w:rsidRPr="00ED57A2" w:rsidRDefault="002F3F51" w:rsidP="00B553F1">
      <w:pPr>
        <w:pStyle w:val="Heading5"/>
        <w:rPr>
          <w:rFonts w:ascii="Calibri" w:hAnsi="Calibri" w:cs="Calibri"/>
        </w:rPr>
      </w:pPr>
      <w:r w:rsidRPr="00ED57A2">
        <w:rPr>
          <w:rFonts w:ascii="Calibri" w:hAnsi="Calibri" w:cs="Calibri"/>
        </w:rPr>
        <w:lastRenderedPageBreak/>
        <w:t>3.3.3 Transformation Agent</w:t>
      </w:r>
    </w:p>
    <w:p w14:paraId="0D4DDCC3" w14:textId="027851BC" w:rsidR="002F3F51" w:rsidRPr="002F3F51" w:rsidRDefault="002F3F51" w:rsidP="444BEF9A">
      <w:pPr>
        <w:rPr>
          <w:rFonts w:ascii="Calibri" w:hAnsi="Calibri" w:cs="Calibri"/>
        </w:rPr>
      </w:pPr>
      <w:r w:rsidRPr="444BEF9A">
        <w:rPr>
          <w:rFonts w:ascii="Calibri" w:hAnsi="Calibri" w:cs="Calibri"/>
          <w:b/>
          <w:bCs/>
        </w:rPr>
        <w:t>Purpose:</w:t>
      </w:r>
      <w:r w:rsidRPr="444BEF9A">
        <w:rPr>
          <w:rFonts w:ascii="Calibri" w:hAnsi="Calibri" w:cs="Calibri"/>
        </w:rPr>
        <w:t xml:space="preserve"> Transform validated data into standard ACH format </w:t>
      </w:r>
    </w:p>
    <w:p w14:paraId="114C571E" w14:textId="15E96ED6" w:rsidR="002F3F51" w:rsidRPr="002F3F51" w:rsidRDefault="002F3F51" w:rsidP="5C93AB0F">
      <w:pPr>
        <w:rPr>
          <w:ins w:id="9" w:author="Koushik Sinha" w:date="2026-02-02T20:18:00Z" w16du:dateUtc="2026-02-02T20:18:54Z"/>
          <w:rFonts w:ascii="Calibri" w:hAnsi="Calibri" w:cs="Calibri"/>
        </w:rPr>
      </w:pPr>
      <w:r w:rsidRPr="444BEF9A">
        <w:rPr>
          <w:rFonts w:ascii="Calibri" w:hAnsi="Calibri" w:cs="Calibri"/>
          <w:b/>
          <w:bCs/>
        </w:rPr>
        <w:t>Input:</w:t>
      </w:r>
      <w:r w:rsidRPr="444BEF9A">
        <w:rPr>
          <w:rFonts w:ascii="Calibri" w:hAnsi="Calibri" w:cs="Calibri"/>
        </w:rPr>
        <w:t xml:space="preserve"> Validated data, transformation rules </w:t>
      </w:r>
    </w:p>
    <w:p w14:paraId="7574FB6F" w14:textId="262B74FB" w:rsidR="002F3F51" w:rsidRPr="002F3F51" w:rsidRDefault="002F3F51" w:rsidP="444BEF9A">
      <w:pPr>
        <w:rPr>
          <w:rFonts w:ascii="Calibri" w:hAnsi="Calibri" w:cs="Calibri"/>
        </w:rPr>
      </w:pPr>
      <w:r w:rsidRPr="444BEF9A">
        <w:rPr>
          <w:rFonts w:ascii="Calibri" w:hAnsi="Calibri" w:cs="Calibri"/>
          <w:b/>
          <w:bCs/>
        </w:rPr>
        <w:t>Output:</w:t>
      </w:r>
      <w:r w:rsidRPr="444BEF9A">
        <w:rPr>
          <w:rFonts w:ascii="Calibri" w:hAnsi="Calibri" w:cs="Calibri"/>
        </w:rPr>
        <w:t xml:space="preserve"> Standardized ACH-compliant records </w:t>
      </w:r>
    </w:p>
    <w:p w14:paraId="588A25B0" w14:textId="00CB5017" w:rsidR="002F3F51" w:rsidRPr="002F3F51" w:rsidRDefault="002F3F51" w:rsidP="002F3F51">
      <w:pPr>
        <w:rPr>
          <w:rFonts w:ascii="Calibri" w:hAnsi="Calibri" w:cs="Calibri"/>
        </w:rPr>
      </w:pPr>
      <w:r w:rsidRPr="444BEF9A">
        <w:rPr>
          <w:rFonts w:ascii="Calibri" w:hAnsi="Calibri" w:cs="Calibri"/>
          <w:b/>
          <w:bCs/>
        </w:rPr>
        <w:t>Capabilities:</w:t>
      </w:r>
    </w:p>
    <w:p w14:paraId="46D4AD66" w14:textId="77777777" w:rsidR="002F3F51" w:rsidRPr="002F3F51" w:rsidRDefault="002F3F51" w:rsidP="00D732B6">
      <w:pPr>
        <w:numPr>
          <w:ilvl w:val="0"/>
          <w:numId w:val="22"/>
        </w:numPr>
        <w:rPr>
          <w:rFonts w:ascii="Calibri" w:hAnsi="Calibri" w:cs="Calibri"/>
        </w:rPr>
      </w:pPr>
      <w:r w:rsidRPr="002F3F51">
        <w:rPr>
          <w:rFonts w:ascii="Calibri" w:hAnsi="Calibri" w:cs="Calibri"/>
        </w:rPr>
        <w:t>Apply field mappings</w:t>
      </w:r>
    </w:p>
    <w:p w14:paraId="680D0170" w14:textId="77777777" w:rsidR="002F3F51" w:rsidRPr="002F3F51" w:rsidRDefault="002F3F51" w:rsidP="00D732B6">
      <w:pPr>
        <w:numPr>
          <w:ilvl w:val="0"/>
          <w:numId w:val="22"/>
        </w:numPr>
        <w:rPr>
          <w:rFonts w:ascii="Calibri" w:hAnsi="Calibri" w:cs="Calibri"/>
        </w:rPr>
      </w:pPr>
      <w:r w:rsidRPr="002F3F51">
        <w:rPr>
          <w:rFonts w:ascii="Calibri" w:hAnsi="Calibri" w:cs="Calibri"/>
        </w:rPr>
        <w:t>Calculate contribution breakdowns</w:t>
      </w:r>
    </w:p>
    <w:p w14:paraId="55FD084B" w14:textId="77777777" w:rsidR="002F3F51" w:rsidRPr="002F3F51" w:rsidRDefault="002F3F51" w:rsidP="00D732B6">
      <w:pPr>
        <w:numPr>
          <w:ilvl w:val="0"/>
          <w:numId w:val="22"/>
        </w:numPr>
        <w:rPr>
          <w:rFonts w:ascii="Calibri" w:hAnsi="Calibri" w:cs="Calibri"/>
        </w:rPr>
      </w:pPr>
      <w:r w:rsidRPr="002F3F51">
        <w:rPr>
          <w:rFonts w:ascii="Calibri" w:hAnsi="Calibri" w:cs="Calibri"/>
        </w:rPr>
        <w:t>Generate source allocations</w:t>
      </w:r>
    </w:p>
    <w:p w14:paraId="67340095" w14:textId="77777777" w:rsidR="002F3F51" w:rsidRPr="002F3F51" w:rsidRDefault="002F3F51" w:rsidP="00D732B6">
      <w:pPr>
        <w:numPr>
          <w:ilvl w:val="0"/>
          <w:numId w:val="22"/>
        </w:numPr>
        <w:rPr>
          <w:rFonts w:ascii="Calibri" w:hAnsi="Calibri" w:cs="Calibri"/>
        </w:rPr>
      </w:pPr>
      <w:r w:rsidRPr="444BEF9A">
        <w:rPr>
          <w:rFonts w:ascii="Calibri" w:hAnsi="Calibri" w:cs="Calibri"/>
        </w:rPr>
        <w:t>Create audit trail</w:t>
      </w:r>
    </w:p>
    <w:p w14:paraId="558B92BB" w14:textId="0E9A1A9D" w:rsidR="444BEF9A" w:rsidRDefault="444BEF9A" w:rsidP="444BEF9A">
      <w:pPr>
        <w:rPr>
          <w:rFonts w:ascii="Calibri" w:hAnsi="Calibri" w:cs="Calibri"/>
        </w:rPr>
      </w:pPr>
    </w:p>
    <w:p w14:paraId="51073E14" w14:textId="77777777" w:rsidR="002F3F51" w:rsidRPr="00ED57A2" w:rsidRDefault="002F3F51" w:rsidP="00B553F1">
      <w:pPr>
        <w:pStyle w:val="Heading5"/>
        <w:rPr>
          <w:rFonts w:ascii="Calibri" w:hAnsi="Calibri" w:cs="Calibri"/>
        </w:rPr>
      </w:pPr>
      <w:r w:rsidRPr="00ED57A2">
        <w:rPr>
          <w:rFonts w:ascii="Calibri" w:hAnsi="Calibri" w:cs="Calibri"/>
        </w:rPr>
        <w:t>3.3.4 Compliance Agent</w:t>
      </w:r>
    </w:p>
    <w:p w14:paraId="730B75F7" w14:textId="0D46001D" w:rsidR="002F3F51" w:rsidRPr="002F3F51" w:rsidRDefault="002F3F51" w:rsidP="444BEF9A">
      <w:pPr>
        <w:rPr>
          <w:rFonts w:ascii="Calibri" w:hAnsi="Calibri" w:cs="Calibri"/>
        </w:rPr>
      </w:pPr>
      <w:r w:rsidRPr="444BEF9A">
        <w:rPr>
          <w:rFonts w:ascii="Calibri" w:hAnsi="Calibri" w:cs="Calibri"/>
          <w:b/>
          <w:bCs/>
        </w:rPr>
        <w:t>Purpose:</w:t>
      </w:r>
      <w:r w:rsidRPr="444BEF9A">
        <w:rPr>
          <w:rFonts w:ascii="Calibri" w:hAnsi="Calibri" w:cs="Calibri"/>
        </w:rPr>
        <w:t xml:space="preserve"> Ensure pre/post compliance with business rules </w:t>
      </w:r>
    </w:p>
    <w:p w14:paraId="57ADA002" w14:textId="4B5C89CC" w:rsidR="002F3F51" w:rsidRPr="002F3F51" w:rsidRDefault="002F3F51" w:rsidP="444BEF9A">
      <w:pPr>
        <w:rPr>
          <w:rFonts w:ascii="Calibri" w:hAnsi="Calibri" w:cs="Calibri"/>
        </w:rPr>
      </w:pPr>
      <w:r w:rsidRPr="444BEF9A">
        <w:rPr>
          <w:rFonts w:ascii="Calibri" w:hAnsi="Calibri" w:cs="Calibri"/>
          <w:b/>
          <w:bCs/>
        </w:rPr>
        <w:t>Input:</w:t>
      </w:r>
      <w:r w:rsidRPr="444BEF9A">
        <w:rPr>
          <w:rFonts w:ascii="Calibri" w:hAnsi="Calibri" w:cs="Calibri"/>
        </w:rPr>
        <w:t xml:space="preserve"> Transformed data, compliance rules </w:t>
      </w:r>
    </w:p>
    <w:p w14:paraId="50CAA6D8" w14:textId="57177D46" w:rsidR="002F3F51" w:rsidRPr="002F3F51" w:rsidRDefault="002F3F51" w:rsidP="444BEF9A">
      <w:pPr>
        <w:rPr>
          <w:rFonts w:ascii="Calibri" w:hAnsi="Calibri" w:cs="Calibri"/>
        </w:rPr>
      </w:pPr>
      <w:r w:rsidRPr="444BEF9A">
        <w:rPr>
          <w:rFonts w:ascii="Calibri" w:hAnsi="Calibri" w:cs="Calibri"/>
          <w:b/>
          <w:bCs/>
        </w:rPr>
        <w:t>Output:</w:t>
      </w:r>
      <w:r w:rsidRPr="444BEF9A">
        <w:rPr>
          <w:rFonts w:ascii="Calibri" w:hAnsi="Calibri" w:cs="Calibri"/>
        </w:rPr>
        <w:t xml:space="preserve"> Compliance report, flagged exceptions </w:t>
      </w:r>
    </w:p>
    <w:p w14:paraId="1DE558F7" w14:textId="754B14CA" w:rsidR="002F3F51" w:rsidRPr="002F3F51" w:rsidRDefault="002F3F51" w:rsidP="002F3F51">
      <w:pPr>
        <w:rPr>
          <w:rFonts w:ascii="Calibri" w:hAnsi="Calibri" w:cs="Calibri"/>
        </w:rPr>
      </w:pPr>
      <w:r w:rsidRPr="444BEF9A">
        <w:rPr>
          <w:rFonts w:ascii="Calibri" w:hAnsi="Calibri" w:cs="Calibri"/>
          <w:b/>
          <w:bCs/>
        </w:rPr>
        <w:t>Capabilities:</w:t>
      </w:r>
    </w:p>
    <w:p w14:paraId="0292AB17" w14:textId="77777777" w:rsidR="002F3F51" w:rsidRPr="002F3F51" w:rsidRDefault="002F3F51" w:rsidP="00D732B6">
      <w:pPr>
        <w:numPr>
          <w:ilvl w:val="0"/>
          <w:numId w:val="23"/>
        </w:numPr>
        <w:rPr>
          <w:rFonts w:ascii="Calibri" w:hAnsi="Calibri" w:cs="Calibri"/>
        </w:rPr>
      </w:pPr>
      <w:r w:rsidRPr="002F3F51">
        <w:rPr>
          <w:rFonts w:ascii="Calibri" w:hAnsi="Calibri" w:cs="Calibri"/>
        </w:rPr>
        <w:t>Validate SSN format and presence</w:t>
      </w:r>
    </w:p>
    <w:p w14:paraId="4FBA3D0A" w14:textId="77777777" w:rsidR="002F3F51" w:rsidRPr="002F3F51" w:rsidRDefault="002F3F51" w:rsidP="00D732B6">
      <w:pPr>
        <w:numPr>
          <w:ilvl w:val="0"/>
          <w:numId w:val="23"/>
        </w:numPr>
        <w:rPr>
          <w:rFonts w:ascii="Calibri" w:hAnsi="Calibri" w:cs="Calibri"/>
        </w:rPr>
      </w:pPr>
      <w:r w:rsidRPr="002F3F51">
        <w:rPr>
          <w:rFonts w:ascii="Calibri" w:hAnsi="Calibri" w:cs="Calibri"/>
        </w:rPr>
        <w:t>Check date of birth requirements</w:t>
      </w:r>
    </w:p>
    <w:p w14:paraId="36C47E81" w14:textId="77777777" w:rsidR="002F3F51" w:rsidRPr="002F3F51" w:rsidRDefault="002F3F51" w:rsidP="00D732B6">
      <w:pPr>
        <w:numPr>
          <w:ilvl w:val="0"/>
          <w:numId w:val="23"/>
        </w:numPr>
        <w:rPr>
          <w:rFonts w:ascii="Calibri" w:hAnsi="Calibri" w:cs="Calibri"/>
        </w:rPr>
      </w:pPr>
      <w:r w:rsidRPr="002F3F51">
        <w:rPr>
          <w:rFonts w:ascii="Calibri" w:hAnsi="Calibri" w:cs="Calibri"/>
        </w:rPr>
        <w:t>Verify contribution limits</w:t>
      </w:r>
    </w:p>
    <w:p w14:paraId="2B35EB7D" w14:textId="77777777" w:rsidR="002F3F51" w:rsidRPr="002F3F51" w:rsidRDefault="002F3F51" w:rsidP="00D732B6">
      <w:pPr>
        <w:numPr>
          <w:ilvl w:val="0"/>
          <w:numId w:val="23"/>
        </w:numPr>
        <w:rPr>
          <w:rFonts w:ascii="Calibri" w:hAnsi="Calibri" w:cs="Calibri"/>
        </w:rPr>
      </w:pPr>
      <w:r w:rsidRPr="002F3F51">
        <w:rPr>
          <w:rFonts w:ascii="Calibri" w:hAnsi="Calibri" w:cs="Calibri"/>
        </w:rPr>
        <w:t>Identify ineligible participants</w:t>
      </w:r>
    </w:p>
    <w:p w14:paraId="4E97DEF8" w14:textId="77777777" w:rsidR="002F3F51" w:rsidRPr="002F3F51" w:rsidRDefault="002F3F51" w:rsidP="00D732B6">
      <w:pPr>
        <w:numPr>
          <w:ilvl w:val="0"/>
          <w:numId w:val="23"/>
        </w:numPr>
        <w:rPr>
          <w:rFonts w:ascii="Calibri" w:hAnsi="Calibri" w:cs="Calibri"/>
        </w:rPr>
      </w:pPr>
      <w:r w:rsidRPr="002F3F51">
        <w:rPr>
          <w:rFonts w:ascii="Calibri" w:hAnsi="Calibri" w:cs="Calibri"/>
        </w:rPr>
        <w:t>Pre-validate before database insert</w:t>
      </w:r>
    </w:p>
    <w:p w14:paraId="7BCE6DC4" w14:textId="77777777" w:rsidR="00A87524" w:rsidRPr="00ED57A2" w:rsidRDefault="00A87524" w:rsidP="002F3F51">
      <w:pPr>
        <w:rPr>
          <w:rFonts w:ascii="Calibri" w:hAnsi="Calibri" w:cs="Calibri"/>
          <w:b/>
          <w:bCs/>
        </w:rPr>
      </w:pPr>
    </w:p>
    <w:p w14:paraId="2FB1FBC7" w14:textId="77777777" w:rsidR="00A87524" w:rsidRPr="00ED57A2" w:rsidRDefault="00A87524" w:rsidP="002F3F51">
      <w:pPr>
        <w:rPr>
          <w:rFonts w:ascii="Calibri" w:hAnsi="Calibri" w:cs="Calibri"/>
          <w:b/>
          <w:bCs/>
        </w:rPr>
      </w:pPr>
    </w:p>
    <w:p w14:paraId="6A5BB939" w14:textId="77777777" w:rsidR="00A87524" w:rsidRPr="00ED57A2" w:rsidRDefault="00A87524" w:rsidP="002F3F51">
      <w:pPr>
        <w:rPr>
          <w:rFonts w:ascii="Calibri" w:hAnsi="Calibri" w:cs="Calibri"/>
          <w:b/>
          <w:bCs/>
        </w:rPr>
      </w:pPr>
    </w:p>
    <w:p w14:paraId="639410C6" w14:textId="77777777" w:rsidR="00A87524" w:rsidRPr="00ED57A2" w:rsidRDefault="00A87524" w:rsidP="002F3F51">
      <w:pPr>
        <w:rPr>
          <w:rFonts w:ascii="Calibri" w:hAnsi="Calibri" w:cs="Calibri"/>
          <w:b/>
          <w:bCs/>
        </w:rPr>
      </w:pPr>
    </w:p>
    <w:p w14:paraId="3B3CB7C7" w14:textId="77777777" w:rsidR="00A87524" w:rsidRPr="00ED57A2" w:rsidRDefault="00A87524" w:rsidP="002F3F51">
      <w:pPr>
        <w:rPr>
          <w:rFonts w:ascii="Calibri" w:hAnsi="Calibri" w:cs="Calibri"/>
          <w:b/>
          <w:bCs/>
        </w:rPr>
      </w:pPr>
    </w:p>
    <w:p w14:paraId="2E067358" w14:textId="77777777" w:rsidR="00A87524" w:rsidRPr="00ED57A2" w:rsidRDefault="00A87524" w:rsidP="002F3F51">
      <w:pPr>
        <w:rPr>
          <w:rFonts w:ascii="Calibri" w:hAnsi="Calibri" w:cs="Calibri"/>
          <w:b/>
          <w:bCs/>
        </w:rPr>
      </w:pPr>
    </w:p>
    <w:p w14:paraId="3351B1A7" w14:textId="4883C126" w:rsidR="002F3F51" w:rsidRPr="00ED57A2" w:rsidRDefault="002F3F51" w:rsidP="00B553F1">
      <w:pPr>
        <w:pStyle w:val="Heading4"/>
        <w:rPr>
          <w:rFonts w:ascii="Calibri" w:hAnsi="Calibri" w:cs="Calibri"/>
        </w:rPr>
      </w:pPr>
      <w:r w:rsidRPr="00ED57A2">
        <w:rPr>
          <w:rFonts w:ascii="Calibri" w:hAnsi="Calibri" w:cs="Calibri"/>
        </w:rPr>
        <w:t>3.4 Data Flow Architecture</w:t>
      </w:r>
    </w:p>
    <w:p w14:paraId="775E76AA" w14:textId="35E2EB07" w:rsidR="002F3F51" w:rsidRPr="002F3F51" w:rsidRDefault="00A87524" w:rsidP="00FC2D9A">
      <w:pPr>
        <w:ind w:left="1440"/>
        <w:rPr>
          <w:rFonts w:ascii="Calibri" w:hAnsi="Calibri" w:cs="Calibri"/>
        </w:rPr>
      </w:pPr>
      <w:r w:rsidRPr="006E78F5">
        <w:rPr>
          <w:rFonts w:ascii="Calibri" w:hAnsi="Calibri" w:cs="Calibri"/>
          <w:noProof/>
        </w:rPr>
        <w:drawing>
          <wp:inline distT="0" distB="0" distL="0" distR="0" wp14:anchorId="70EB1CEC" wp14:editId="09BC8697">
            <wp:extent cx="4454013" cy="7175500"/>
            <wp:effectExtent l="0" t="0" r="3810" b="6350"/>
            <wp:docPr id="69723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0995" cy="7202859"/>
                    </a:xfrm>
                    <a:prstGeom prst="rect">
                      <a:avLst/>
                    </a:prstGeom>
                    <a:noFill/>
                    <a:ln>
                      <a:noFill/>
                    </a:ln>
                  </pic:spPr>
                </pic:pic>
              </a:graphicData>
            </a:graphic>
          </wp:inline>
        </w:drawing>
      </w:r>
    </w:p>
    <w:p w14:paraId="7DFB5D80" w14:textId="1D5A6127" w:rsidR="002F3F51" w:rsidRPr="00ED57A2" w:rsidRDefault="002F3F51" w:rsidP="00B553F1">
      <w:pPr>
        <w:pStyle w:val="Heading2"/>
        <w:rPr>
          <w:rFonts w:ascii="Calibri" w:hAnsi="Calibri" w:cs="Calibri"/>
        </w:rPr>
      </w:pPr>
      <w:bookmarkStart w:id="10" w:name="_Toc220763484"/>
      <w:r w:rsidRPr="00ED57A2">
        <w:rPr>
          <w:rFonts w:ascii="Calibri" w:hAnsi="Calibri" w:cs="Calibri"/>
        </w:rPr>
        <w:lastRenderedPageBreak/>
        <w:t xml:space="preserve">4. Functional </w:t>
      </w:r>
      <w:commentRangeStart w:id="11"/>
      <w:commentRangeStart w:id="12"/>
      <w:r w:rsidRPr="00ED57A2">
        <w:rPr>
          <w:rFonts w:ascii="Calibri" w:hAnsi="Calibri" w:cs="Calibri"/>
        </w:rPr>
        <w:t>Requirements</w:t>
      </w:r>
      <w:bookmarkEnd w:id="10"/>
      <w:commentRangeEnd w:id="11"/>
      <w:r w:rsidR="00BD51F2" w:rsidRPr="00ED57A2">
        <w:rPr>
          <w:rStyle w:val="CommentReference"/>
          <w:rFonts w:ascii="Calibri" w:hAnsi="Calibri" w:cs="Calibri"/>
          <w:sz w:val="32"/>
          <w:szCs w:val="32"/>
        </w:rPr>
        <w:commentReference w:id="11"/>
      </w:r>
      <w:commentRangeEnd w:id="12"/>
      <w:r w:rsidR="00AF50C5" w:rsidRPr="00ED57A2">
        <w:rPr>
          <w:rStyle w:val="CommentReference"/>
          <w:rFonts w:ascii="Calibri" w:hAnsi="Calibri" w:cs="Calibri"/>
          <w:sz w:val="32"/>
          <w:szCs w:val="32"/>
        </w:rPr>
        <w:commentReference w:id="12"/>
      </w:r>
    </w:p>
    <w:p w14:paraId="4101BA8A" w14:textId="7A70A084" w:rsidR="001D56C1" w:rsidRDefault="00DB41DD" w:rsidP="00B553F1">
      <w:pPr>
        <w:pStyle w:val="Heading3"/>
        <w:rPr>
          <w:ins w:id="13" w:author="Daniel Haas" w:date="2026-02-09T07:45:00Z" w16du:dateUtc="2026-02-09T13:45:00Z"/>
          <w:rFonts w:ascii="Calibri" w:hAnsi="Calibri" w:cs="Calibri"/>
        </w:rPr>
      </w:pPr>
      <w:bookmarkStart w:id="14" w:name="_Toc220763485"/>
      <w:ins w:id="15" w:author="Daniel Haas" w:date="2026-02-09T07:45:00Z" w16du:dateUtc="2026-02-09T13:45:00Z">
        <w:r w:rsidRPr="00ED6E21">
          <w:rPr>
            <w:noProof/>
          </w:rPr>
          <w:drawing>
            <wp:inline distT="0" distB="0" distL="0" distR="0" wp14:anchorId="4DCAE1C9" wp14:editId="6B402332">
              <wp:extent cx="5943600" cy="4321810"/>
              <wp:effectExtent l="0" t="0" r="0" b="2540"/>
              <wp:docPr id="191526878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68787" name="Picture 1" descr="A computer screen shot of a diagram&#10;&#10;AI-generated content may be incorrect."/>
                      <pic:cNvPicPr/>
                    </pic:nvPicPr>
                    <pic:blipFill>
                      <a:blip r:embed="rId18"/>
                      <a:stretch>
                        <a:fillRect/>
                      </a:stretch>
                    </pic:blipFill>
                    <pic:spPr>
                      <a:xfrm>
                        <a:off x="0" y="0"/>
                        <a:ext cx="5943600" cy="4321810"/>
                      </a:xfrm>
                      <a:prstGeom prst="rect">
                        <a:avLst/>
                      </a:prstGeom>
                    </pic:spPr>
                  </pic:pic>
                </a:graphicData>
              </a:graphic>
            </wp:inline>
          </w:drawing>
        </w:r>
      </w:ins>
    </w:p>
    <w:p w14:paraId="2F3F008C" w14:textId="3DDE6C0D" w:rsidR="002F3F51" w:rsidRPr="00ED57A2" w:rsidRDefault="002F3F51" w:rsidP="00B553F1">
      <w:pPr>
        <w:pStyle w:val="Heading3"/>
        <w:rPr>
          <w:rFonts w:ascii="Calibri" w:hAnsi="Calibri" w:cs="Calibri"/>
        </w:rPr>
      </w:pPr>
      <w:r w:rsidRPr="00ED57A2">
        <w:rPr>
          <w:rFonts w:ascii="Calibri" w:hAnsi="Calibri" w:cs="Calibri"/>
        </w:rPr>
        <w:t>4.1 File Intake Requirements</w:t>
      </w:r>
      <w:bookmarkEnd w:id="14"/>
    </w:p>
    <w:p w14:paraId="36AA58D9"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FR-001: Multi-Format File Support</w:t>
      </w:r>
    </w:p>
    <w:p w14:paraId="401F3D7F" w14:textId="77777777" w:rsidR="002F3F51" w:rsidRPr="008B6CFD" w:rsidRDefault="002F3F51" w:rsidP="002F3F51">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rsidRPr="008B6CFD">
        <w:rPr>
          <w:rFonts w:ascii="Calibri" w:eastAsiaTheme="majorEastAsia" w:hAnsi="Calibri" w:cs="Calibri"/>
        </w:rPr>
        <w:br/>
      </w:r>
      <w:r w:rsidRPr="008B6CFD">
        <w:rPr>
          <w:rFonts w:ascii="Calibri" w:eastAsiaTheme="majorEastAsia" w:hAnsi="Calibri" w:cs="Calibri"/>
          <w:b/>
        </w:rPr>
        <w:t>Description:</w:t>
      </w:r>
      <w:r w:rsidRPr="008B6CFD">
        <w:rPr>
          <w:rFonts w:ascii="Calibri" w:eastAsiaTheme="majorEastAsia" w:hAnsi="Calibri" w:cs="Calibri"/>
        </w:rPr>
        <w:t xml:space="preserve"> System shall accept and process payroll files in multiple formats </w:t>
      </w:r>
      <w:r w:rsidRPr="008B6CFD">
        <w:rPr>
          <w:rFonts w:ascii="Calibri" w:eastAsiaTheme="majorEastAsia" w:hAnsi="Calibri" w:cs="Calibri"/>
          <w:b/>
        </w:rPr>
        <w:t>Acceptance Criteria:</w:t>
      </w:r>
    </w:p>
    <w:p w14:paraId="0987019D" w14:textId="77777777" w:rsidR="002F3F51" w:rsidRPr="008B6CFD" w:rsidRDefault="002F3F51" w:rsidP="007D5939">
      <w:pPr>
        <w:numPr>
          <w:ilvl w:val="0"/>
          <w:numId w:val="71"/>
        </w:numPr>
        <w:rPr>
          <w:rFonts w:ascii="Calibri" w:eastAsiaTheme="majorEastAsia" w:hAnsi="Calibri" w:cs="Calibri"/>
        </w:rPr>
      </w:pPr>
      <w:r w:rsidRPr="008B6CFD">
        <w:rPr>
          <w:rFonts w:ascii="Calibri" w:eastAsiaTheme="majorEastAsia" w:hAnsi="Calibri" w:cs="Calibri"/>
        </w:rPr>
        <w:t>Accept Excel files (.xlsx, .xls)</w:t>
      </w:r>
    </w:p>
    <w:p w14:paraId="1B559AA9" w14:textId="77777777" w:rsidR="002F3F51" w:rsidRPr="008B6CFD" w:rsidRDefault="002F3F51" w:rsidP="007D5939">
      <w:pPr>
        <w:numPr>
          <w:ilvl w:val="0"/>
          <w:numId w:val="71"/>
        </w:numPr>
        <w:rPr>
          <w:rFonts w:ascii="Calibri" w:eastAsiaTheme="majorEastAsia" w:hAnsi="Calibri" w:cs="Calibri"/>
        </w:rPr>
      </w:pPr>
      <w:r w:rsidRPr="008B6CFD">
        <w:rPr>
          <w:rFonts w:ascii="Calibri" w:eastAsiaTheme="majorEastAsia" w:hAnsi="Calibri" w:cs="Calibri"/>
        </w:rPr>
        <w:t>Accept CSV files (.csv)</w:t>
      </w:r>
    </w:p>
    <w:p w14:paraId="3E1B08D5" w14:textId="77777777" w:rsidR="002F3F51" w:rsidRPr="008B6CFD" w:rsidRDefault="002F3F51" w:rsidP="007D5939">
      <w:pPr>
        <w:numPr>
          <w:ilvl w:val="0"/>
          <w:numId w:val="71"/>
        </w:numPr>
        <w:rPr>
          <w:rFonts w:ascii="Calibri" w:eastAsiaTheme="majorEastAsia" w:hAnsi="Calibri" w:cs="Calibri"/>
        </w:rPr>
      </w:pPr>
      <w:r w:rsidRPr="008B6CFD">
        <w:rPr>
          <w:rFonts w:ascii="Calibri" w:eastAsiaTheme="majorEastAsia" w:hAnsi="Calibri" w:cs="Calibri"/>
        </w:rPr>
        <w:t xml:space="preserve">Accept text </w:t>
      </w:r>
      <w:r w:rsidR="00A87524" w:rsidRPr="008B6CFD">
        <w:rPr>
          <w:rFonts w:ascii="Calibri" w:eastAsiaTheme="majorEastAsia" w:hAnsi="Calibri" w:cs="Calibri"/>
        </w:rPr>
        <w:t xml:space="preserve">files </w:t>
      </w:r>
      <w:r w:rsidR="008B6CFD" w:rsidRPr="008B6CFD">
        <w:rPr>
          <w:rFonts w:ascii="Calibri" w:eastAsiaTheme="majorEastAsia" w:hAnsi="Calibri" w:cs="Calibri"/>
        </w:rPr>
        <w:t>(.</w:t>
      </w:r>
      <w:r w:rsidRPr="008B6CFD">
        <w:rPr>
          <w:rFonts w:ascii="Calibri" w:eastAsiaTheme="majorEastAsia" w:hAnsi="Calibri" w:cs="Calibri"/>
        </w:rPr>
        <w:t>txt) for fixed-width formats</w:t>
      </w:r>
    </w:p>
    <w:p w14:paraId="2E2E9923" w14:textId="77777777" w:rsidR="002F3F51" w:rsidRPr="008B6CFD" w:rsidRDefault="002F3F51" w:rsidP="007D5939">
      <w:pPr>
        <w:numPr>
          <w:ilvl w:val="0"/>
          <w:numId w:val="71"/>
        </w:numPr>
        <w:rPr>
          <w:rFonts w:ascii="Calibri" w:eastAsiaTheme="majorEastAsia" w:hAnsi="Calibri" w:cs="Calibri"/>
        </w:rPr>
      </w:pPr>
      <w:r w:rsidRPr="008B6CFD">
        <w:rPr>
          <w:rFonts w:ascii="Calibri" w:eastAsiaTheme="majorEastAsia" w:hAnsi="Calibri" w:cs="Calibri"/>
        </w:rPr>
        <w:t>Accept XML files if provided</w:t>
      </w:r>
    </w:p>
    <w:p w14:paraId="4CB5B1AD" w14:textId="77777777" w:rsidR="002F3F51" w:rsidRPr="008B6CFD" w:rsidRDefault="002F3F51" w:rsidP="007D5939">
      <w:pPr>
        <w:numPr>
          <w:ilvl w:val="0"/>
          <w:numId w:val="71"/>
        </w:numPr>
        <w:rPr>
          <w:rFonts w:ascii="Calibri" w:eastAsiaTheme="majorEastAsia" w:hAnsi="Calibri" w:cs="Calibri"/>
        </w:rPr>
      </w:pPr>
      <w:r w:rsidRPr="008B6CFD">
        <w:rPr>
          <w:rFonts w:ascii="Calibri" w:eastAsiaTheme="majorEastAsia" w:hAnsi="Calibri" w:cs="Calibri"/>
        </w:rPr>
        <w:t>Detect format automatically without user specification</w:t>
      </w:r>
    </w:p>
    <w:p w14:paraId="716E0B24" w14:textId="77777777" w:rsidR="002F3F51" w:rsidRPr="008B6CFD" w:rsidRDefault="002F3F51" w:rsidP="007D5939">
      <w:pPr>
        <w:numPr>
          <w:ilvl w:val="0"/>
          <w:numId w:val="71"/>
        </w:numPr>
        <w:rPr>
          <w:rFonts w:ascii="Calibri" w:eastAsiaTheme="majorEastAsia" w:hAnsi="Calibri" w:cs="Calibri"/>
        </w:rPr>
      </w:pPr>
      <w:r w:rsidRPr="008B6CFD">
        <w:rPr>
          <w:rFonts w:ascii="Calibri" w:eastAsiaTheme="majorEastAsia" w:hAnsi="Calibri" w:cs="Calibri"/>
        </w:rPr>
        <w:lastRenderedPageBreak/>
        <w:t>Handle files with multiple tabs/sheets</w:t>
      </w:r>
    </w:p>
    <w:p w14:paraId="25AE675B" w14:textId="4ADFB1E0"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FR-002: Flexible Upload</w:t>
      </w:r>
      <w:ins w:id="16" w:author="Daniel Haas" w:date="2026-02-09T07:46:00Z" w16du:dateUtc="2026-02-09T13:46:00Z">
        <w:r w:rsidR="00761261">
          <w:rPr>
            <w:rFonts w:ascii="Calibri" w:eastAsiaTheme="majorEastAsia" w:hAnsi="Calibri" w:cs="Calibri"/>
            <w:b/>
            <w:u w:val="single"/>
          </w:rPr>
          <w:t>, Multi-</w:t>
        </w:r>
      </w:ins>
      <w:del w:id="17" w:author="Daniel Haas" w:date="2026-02-09T07:46:00Z" w16du:dateUtc="2026-02-09T13:46:00Z">
        <w:r w:rsidRPr="008B6CFD" w:rsidDel="00761261">
          <w:rPr>
            <w:rFonts w:ascii="Calibri" w:eastAsiaTheme="majorEastAsia" w:hAnsi="Calibri" w:cs="Calibri"/>
            <w:b/>
            <w:u w:val="single"/>
          </w:rPr>
          <w:delText xml:space="preserve"> </w:delText>
        </w:r>
      </w:del>
      <w:commentRangeStart w:id="18"/>
      <w:r w:rsidRPr="008B6CFD">
        <w:rPr>
          <w:rFonts w:ascii="Calibri" w:eastAsiaTheme="majorEastAsia" w:hAnsi="Calibri" w:cs="Calibri"/>
          <w:b/>
          <w:u w:val="single"/>
        </w:rPr>
        <w:t>Channels</w:t>
      </w:r>
      <w:commentRangeEnd w:id="18"/>
      <w:r w:rsidR="00AC5BAD" w:rsidRPr="008B6CFD">
        <w:rPr>
          <w:rStyle w:val="CommentReference"/>
          <w:rFonts w:ascii="Calibri" w:eastAsiaTheme="majorEastAsia" w:hAnsi="Calibri" w:cs="Calibri"/>
          <w:b/>
          <w:sz w:val="24"/>
          <w:szCs w:val="24"/>
          <w:u w:val="single"/>
        </w:rPr>
        <w:commentReference w:id="18"/>
      </w:r>
    </w:p>
    <w:p w14:paraId="56206E99" w14:textId="0C11E8E4" w:rsidR="00D732B6" w:rsidRPr="008B6CFD" w:rsidRDefault="002F3F51" w:rsidP="61BB3463">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support multiple file delivery methods </w:t>
      </w:r>
    </w:p>
    <w:p w14:paraId="2EBFCA87" w14:textId="3CA5965C"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0EC966ED" w14:textId="3FA623E1" w:rsidR="002F3F51" w:rsidRPr="008B6CFD" w:rsidRDefault="002F3F51" w:rsidP="007D5939">
      <w:pPr>
        <w:numPr>
          <w:ilvl w:val="0"/>
          <w:numId w:val="72"/>
        </w:numPr>
        <w:rPr>
          <w:rFonts w:ascii="Calibri" w:eastAsiaTheme="majorEastAsia" w:hAnsi="Calibri" w:cs="Calibri"/>
        </w:rPr>
      </w:pPr>
      <w:r w:rsidRPr="008B6CFD">
        <w:rPr>
          <w:rFonts w:ascii="Calibri" w:eastAsiaTheme="majorEastAsia" w:hAnsi="Calibri" w:cs="Calibri"/>
        </w:rPr>
        <w:t xml:space="preserve">Process files from </w:t>
      </w:r>
      <w:commentRangeStart w:id="19"/>
      <w:commentRangeStart w:id="20"/>
      <w:r w:rsidRPr="008B6CFD">
        <w:rPr>
          <w:rFonts w:ascii="Calibri" w:eastAsiaTheme="majorEastAsia" w:hAnsi="Calibri" w:cs="Calibri"/>
        </w:rPr>
        <w:t>existing SFTP locations</w:t>
      </w:r>
      <w:commentRangeEnd w:id="19"/>
      <w:r w:rsidR="00AA571C" w:rsidRPr="008B6CFD">
        <w:rPr>
          <w:rStyle w:val="CommentReference"/>
          <w:rFonts w:ascii="Calibri" w:eastAsiaTheme="majorEastAsia" w:hAnsi="Calibri" w:cs="Calibri"/>
          <w:sz w:val="24"/>
          <w:szCs w:val="24"/>
        </w:rPr>
        <w:commentReference w:id="19"/>
      </w:r>
      <w:commentRangeEnd w:id="20"/>
      <w:r w:rsidRPr="008B6CFD">
        <w:rPr>
          <w:rStyle w:val="CommentReference"/>
          <w:rFonts w:ascii="Calibri" w:eastAsiaTheme="majorEastAsia" w:hAnsi="Calibri" w:cs="Calibri"/>
          <w:sz w:val="24"/>
          <w:szCs w:val="24"/>
        </w:rPr>
        <w:commentReference w:id="20"/>
      </w:r>
    </w:p>
    <w:p w14:paraId="5F7E4951" w14:textId="77777777" w:rsidR="002F3F51" w:rsidRPr="008B6CFD" w:rsidRDefault="002F3F51" w:rsidP="007D5939">
      <w:pPr>
        <w:numPr>
          <w:ilvl w:val="0"/>
          <w:numId w:val="72"/>
        </w:numPr>
        <w:rPr>
          <w:rFonts w:ascii="Calibri" w:eastAsiaTheme="majorEastAsia" w:hAnsi="Calibri" w:cs="Calibri"/>
        </w:rPr>
      </w:pPr>
      <w:r w:rsidRPr="008B6CFD">
        <w:rPr>
          <w:rFonts w:ascii="Calibri" w:eastAsiaTheme="majorEastAsia" w:hAnsi="Calibri" w:cs="Calibri"/>
        </w:rPr>
        <w:t>Accept files via S3 bucket with presigned URLs</w:t>
      </w:r>
    </w:p>
    <w:p w14:paraId="0ACFA39D" w14:textId="4D1D4E2C" w:rsidR="002F3F51" w:rsidRPr="008B6CFD" w:rsidRDefault="002F3F51" w:rsidP="007D5939">
      <w:pPr>
        <w:numPr>
          <w:ilvl w:val="0"/>
          <w:numId w:val="72"/>
        </w:numPr>
        <w:rPr>
          <w:rFonts w:ascii="Calibri" w:eastAsiaTheme="majorEastAsia" w:hAnsi="Calibri" w:cs="Calibri"/>
        </w:rPr>
      </w:pPr>
      <w:r w:rsidRPr="008B6CFD">
        <w:rPr>
          <w:rFonts w:ascii="Calibri" w:eastAsiaTheme="majorEastAsia" w:hAnsi="Calibri" w:cs="Calibri"/>
        </w:rPr>
        <w:t xml:space="preserve">Integrate with My Plan Connect portal </w:t>
      </w:r>
      <w:commentRangeStart w:id="21"/>
      <w:r w:rsidRPr="008B6CFD">
        <w:rPr>
          <w:rFonts w:ascii="Calibri" w:eastAsiaTheme="majorEastAsia" w:hAnsi="Calibri" w:cs="Calibri"/>
        </w:rPr>
        <w:t>uploads</w:t>
      </w:r>
      <w:commentRangeEnd w:id="21"/>
      <w:r w:rsidR="00D75E2C">
        <w:rPr>
          <w:rStyle w:val="CommentReference"/>
          <w:rFonts w:ascii="Calibri" w:eastAsiaTheme="majorEastAsia" w:hAnsi="Calibri" w:cs="Calibri"/>
          <w:sz w:val="24"/>
          <w:szCs w:val="24"/>
        </w:rPr>
        <w:commentReference w:id="21"/>
      </w:r>
      <w:ins w:id="22" w:author="Daniel Haas" w:date="2026-02-09T07:47:00Z" w16du:dateUtc="2026-02-09T13:47:00Z">
        <w:r w:rsidR="0097230E">
          <w:rPr>
            <w:rFonts w:ascii="Calibri" w:eastAsiaTheme="majorEastAsia" w:hAnsi="Calibri" w:cs="Calibri"/>
          </w:rPr>
          <w:t xml:space="preserve"> – After Pre-Processing</w:t>
        </w:r>
      </w:ins>
    </w:p>
    <w:p w14:paraId="5AC462D3" w14:textId="2C50D178" w:rsidR="008B6CFD" w:rsidRDefault="002F3F51" w:rsidP="007D5939">
      <w:pPr>
        <w:numPr>
          <w:ilvl w:val="0"/>
          <w:numId w:val="72"/>
        </w:numPr>
        <w:rPr>
          <w:rFonts w:ascii="Calibri" w:eastAsiaTheme="majorEastAsia" w:hAnsi="Calibri" w:cs="Calibri"/>
        </w:rPr>
      </w:pPr>
      <w:r w:rsidRPr="008B6CFD">
        <w:rPr>
          <w:rFonts w:ascii="Calibri" w:eastAsiaTheme="majorEastAsia" w:hAnsi="Calibri" w:cs="Calibri"/>
        </w:rPr>
        <w:t>Maintain file origin tracking for audit purposes</w:t>
      </w:r>
      <w:r w:rsidR="00A65EC8">
        <w:rPr>
          <w:rFonts w:ascii="Calibri" w:eastAsiaTheme="majorEastAsia" w:hAnsi="Calibri" w:cs="Calibri"/>
        </w:rPr>
        <w:t>.</w:t>
      </w:r>
    </w:p>
    <w:p w14:paraId="6C00C164" w14:textId="77777777" w:rsidR="00A65EC8" w:rsidRDefault="00A65EC8" w:rsidP="00A65EC8">
      <w:pPr>
        <w:rPr>
          <w:rFonts w:ascii="Calibri" w:eastAsiaTheme="majorEastAsia" w:hAnsi="Calibri" w:cs="Calibri"/>
        </w:rPr>
      </w:pPr>
    </w:p>
    <w:p w14:paraId="765DC16D" w14:textId="77777777" w:rsidR="00A65EC8" w:rsidRDefault="00A65EC8" w:rsidP="00A65EC8">
      <w:pPr>
        <w:rPr>
          <w:rFonts w:ascii="Calibri" w:eastAsiaTheme="majorEastAsia" w:hAnsi="Calibri" w:cs="Calibri"/>
        </w:rPr>
      </w:pPr>
    </w:p>
    <w:p w14:paraId="73298FA2" w14:textId="77777777" w:rsidR="00A65EC8" w:rsidRDefault="00A65EC8" w:rsidP="00A65EC8">
      <w:pPr>
        <w:rPr>
          <w:rFonts w:ascii="Calibri" w:eastAsiaTheme="majorEastAsia" w:hAnsi="Calibri" w:cs="Calibri"/>
        </w:rPr>
      </w:pPr>
    </w:p>
    <w:p w14:paraId="4B04A0A8" w14:textId="77777777" w:rsidR="00A65EC8" w:rsidRDefault="00A65EC8" w:rsidP="00A65EC8">
      <w:pPr>
        <w:rPr>
          <w:rFonts w:ascii="Calibri" w:eastAsiaTheme="majorEastAsia" w:hAnsi="Calibri" w:cs="Calibri"/>
        </w:rPr>
      </w:pPr>
    </w:p>
    <w:p w14:paraId="50530BC6" w14:textId="77777777" w:rsidR="00A65EC8" w:rsidRDefault="00A65EC8" w:rsidP="00A65EC8">
      <w:pPr>
        <w:rPr>
          <w:rFonts w:ascii="Calibri" w:eastAsiaTheme="majorEastAsia" w:hAnsi="Calibri" w:cs="Calibri"/>
        </w:rPr>
      </w:pPr>
    </w:p>
    <w:p w14:paraId="607C166A" w14:textId="77777777" w:rsidR="002F3F51" w:rsidRPr="008B6CFD" w:rsidRDefault="002F3F51" w:rsidP="00A65EC8">
      <w:pPr>
        <w:rPr>
          <w:rFonts w:ascii="Calibri" w:eastAsiaTheme="majorEastAsia" w:hAnsi="Calibri" w:cs="Calibri"/>
        </w:rPr>
      </w:pPr>
    </w:p>
    <w:p w14:paraId="3B10199C"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FR-003: Automatic File Discovery</w:t>
      </w:r>
    </w:p>
    <w:p w14:paraId="73B35128" w14:textId="77777777" w:rsidR="00D732B6" w:rsidRPr="008B6CFD" w:rsidRDefault="002F3F51" w:rsidP="002F3F51">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rsidRPr="008B6CFD">
        <w:rPr>
          <w:rFonts w:ascii="Calibri" w:eastAsiaTheme="majorEastAsia" w:hAnsi="Calibri" w:cs="Calibri"/>
        </w:rPr>
        <w:br/>
      </w:r>
      <w:r w:rsidRPr="008B6CFD">
        <w:rPr>
          <w:rFonts w:ascii="Calibri" w:eastAsiaTheme="majorEastAsia" w:hAnsi="Calibri" w:cs="Calibri"/>
          <w:b/>
        </w:rPr>
        <w:t>Description:</w:t>
      </w:r>
      <w:r w:rsidRPr="008B6CFD">
        <w:rPr>
          <w:rFonts w:ascii="Calibri" w:eastAsiaTheme="majorEastAsia" w:hAnsi="Calibri" w:cs="Calibri"/>
        </w:rPr>
        <w:t xml:space="preserve"> System shall automatically discover and queue new files </w:t>
      </w:r>
      <w:r w:rsidR="008B6CFD" w:rsidRPr="008B6CFD">
        <w:rPr>
          <w:rFonts w:ascii="Calibri" w:eastAsiaTheme="majorEastAsia" w:hAnsi="Calibri" w:cs="Calibri"/>
          <w:b/>
          <w:bCs/>
        </w:rPr>
        <w:t>Acceptance Criteria:</w:t>
      </w:r>
    </w:p>
    <w:p w14:paraId="413D636B" w14:textId="77777777" w:rsidR="008B6CFD" w:rsidRPr="008B6CFD" w:rsidRDefault="008B6CFD" w:rsidP="007D5939">
      <w:pPr>
        <w:numPr>
          <w:ilvl w:val="0"/>
          <w:numId w:val="73"/>
        </w:numPr>
        <w:rPr>
          <w:rFonts w:ascii="Calibri" w:eastAsiaTheme="majorEastAsia" w:hAnsi="Calibri" w:cs="Calibri"/>
        </w:rPr>
      </w:pPr>
      <w:r w:rsidRPr="008B6CFD">
        <w:rPr>
          <w:rFonts w:ascii="Calibri" w:eastAsiaTheme="majorEastAsia" w:hAnsi="Calibri" w:cs="Calibri"/>
        </w:rPr>
        <w:t>Monitor SFTP directories for new files (central "drop zone")</w:t>
      </w:r>
    </w:p>
    <w:p w14:paraId="6B1BCB52" w14:textId="77777777" w:rsidR="002F3F51" w:rsidRPr="008B6CFD" w:rsidRDefault="002F3F51" w:rsidP="007D5939">
      <w:pPr>
        <w:numPr>
          <w:ilvl w:val="0"/>
          <w:numId w:val="73"/>
        </w:numPr>
        <w:rPr>
          <w:rFonts w:ascii="Calibri" w:eastAsiaTheme="majorEastAsia" w:hAnsi="Calibri" w:cs="Calibri"/>
        </w:rPr>
      </w:pPr>
      <w:r w:rsidRPr="008B6CFD">
        <w:rPr>
          <w:rFonts w:ascii="Calibri" w:eastAsiaTheme="majorEastAsia" w:hAnsi="Calibri" w:cs="Calibri"/>
        </w:rPr>
        <w:t>Monitor S3 bucket for new uploads</w:t>
      </w:r>
    </w:p>
    <w:p w14:paraId="2454059F" w14:textId="77777777" w:rsidR="002F3F51" w:rsidRPr="008B6CFD" w:rsidRDefault="002F3F51" w:rsidP="007D5939">
      <w:pPr>
        <w:numPr>
          <w:ilvl w:val="0"/>
          <w:numId w:val="73"/>
        </w:numPr>
        <w:rPr>
          <w:rFonts w:ascii="Calibri" w:eastAsiaTheme="majorEastAsia" w:hAnsi="Calibri" w:cs="Calibri"/>
        </w:rPr>
      </w:pPr>
      <w:r w:rsidRPr="008B6CFD">
        <w:rPr>
          <w:rFonts w:ascii="Calibri" w:eastAsiaTheme="majorEastAsia" w:hAnsi="Calibri" w:cs="Calibri"/>
        </w:rPr>
        <w:t>Queue files for processing within 5 minutes of arrival</w:t>
      </w:r>
    </w:p>
    <w:p w14:paraId="46686FEA" w14:textId="77777777" w:rsidR="002F3F51" w:rsidRPr="008B6CFD" w:rsidRDefault="002F3F51" w:rsidP="007D5939">
      <w:pPr>
        <w:numPr>
          <w:ilvl w:val="0"/>
          <w:numId w:val="73"/>
        </w:numPr>
        <w:rPr>
          <w:rFonts w:ascii="Calibri" w:eastAsiaTheme="majorEastAsia" w:hAnsi="Calibri" w:cs="Calibri"/>
        </w:rPr>
      </w:pPr>
      <w:r w:rsidRPr="008B6CFD">
        <w:rPr>
          <w:rFonts w:ascii="Calibri" w:eastAsiaTheme="majorEastAsia" w:hAnsi="Calibri" w:cs="Calibri"/>
        </w:rPr>
        <w:t>Associate files with correct client/plan based on directory structure or metadata</w:t>
      </w:r>
    </w:p>
    <w:p w14:paraId="2F9A44F7" w14:textId="77777777" w:rsidR="008B6CFD" w:rsidRPr="008B6CFD" w:rsidRDefault="008B6CFD" w:rsidP="007D5939">
      <w:pPr>
        <w:numPr>
          <w:ilvl w:val="0"/>
          <w:numId w:val="73"/>
        </w:numPr>
        <w:rPr>
          <w:rFonts w:ascii="Calibri" w:eastAsiaTheme="majorEastAsia" w:hAnsi="Calibri" w:cs="Calibri"/>
        </w:rPr>
      </w:pPr>
      <w:r w:rsidRPr="008B6CFD">
        <w:rPr>
          <w:rFonts w:ascii="Calibri" w:eastAsiaTheme="majorEastAsia" w:hAnsi="Calibri" w:cs="Calibri"/>
        </w:rPr>
        <w:t>Move discovered files to "In Progress" storage location</w:t>
      </w:r>
    </w:p>
    <w:p w14:paraId="4C549338" w14:textId="77777777" w:rsidR="008B6CFD" w:rsidRPr="008B6CFD" w:rsidRDefault="008B6CFD" w:rsidP="007D5939">
      <w:pPr>
        <w:numPr>
          <w:ilvl w:val="0"/>
          <w:numId w:val="73"/>
        </w:numPr>
        <w:rPr>
          <w:rFonts w:ascii="Calibri" w:eastAsiaTheme="majorEastAsia" w:hAnsi="Calibri" w:cs="Calibri"/>
        </w:rPr>
      </w:pPr>
      <w:r w:rsidRPr="008B6CFD">
        <w:rPr>
          <w:rFonts w:ascii="Calibri" w:eastAsiaTheme="majorEastAsia" w:hAnsi="Calibri" w:cs="Calibri"/>
        </w:rPr>
        <w:t>Record file discovery in Operational Stats table for audit trail</w:t>
      </w:r>
    </w:p>
    <w:p w14:paraId="63A09CDD" w14:textId="77777777" w:rsidR="008B6CFD" w:rsidRPr="008B6CFD" w:rsidRDefault="008B6CFD" w:rsidP="007D5939">
      <w:pPr>
        <w:numPr>
          <w:ilvl w:val="0"/>
          <w:numId w:val="73"/>
        </w:numPr>
        <w:rPr>
          <w:rFonts w:ascii="Calibri" w:eastAsiaTheme="majorEastAsia" w:hAnsi="Calibri" w:cs="Calibri"/>
        </w:rPr>
      </w:pPr>
      <w:r w:rsidRPr="008B6CFD">
        <w:rPr>
          <w:rFonts w:ascii="Calibri" w:eastAsiaTheme="majorEastAsia" w:hAnsi="Calibri" w:cs="Calibri"/>
        </w:rPr>
        <w:t>Support configurable cutoff time (</w:t>
      </w:r>
      <w:commentRangeStart w:id="23"/>
      <w:commentRangeStart w:id="24"/>
      <w:commentRangeStart w:id="25"/>
      <w:r w:rsidRPr="008B6CFD">
        <w:rPr>
          <w:rFonts w:ascii="Calibri" w:eastAsiaTheme="majorEastAsia" w:hAnsi="Calibri" w:cs="Calibri"/>
        </w:rPr>
        <w:t>files after cutoff processed next day</w:t>
      </w:r>
      <w:commentRangeEnd w:id="23"/>
      <w:r w:rsidR="00880F8D" w:rsidRPr="008B6CFD">
        <w:rPr>
          <w:rStyle w:val="CommentReference"/>
          <w:rFonts w:ascii="Calibri" w:eastAsiaTheme="majorEastAsia" w:hAnsi="Calibri" w:cs="Calibri"/>
          <w:sz w:val="24"/>
          <w:szCs w:val="24"/>
        </w:rPr>
        <w:commentReference w:id="23"/>
      </w:r>
      <w:commentRangeEnd w:id="24"/>
      <w:r w:rsidR="00A348E9" w:rsidRPr="008B6CFD">
        <w:rPr>
          <w:rStyle w:val="CommentReference"/>
          <w:rFonts w:ascii="Calibri" w:eastAsiaTheme="majorEastAsia" w:hAnsi="Calibri" w:cs="Calibri"/>
          <w:sz w:val="24"/>
          <w:szCs w:val="24"/>
        </w:rPr>
        <w:commentReference w:id="24"/>
      </w:r>
      <w:commentRangeEnd w:id="25"/>
      <w:r w:rsidRPr="008B6CFD">
        <w:rPr>
          <w:rStyle w:val="CommentReference"/>
          <w:rFonts w:ascii="Calibri" w:eastAsiaTheme="majorEastAsia" w:hAnsi="Calibri" w:cs="Calibri"/>
          <w:sz w:val="24"/>
          <w:szCs w:val="24"/>
        </w:rPr>
        <w:commentReference w:id="25"/>
      </w:r>
      <w:r w:rsidRPr="008B6CFD">
        <w:rPr>
          <w:rFonts w:ascii="Calibri" w:eastAsiaTheme="majorEastAsia" w:hAnsi="Calibri" w:cs="Calibri"/>
        </w:rPr>
        <w:t>)</w:t>
      </w:r>
    </w:p>
    <w:p w14:paraId="23AEBC1A" w14:textId="77777777" w:rsidR="008B6CFD" w:rsidRPr="008B6CFD" w:rsidRDefault="008B6CFD" w:rsidP="008B6CFD">
      <w:pPr>
        <w:rPr>
          <w:rFonts w:ascii="Calibri" w:eastAsiaTheme="majorEastAsia" w:hAnsi="Calibri" w:cs="Calibri"/>
          <w:b/>
          <w:bCs/>
          <w:u w:val="single"/>
        </w:rPr>
      </w:pPr>
      <w:r w:rsidRPr="008B6CFD">
        <w:rPr>
          <w:rFonts w:ascii="Calibri" w:eastAsiaTheme="majorEastAsia" w:hAnsi="Calibri" w:cs="Calibri"/>
          <w:b/>
          <w:bCs/>
          <w:u w:val="single"/>
        </w:rPr>
        <w:lastRenderedPageBreak/>
        <w:t>FR-003A: File Storage State Management</w:t>
      </w:r>
    </w:p>
    <w:p w14:paraId="017307EB" w14:textId="77777777" w:rsidR="008B6CFD" w:rsidRPr="008B6CFD" w:rsidRDefault="008B6CFD" w:rsidP="008B6CFD">
      <w:pPr>
        <w:rPr>
          <w:rFonts w:ascii="Calibri" w:eastAsiaTheme="majorEastAsia" w:hAnsi="Calibri" w:cs="Calibri"/>
        </w:rPr>
      </w:pPr>
      <w:r w:rsidRPr="008B6CFD">
        <w:rPr>
          <w:rFonts w:ascii="Calibri" w:eastAsiaTheme="majorEastAsia" w:hAnsi="Calibri" w:cs="Calibri"/>
          <w:b/>
          <w:bCs/>
        </w:rPr>
        <w:t>Priority:</w:t>
      </w:r>
      <w:r w:rsidRPr="008B6CFD">
        <w:rPr>
          <w:rFonts w:ascii="Calibri" w:eastAsiaTheme="majorEastAsia" w:hAnsi="Calibri" w:cs="Calibri"/>
        </w:rPr>
        <w:t xml:space="preserve"> High</w:t>
      </w:r>
      <w:r w:rsidRPr="008B6CFD">
        <w:rPr>
          <w:rFonts w:ascii="Calibri" w:eastAsiaTheme="majorEastAsia" w:hAnsi="Calibri" w:cs="Calibri"/>
        </w:rPr>
        <w:br/>
      </w:r>
      <w:r w:rsidRPr="008B6CFD">
        <w:rPr>
          <w:rFonts w:ascii="Calibri" w:eastAsiaTheme="majorEastAsia" w:hAnsi="Calibri" w:cs="Calibri"/>
          <w:b/>
          <w:bCs/>
        </w:rPr>
        <w:t>Description:</w:t>
      </w:r>
      <w:r w:rsidRPr="008B6CFD">
        <w:rPr>
          <w:rFonts w:ascii="Calibri" w:eastAsiaTheme="majorEastAsia" w:hAnsi="Calibri" w:cs="Calibri"/>
        </w:rPr>
        <w:t xml:space="preserve"> System shall manage file state through processing lifecycle </w:t>
      </w:r>
      <w:r w:rsidRPr="008B6CFD">
        <w:rPr>
          <w:rFonts w:ascii="Calibri" w:eastAsiaTheme="majorEastAsia" w:hAnsi="Calibri" w:cs="Calibri"/>
          <w:b/>
          <w:bCs/>
        </w:rPr>
        <w:t>Acceptance Criteria:</w:t>
      </w:r>
    </w:p>
    <w:p w14:paraId="35036703" w14:textId="77777777" w:rsidR="008B6CFD" w:rsidRPr="008B6CFD" w:rsidRDefault="008B6CFD" w:rsidP="007D5939">
      <w:pPr>
        <w:numPr>
          <w:ilvl w:val="0"/>
          <w:numId w:val="74"/>
        </w:numPr>
        <w:rPr>
          <w:rFonts w:ascii="Calibri" w:eastAsiaTheme="majorEastAsia" w:hAnsi="Calibri" w:cs="Calibri"/>
        </w:rPr>
      </w:pPr>
      <w:r w:rsidRPr="008B6CFD">
        <w:rPr>
          <w:rFonts w:ascii="Calibri" w:eastAsiaTheme="majorEastAsia" w:hAnsi="Calibri" w:cs="Calibri"/>
        </w:rPr>
        <w:t xml:space="preserve">Maintain </w:t>
      </w:r>
      <w:commentRangeStart w:id="26"/>
      <w:r w:rsidRPr="008B6CFD">
        <w:rPr>
          <w:rFonts w:ascii="Calibri" w:eastAsiaTheme="majorEastAsia" w:hAnsi="Calibri" w:cs="Calibri"/>
        </w:rPr>
        <w:t>distinct storage locations</w:t>
      </w:r>
      <w:commentRangeEnd w:id="26"/>
      <w:r w:rsidR="009D3CD7" w:rsidRPr="008B6CFD">
        <w:rPr>
          <w:rStyle w:val="CommentReference"/>
          <w:rFonts w:ascii="Calibri" w:eastAsiaTheme="majorEastAsia" w:hAnsi="Calibri" w:cs="Calibri"/>
          <w:sz w:val="24"/>
          <w:szCs w:val="24"/>
        </w:rPr>
        <w:commentReference w:id="26"/>
      </w:r>
      <w:r w:rsidRPr="008B6CFD">
        <w:rPr>
          <w:rFonts w:ascii="Calibri" w:eastAsiaTheme="majorEastAsia" w:hAnsi="Calibri" w:cs="Calibri"/>
        </w:rPr>
        <w:t xml:space="preserve">: </w:t>
      </w:r>
    </w:p>
    <w:p w14:paraId="5E93B11C" w14:textId="77777777" w:rsidR="008B6CFD" w:rsidRPr="008B6CFD" w:rsidRDefault="008B6CFD" w:rsidP="007D5939">
      <w:pPr>
        <w:numPr>
          <w:ilvl w:val="1"/>
          <w:numId w:val="74"/>
        </w:numPr>
        <w:rPr>
          <w:rFonts w:ascii="Calibri" w:eastAsiaTheme="majorEastAsia" w:hAnsi="Calibri" w:cs="Calibri"/>
        </w:rPr>
      </w:pPr>
      <w:r w:rsidRPr="008B6CFD">
        <w:rPr>
          <w:rFonts w:ascii="Calibri" w:eastAsiaTheme="majorEastAsia" w:hAnsi="Calibri" w:cs="Calibri"/>
        </w:rPr>
        <w:t>Drop Zone: Initial file receipt location</w:t>
      </w:r>
    </w:p>
    <w:p w14:paraId="62FE6E67" w14:textId="77777777" w:rsidR="008B6CFD" w:rsidRPr="008B6CFD" w:rsidRDefault="008B6CFD" w:rsidP="007D5939">
      <w:pPr>
        <w:numPr>
          <w:ilvl w:val="1"/>
          <w:numId w:val="74"/>
        </w:numPr>
        <w:rPr>
          <w:rFonts w:ascii="Calibri" w:eastAsiaTheme="majorEastAsia" w:hAnsi="Calibri" w:cs="Calibri"/>
        </w:rPr>
      </w:pPr>
      <w:r w:rsidRPr="008B6CFD">
        <w:rPr>
          <w:rFonts w:ascii="Calibri" w:eastAsiaTheme="majorEastAsia" w:hAnsi="Calibri" w:cs="Calibri"/>
        </w:rPr>
        <w:t>In Progress: Files currently being processed</w:t>
      </w:r>
    </w:p>
    <w:p w14:paraId="55DE44E0" w14:textId="77777777" w:rsidR="008B6CFD" w:rsidRPr="008B6CFD" w:rsidRDefault="008B6CFD" w:rsidP="007D5939">
      <w:pPr>
        <w:numPr>
          <w:ilvl w:val="1"/>
          <w:numId w:val="74"/>
        </w:numPr>
        <w:rPr>
          <w:rFonts w:ascii="Calibri" w:eastAsiaTheme="majorEastAsia" w:hAnsi="Calibri" w:cs="Calibri"/>
        </w:rPr>
      </w:pPr>
      <w:r w:rsidRPr="008B6CFD">
        <w:rPr>
          <w:rFonts w:ascii="Calibri" w:eastAsiaTheme="majorEastAsia" w:hAnsi="Calibri" w:cs="Calibri"/>
        </w:rPr>
        <w:t>Validated: Files that passed validation</w:t>
      </w:r>
    </w:p>
    <w:p w14:paraId="4B052EF3" w14:textId="77777777" w:rsidR="008B6CFD" w:rsidRPr="008B6CFD" w:rsidRDefault="008B6CFD" w:rsidP="007D5939">
      <w:pPr>
        <w:numPr>
          <w:ilvl w:val="1"/>
          <w:numId w:val="74"/>
        </w:numPr>
        <w:rPr>
          <w:rFonts w:ascii="Calibri" w:eastAsiaTheme="majorEastAsia" w:hAnsi="Calibri" w:cs="Calibri"/>
        </w:rPr>
      </w:pPr>
      <w:r w:rsidRPr="008B6CFD">
        <w:rPr>
          <w:rFonts w:ascii="Calibri" w:eastAsiaTheme="majorEastAsia" w:hAnsi="Calibri" w:cs="Calibri"/>
        </w:rPr>
        <w:t>Failed: Files that failed validation (for review)</w:t>
      </w:r>
    </w:p>
    <w:p w14:paraId="20E6F77F" w14:textId="77777777" w:rsidR="008B6CFD" w:rsidRPr="008B6CFD" w:rsidRDefault="008B6CFD" w:rsidP="007D5939">
      <w:pPr>
        <w:numPr>
          <w:ilvl w:val="1"/>
          <w:numId w:val="74"/>
        </w:numPr>
        <w:rPr>
          <w:rFonts w:ascii="Calibri" w:eastAsiaTheme="majorEastAsia" w:hAnsi="Calibri" w:cs="Calibri"/>
        </w:rPr>
      </w:pPr>
      <w:r w:rsidRPr="008B6CFD">
        <w:rPr>
          <w:rFonts w:ascii="Calibri" w:eastAsiaTheme="majorEastAsia" w:hAnsi="Calibri" w:cs="Calibri"/>
        </w:rPr>
        <w:t>Archived: Successfully processed files</w:t>
      </w:r>
    </w:p>
    <w:p w14:paraId="57B18718" w14:textId="77777777" w:rsidR="008B6CFD" w:rsidRPr="008B6CFD" w:rsidRDefault="008B6CFD" w:rsidP="007D5939">
      <w:pPr>
        <w:numPr>
          <w:ilvl w:val="0"/>
          <w:numId w:val="74"/>
        </w:numPr>
        <w:rPr>
          <w:rFonts w:ascii="Calibri" w:eastAsiaTheme="majorEastAsia" w:hAnsi="Calibri" w:cs="Calibri"/>
        </w:rPr>
      </w:pPr>
      <w:r w:rsidRPr="008B6CFD">
        <w:rPr>
          <w:rFonts w:ascii="Calibri" w:eastAsiaTheme="majorEastAsia" w:hAnsi="Calibri" w:cs="Calibri"/>
        </w:rPr>
        <w:t>Track file location transitions in Operational Stats table</w:t>
      </w:r>
    </w:p>
    <w:p w14:paraId="50989A41" w14:textId="1374D4F3" w:rsidR="008B6CFD" w:rsidRDefault="008B6CFD" w:rsidP="007D5939">
      <w:pPr>
        <w:numPr>
          <w:ilvl w:val="0"/>
          <w:numId w:val="74"/>
        </w:numPr>
        <w:rPr>
          <w:rFonts w:ascii="Calibri" w:eastAsiaTheme="majorEastAsia" w:hAnsi="Calibri" w:cs="Calibri"/>
        </w:rPr>
      </w:pPr>
      <w:r w:rsidRPr="008B6CFD">
        <w:rPr>
          <w:rFonts w:ascii="Calibri" w:eastAsiaTheme="majorEastAsia" w:hAnsi="Calibri" w:cs="Calibri"/>
        </w:rPr>
        <w:t>Support file retrieval from any state for reprocessing</w:t>
      </w:r>
      <w:r w:rsidR="00A65EC8">
        <w:rPr>
          <w:rFonts w:ascii="Calibri" w:eastAsiaTheme="majorEastAsia" w:hAnsi="Calibri" w:cs="Calibri"/>
        </w:rPr>
        <w:t>.</w:t>
      </w:r>
    </w:p>
    <w:p w14:paraId="7B1A68EF" w14:textId="77777777" w:rsidR="00A65EC8" w:rsidRDefault="00A65EC8" w:rsidP="00A65EC8">
      <w:pPr>
        <w:rPr>
          <w:rFonts w:ascii="Calibri" w:eastAsiaTheme="majorEastAsia" w:hAnsi="Calibri" w:cs="Calibri"/>
        </w:rPr>
      </w:pPr>
    </w:p>
    <w:p w14:paraId="7A44E86C" w14:textId="77777777" w:rsidR="00A65EC8" w:rsidRDefault="00A65EC8" w:rsidP="00A65EC8">
      <w:pPr>
        <w:rPr>
          <w:rFonts w:ascii="Calibri" w:eastAsiaTheme="majorEastAsia" w:hAnsi="Calibri" w:cs="Calibri"/>
        </w:rPr>
      </w:pPr>
    </w:p>
    <w:p w14:paraId="41EB6BCF" w14:textId="77777777" w:rsidR="00A65EC8" w:rsidRDefault="00A65EC8" w:rsidP="00A65EC8">
      <w:pPr>
        <w:rPr>
          <w:rFonts w:ascii="Calibri" w:eastAsiaTheme="majorEastAsia" w:hAnsi="Calibri" w:cs="Calibri"/>
        </w:rPr>
      </w:pPr>
    </w:p>
    <w:p w14:paraId="63A063C6" w14:textId="77777777" w:rsidR="00D732B6" w:rsidRPr="008B6CFD" w:rsidRDefault="00D732B6" w:rsidP="002F3F51">
      <w:pPr>
        <w:rPr>
          <w:rFonts w:ascii="Calibri" w:eastAsiaTheme="majorEastAsia" w:hAnsi="Calibri" w:cs="Calibri"/>
        </w:rPr>
      </w:pPr>
    </w:p>
    <w:p w14:paraId="09629718"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FR-004: File Identity Validation</w:t>
      </w:r>
    </w:p>
    <w:p w14:paraId="264B2147" w14:textId="77777777" w:rsidR="00D732B6" w:rsidRPr="008B6CFD" w:rsidRDefault="002F3F51" w:rsidP="002F3F51">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rsidRPr="008B6CFD">
        <w:rPr>
          <w:rFonts w:ascii="Calibri" w:eastAsiaTheme="majorEastAsia" w:hAnsi="Calibri" w:cs="Calibri"/>
        </w:rPr>
        <w:br/>
      </w:r>
      <w:r w:rsidRPr="008B6CFD">
        <w:rPr>
          <w:rFonts w:ascii="Calibri" w:eastAsiaTheme="majorEastAsia" w:hAnsi="Calibri" w:cs="Calibri"/>
          <w:b/>
        </w:rPr>
        <w:t>Description:</w:t>
      </w:r>
      <w:r w:rsidRPr="008B6CFD">
        <w:rPr>
          <w:rFonts w:ascii="Calibri" w:eastAsiaTheme="majorEastAsia" w:hAnsi="Calibri" w:cs="Calibri"/>
        </w:rPr>
        <w:t xml:space="preserve"> System shall validate that uploaded files belong to the correct plan </w:t>
      </w:r>
      <w:r w:rsidR="008B6CFD" w:rsidRPr="008B6CFD">
        <w:rPr>
          <w:rFonts w:ascii="Calibri" w:eastAsiaTheme="majorEastAsia" w:hAnsi="Calibri" w:cs="Calibri"/>
          <w:b/>
          <w:bCs/>
        </w:rPr>
        <w:t>Acceptance Criteria:</w:t>
      </w:r>
    </w:p>
    <w:p w14:paraId="2B48650E" w14:textId="77777777" w:rsidR="002F3F51" w:rsidRPr="008B6CFD" w:rsidRDefault="002F3F51" w:rsidP="007D5939">
      <w:pPr>
        <w:numPr>
          <w:ilvl w:val="0"/>
          <w:numId w:val="75"/>
        </w:numPr>
        <w:rPr>
          <w:rFonts w:ascii="Calibri" w:eastAsiaTheme="majorEastAsia" w:hAnsi="Calibri" w:cs="Calibri"/>
        </w:rPr>
      </w:pPr>
      <w:r w:rsidRPr="008B6CFD">
        <w:rPr>
          <w:rFonts w:ascii="Calibri" w:eastAsiaTheme="majorEastAsia" w:hAnsi="Calibri" w:cs="Calibri"/>
        </w:rPr>
        <w:t>Check identifying field (plan name, company name, client ID) against expected values</w:t>
      </w:r>
    </w:p>
    <w:p w14:paraId="13598FC6" w14:textId="77777777" w:rsidR="002F3F51" w:rsidRPr="008B6CFD" w:rsidRDefault="002F3F51" w:rsidP="007D5939">
      <w:pPr>
        <w:numPr>
          <w:ilvl w:val="0"/>
          <w:numId w:val="75"/>
        </w:numPr>
        <w:rPr>
          <w:rFonts w:ascii="Calibri" w:eastAsiaTheme="majorEastAsia" w:hAnsi="Calibri" w:cs="Calibri"/>
        </w:rPr>
      </w:pPr>
      <w:r w:rsidRPr="008B6CFD">
        <w:rPr>
          <w:rFonts w:ascii="Calibri" w:eastAsiaTheme="majorEastAsia" w:hAnsi="Calibri" w:cs="Calibri"/>
        </w:rPr>
        <w:t xml:space="preserve">Drop all data if identifying value </w:t>
      </w:r>
      <w:r w:rsidR="00A87524" w:rsidRPr="008B6CFD">
        <w:rPr>
          <w:rFonts w:ascii="Calibri" w:eastAsiaTheme="majorEastAsia" w:hAnsi="Calibri" w:cs="Calibri"/>
        </w:rPr>
        <w:t>not</w:t>
      </w:r>
      <w:r w:rsidRPr="008B6CFD">
        <w:rPr>
          <w:rFonts w:ascii="Calibri" w:eastAsiaTheme="majorEastAsia" w:hAnsi="Calibri" w:cs="Calibri"/>
        </w:rPr>
        <w:t xml:space="preserve"> found (prevents wrong-plan uploads)</w:t>
      </w:r>
    </w:p>
    <w:p w14:paraId="6DED4F8E" w14:textId="77777777" w:rsidR="002F3F51" w:rsidRPr="008B6CFD" w:rsidRDefault="002F3F51" w:rsidP="007D5939">
      <w:pPr>
        <w:numPr>
          <w:ilvl w:val="0"/>
          <w:numId w:val="75"/>
        </w:numPr>
        <w:rPr>
          <w:rFonts w:ascii="Calibri" w:eastAsiaTheme="majorEastAsia" w:hAnsi="Calibri" w:cs="Calibri"/>
        </w:rPr>
      </w:pPr>
      <w:r w:rsidRPr="008B6CFD">
        <w:rPr>
          <w:rFonts w:ascii="Calibri" w:eastAsiaTheme="majorEastAsia" w:hAnsi="Calibri" w:cs="Calibri"/>
        </w:rPr>
        <w:t>Generate alert when file identity check fails</w:t>
      </w:r>
    </w:p>
    <w:p w14:paraId="4411F65E" w14:textId="77777777" w:rsidR="002F3F51" w:rsidRPr="008B6CFD" w:rsidRDefault="002F3F51" w:rsidP="007D5939">
      <w:pPr>
        <w:numPr>
          <w:ilvl w:val="0"/>
          <w:numId w:val="75"/>
        </w:numPr>
        <w:rPr>
          <w:rFonts w:ascii="Calibri" w:eastAsiaTheme="majorEastAsia" w:hAnsi="Calibri" w:cs="Calibri"/>
        </w:rPr>
      </w:pPr>
      <w:r w:rsidRPr="008B6CFD">
        <w:rPr>
          <w:rFonts w:ascii="Calibri" w:eastAsiaTheme="majorEastAsia" w:hAnsi="Calibri" w:cs="Calibri"/>
        </w:rPr>
        <w:t>Support configurable identifying field per vendor schema</w:t>
      </w:r>
    </w:p>
    <w:p w14:paraId="002550B0" w14:textId="77777777" w:rsidR="002F3F51" w:rsidRPr="008B6CFD" w:rsidRDefault="002F3F51" w:rsidP="007D5939">
      <w:pPr>
        <w:numPr>
          <w:ilvl w:val="0"/>
          <w:numId w:val="75"/>
        </w:numPr>
        <w:rPr>
          <w:rFonts w:ascii="Calibri" w:eastAsiaTheme="majorEastAsia" w:hAnsi="Calibri" w:cs="Calibri"/>
        </w:rPr>
      </w:pPr>
      <w:r w:rsidRPr="008B6CFD">
        <w:rPr>
          <w:rFonts w:ascii="Calibri" w:eastAsiaTheme="majorEastAsia" w:hAnsi="Calibri" w:cs="Calibri"/>
        </w:rPr>
        <w:t>Handle known problem cases (e.g., BGQDRACM/BGQDRRelianc frequently swapped)</w:t>
      </w:r>
    </w:p>
    <w:p w14:paraId="32952FED" w14:textId="2539D774" w:rsidR="002F3F51" w:rsidRDefault="002F3F51" w:rsidP="002F3F51">
      <w:pPr>
        <w:rPr>
          <w:rFonts w:ascii="Calibri" w:eastAsiaTheme="majorEastAsia" w:hAnsi="Calibri" w:cs="Calibri"/>
        </w:rPr>
      </w:pPr>
      <w:r w:rsidRPr="008B6CFD">
        <w:rPr>
          <w:rFonts w:ascii="Calibri" w:eastAsiaTheme="majorEastAsia" w:hAnsi="Calibri" w:cs="Calibri"/>
          <w:b/>
        </w:rPr>
        <w:t>Implementation Reference:</w:t>
      </w:r>
      <w:r w:rsidRPr="008B6CFD">
        <w:rPr>
          <w:rFonts w:ascii="Calibri" w:eastAsiaTheme="majorEastAsia" w:hAnsi="Calibri" w:cs="Calibri"/>
        </w:rPr>
        <w:t xml:space="preserve"> Do files use </w:t>
      </w:r>
      <w:r w:rsidR="00A65EC8" w:rsidRPr="008B6CFD">
        <w:rPr>
          <w:rFonts w:ascii="Calibri" w:eastAsiaTheme="majorEastAsia" w:hAnsi="Calibri" w:cs="Calibri"/>
        </w:rPr>
        <w:t>patterns</w:t>
      </w:r>
      <w:r w:rsidRPr="008B6CFD">
        <w:rPr>
          <w:rFonts w:ascii="Calibri" w:eastAsiaTheme="majorEastAsia" w:hAnsi="Calibri" w:cs="Calibri"/>
        </w:rPr>
        <w:t>:</w:t>
      </w:r>
    </w:p>
    <w:tbl>
      <w:tblPr>
        <w:tblStyle w:val="TableGrid"/>
        <w:tblW w:w="0" w:type="auto"/>
        <w:shd w:val="clear" w:color="auto" w:fill="E8E8E8" w:themeFill="background2"/>
        <w:tblLook w:val="04A0" w:firstRow="1" w:lastRow="0" w:firstColumn="1" w:lastColumn="0" w:noHBand="0" w:noVBand="1"/>
      </w:tblPr>
      <w:tblGrid>
        <w:gridCol w:w="9350"/>
      </w:tblGrid>
      <w:tr w:rsidR="00A65EC8" w14:paraId="5B133024" w14:textId="77777777" w:rsidTr="00A65EC8">
        <w:tc>
          <w:tcPr>
            <w:tcW w:w="9350" w:type="dxa"/>
            <w:shd w:val="clear" w:color="auto" w:fill="E8E8E8" w:themeFill="background2"/>
          </w:tcPr>
          <w:p w14:paraId="49AEDA5C" w14:textId="77777777" w:rsidR="00A65EC8" w:rsidRPr="008B6CFD" w:rsidRDefault="00A65EC8" w:rsidP="00A65EC8">
            <w:pPr>
              <w:spacing w:after="160" w:line="279" w:lineRule="auto"/>
              <w:rPr>
                <w:rFonts w:ascii="Calibri" w:eastAsiaTheme="majorEastAsia" w:hAnsi="Calibri" w:cs="Calibri"/>
              </w:rPr>
            </w:pPr>
            <w:r w:rsidRPr="008B6CFD">
              <w:rPr>
                <w:rFonts w:ascii="Calibri" w:eastAsiaTheme="majorEastAsia" w:hAnsi="Calibri" w:cs="Calibri"/>
              </w:rPr>
              <w:lastRenderedPageBreak/>
              <w:t>stata</w:t>
            </w:r>
          </w:p>
          <w:p w14:paraId="53FBE658" w14:textId="77777777" w:rsidR="00A65EC8" w:rsidRPr="008B6CFD" w:rsidRDefault="00A65EC8" w:rsidP="00A65EC8">
            <w:pPr>
              <w:spacing w:after="160" w:line="279" w:lineRule="auto"/>
              <w:rPr>
                <w:rFonts w:ascii="Calibri" w:eastAsiaTheme="majorEastAsia" w:hAnsi="Calibri" w:cs="Calibri"/>
              </w:rPr>
            </w:pPr>
            <w:r w:rsidRPr="008B6CFD">
              <w:rPr>
                <w:rFonts w:ascii="Calibri" w:eastAsiaTheme="majorEastAsia" w:hAnsi="Calibri" w:cs="Calibri"/>
              </w:rPr>
              <w:t>count if strpos(plan,"Expected Plan Name")&gt;0</w:t>
            </w:r>
          </w:p>
          <w:p w14:paraId="01C09F88" w14:textId="77777777" w:rsidR="00A65EC8" w:rsidRPr="008B6CFD" w:rsidRDefault="00A65EC8" w:rsidP="00A65EC8">
            <w:pPr>
              <w:spacing w:after="160" w:line="279" w:lineRule="auto"/>
              <w:rPr>
                <w:rFonts w:ascii="Calibri" w:eastAsiaTheme="majorEastAsia" w:hAnsi="Calibri" w:cs="Calibri"/>
              </w:rPr>
            </w:pPr>
            <w:r w:rsidRPr="008B6CFD">
              <w:rPr>
                <w:rFonts w:ascii="Calibri" w:eastAsiaTheme="majorEastAsia" w:hAnsi="Calibri" w:cs="Calibri"/>
              </w:rPr>
              <w:t>if r(N)==0 {</w:t>
            </w:r>
          </w:p>
          <w:p w14:paraId="55B4C48D" w14:textId="77777777" w:rsidR="00A65EC8" w:rsidRPr="008B6CFD" w:rsidRDefault="00A65EC8" w:rsidP="00A65EC8">
            <w:pPr>
              <w:spacing w:after="160" w:line="279" w:lineRule="auto"/>
              <w:rPr>
                <w:rFonts w:ascii="Calibri" w:eastAsiaTheme="majorEastAsia" w:hAnsi="Calibri" w:cs="Calibri"/>
              </w:rPr>
            </w:pPr>
            <w:r w:rsidRPr="008B6CFD">
              <w:rPr>
                <w:rFonts w:ascii="Calibri" w:eastAsiaTheme="majorEastAsia" w:hAnsi="Calibri" w:cs="Calibri"/>
              </w:rPr>
              <w:t xml:space="preserve">    drop ssn fname lname</w:t>
            </w:r>
          </w:p>
          <w:p w14:paraId="6FC7B261" w14:textId="2C390EC3" w:rsidR="00A65EC8" w:rsidRDefault="00A65EC8" w:rsidP="00A65EC8">
            <w:pPr>
              <w:spacing w:after="160" w:line="279" w:lineRule="auto"/>
              <w:rPr>
                <w:rFonts w:ascii="Calibri" w:eastAsiaTheme="majorEastAsia" w:hAnsi="Calibri" w:cs="Calibri"/>
              </w:rPr>
            </w:pPr>
            <w:r w:rsidRPr="008B6CFD">
              <w:rPr>
                <w:rFonts w:ascii="Calibri" w:eastAsiaTheme="majorEastAsia" w:hAnsi="Calibri" w:cs="Calibri"/>
              </w:rPr>
              <w:t>}</w:t>
            </w:r>
          </w:p>
        </w:tc>
      </w:tr>
    </w:tbl>
    <w:p w14:paraId="4CCBF049" w14:textId="77777777" w:rsidR="00A65EC8" w:rsidRDefault="00A65EC8" w:rsidP="008B6CFD">
      <w:pPr>
        <w:rPr>
          <w:rFonts w:ascii="Calibri" w:eastAsiaTheme="majorEastAsia" w:hAnsi="Calibri" w:cs="Calibri"/>
        </w:rPr>
      </w:pPr>
    </w:p>
    <w:p w14:paraId="7EBF751A" w14:textId="77777777" w:rsidR="00A65EC8" w:rsidRDefault="00A65EC8" w:rsidP="008B6CFD">
      <w:pPr>
        <w:rPr>
          <w:rFonts w:ascii="Calibri" w:eastAsiaTheme="majorEastAsia" w:hAnsi="Calibri" w:cs="Calibri"/>
        </w:rPr>
      </w:pPr>
    </w:p>
    <w:p w14:paraId="17828817" w14:textId="77777777" w:rsidR="00A65EC8" w:rsidRDefault="00A65EC8" w:rsidP="008B6CFD">
      <w:pPr>
        <w:rPr>
          <w:rFonts w:ascii="Calibri" w:eastAsiaTheme="majorEastAsia" w:hAnsi="Calibri" w:cs="Calibri"/>
        </w:rPr>
      </w:pPr>
    </w:p>
    <w:p w14:paraId="248EF1F9" w14:textId="77777777" w:rsidR="00A65EC8" w:rsidRDefault="00A65EC8" w:rsidP="008B6CFD">
      <w:pPr>
        <w:rPr>
          <w:rFonts w:ascii="Calibri" w:eastAsiaTheme="majorEastAsia" w:hAnsi="Calibri" w:cs="Calibri"/>
        </w:rPr>
      </w:pPr>
    </w:p>
    <w:p w14:paraId="740FD154" w14:textId="77777777" w:rsidR="00A65EC8" w:rsidRDefault="00A65EC8" w:rsidP="008B6CFD">
      <w:pPr>
        <w:rPr>
          <w:rFonts w:ascii="Calibri" w:eastAsiaTheme="majorEastAsia" w:hAnsi="Calibri" w:cs="Calibri"/>
        </w:rPr>
      </w:pPr>
    </w:p>
    <w:p w14:paraId="7C8F9A3D" w14:textId="77777777" w:rsidR="00A65EC8" w:rsidRDefault="00A65EC8" w:rsidP="008B6CFD">
      <w:pPr>
        <w:rPr>
          <w:rFonts w:ascii="Calibri" w:eastAsiaTheme="majorEastAsia" w:hAnsi="Calibri" w:cs="Calibri"/>
        </w:rPr>
      </w:pPr>
    </w:p>
    <w:p w14:paraId="73E9D45A" w14:textId="77777777" w:rsidR="00A65EC8" w:rsidRDefault="00A65EC8" w:rsidP="008B6CFD">
      <w:pPr>
        <w:rPr>
          <w:rFonts w:ascii="Calibri" w:eastAsiaTheme="majorEastAsia" w:hAnsi="Calibri" w:cs="Calibri"/>
        </w:rPr>
      </w:pPr>
    </w:p>
    <w:p w14:paraId="325A68FD" w14:textId="77777777" w:rsidR="00A65EC8" w:rsidRDefault="00A65EC8" w:rsidP="008B6CFD">
      <w:pPr>
        <w:rPr>
          <w:rFonts w:ascii="Calibri" w:eastAsiaTheme="majorEastAsia" w:hAnsi="Calibri" w:cs="Calibri"/>
        </w:rPr>
      </w:pPr>
    </w:p>
    <w:p w14:paraId="657E145A" w14:textId="77777777" w:rsidR="00A65EC8" w:rsidRDefault="00A65EC8" w:rsidP="651993D2">
      <w:pPr>
        <w:rPr>
          <w:rFonts w:ascii="Calibri" w:eastAsiaTheme="majorEastAsia" w:hAnsi="Calibri" w:cs="Calibri"/>
        </w:rPr>
      </w:pPr>
    </w:p>
    <w:p w14:paraId="47929014" w14:textId="5B26F463" w:rsidR="651993D2" w:rsidRDefault="651993D2" w:rsidP="651993D2">
      <w:pPr>
        <w:rPr>
          <w:rFonts w:ascii="Calibri" w:eastAsiaTheme="majorEastAsia" w:hAnsi="Calibri" w:cs="Calibri"/>
        </w:rPr>
      </w:pPr>
    </w:p>
    <w:p w14:paraId="696F2EE7" w14:textId="2F573C8D" w:rsidR="651993D2" w:rsidRDefault="651993D2" w:rsidP="651993D2">
      <w:pPr>
        <w:rPr>
          <w:rFonts w:ascii="Calibri" w:eastAsiaTheme="majorEastAsia" w:hAnsi="Calibri" w:cs="Calibri"/>
        </w:rPr>
      </w:pPr>
    </w:p>
    <w:p w14:paraId="0EC4F999" w14:textId="77777777" w:rsidR="00A65EC8" w:rsidRPr="008B6CFD" w:rsidRDefault="00A65EC8" w:rsidP="008B6CFD">
      <w:pPr>
        <w:rPr>
          <w:rFonts w:ascii="Calibri" w:eastAsiaTheme="majorEastAsia" w:hAnsi="Calibri" w:cs="Calibri"/>
        </w:rPr>
      </w:pPr>
    </w:p>
    <w:p w14:paraId="6A667E3D" w14:textId="6646AC76" w:rsidR="008B6CFD" w:rsidRPr="008B6CFD" w:rsidRDefault="008B6CFD" w:rsidP="008B6CFD">
      <w:pPr>
        <w:rPr>
          <w:rFonts w:ascii="Calibri" w:eastAsiaTheme="majorEastAsia" w:hAnsi="Calibri" w:cs="Calibri"/>
          <w:b/>
          <w:bCs/>
          <w:u w:val="single"/>
        </w:rPr>
      </w:pPr>
      <w:commentRangeStart w:id="27"/>
      <w:r w:rsidRPr="008B6CFD">
        <w:rPr>
          <w:rFonts w:ascii="Calibri" w:eastAsiaTheme="majorEastAsia" w:hAnsi="Calibri" w:cs="Calibri"/>
          <w:b/>
          <w:bCs/>
          <w:u w:val="single"/>
        </w:rPr>
        <w:t>FR-004A: Master Client Validation</w:t>
      </w:r>
      <w:commentRangeEnd w:id="27"/>
      <w:r w:rsidR="00E34F19" w:rsidRPr="008B6CFD">
        <w:rPr>
          <w:rStyle w:val="CommentReference"/>
          <w:rFonts w:ascii="Calibri" w:eastAsiaTheme="majorEastAsia" w:hAnsi="Calibri" w:cs="Calibri"/>
          <w:b/>
          <w:bCs/>
          <w:sz w:val="24"/>
          <w:szCs w:val="24"/>
          <w:u w:val="single"/>
        </w:rPr>
        <w:commentReference w:id="27"/>
      </w:r>
    </w:p>
    <w:p w14:paraId="7905C74B" w14:textId="77777777" w:rsidR="008B6CFD" w:rsidRPr="008B6CFD" w:rsidRDefault="008B6CFD" w:rsidP="008B6CFD">
      <w:pPr>
        <w:rPr>
          <w:rFonts w:ascii="Calibri" w:eastAsiaTheme="majorEastAsia" w:hAnsi="Calibri" w:cs="Calibri"/>
        </w:rPr>
      </w:pPr>
      <w:r w:rsidRPr="008B6CFD">
        <w:rPr>
          <w:rFonts w:ascii="Calibri" w:eastAsiaTheme="majorEastAsia" w:hAnsi="Calibri" w:cs="Calibri"/>
          <w:b/>
          <w:bCs/>
        </w:rPr>
        <w:t>Priority:</w:t>
      </w:r>
      <w:r w:rsidRPr="008B6CFD">
        <w:rPr>
          <w:rFonts w:ascii="Calibri" w:eastAsiaTheme="majorEastAsia" w:hAnsi="Calibri" w:cs="Calibri"/>
        </w:rPr>
        <w:t xml:space="preserve"> Critical</w:t>
      </w:r>
      <w:r w:rsidRPr="008B6CFD">
        <w:rPr>
          <w:rFonts w:ascii="Calibri" w:eastAsiaTheme="majorEastAsia" w:hAnsi="Calibri" w:cs="Calibri"/>
        </w:rPr>
        <w:br/>
      </w:r>
      <w:r w:rsidRPr="008B6CFD">
        <w:rPr>
          <w:rFonts w:ascii="Calibri" w:eastAsiaTheme="majorEastAsia" w:hAnsi="Calibri" w:cs="Calibri"/>
          <w:b/>
          <w:bCs/>
        </w:rPr>
        <w:t>Description:</w:t>
      </w:r>
      <w:r w:rsidRPr="008B6CFD">
        <w:rPr>
          <w:rFonts w:ascii="Calibri" w:eastAsiaTheme="majorEastAsia" w:hAnsi="Calibri" w:cs="Calibri"/>
        </w:rPr>
        <w:t xml:space="preserve"> System shall validate file information against Master Client Info database </w:t>
      </w:r>
      <w:r w:rsidRPr="008B6CFD">
        <w:rPr>
          <w:rFonts w:ascii="Calibri" w:eastAsiaTheme="majorEastAsia" w:hAnsi="Calibri" w:cs="Calibri"/>
          <w:b/>
          <w:bCs/>
        </w:rPr>
        <w:t>Acceptance Criteria:</w:t>
      </w:r>
    </w:p>
    <w:p w14:paraId="6DBB7FFB" w14:textId="77777777" w:rsidR="008B6CFD" w:rsidRPr="008B6CFD" w:rsidRDefault="008B6CFD" w:rsidP="007D5939">
      <w:pPr>
        <w:numPr>
          <w:ilvl w:val="0"/>
          <w:numId w:val="76"/>
        </w:numPr>
        <w:rPr>
          <w:rFonts w:ascii="Calibri" w:eastAsiaTheme="majorEastAsia" w:hAnsi="Calibri" w:cs="Calibri"/>
        </w:rPr>
      </w:pPr>
      <w:r w:rsidRPr="008B6CFD">
        <w:rPr>
          <w:rFonts w:ascii="Calibri" w:eastAsiaTheme="majorEastAsia" w:hAnsi="Calibri" w:cs="Calibri"/>
        </w:rPr>
        <w:t>Validate Plan Name and Client ID against Master Client Info Database Table</w:t>
      </w:r>
    </w:p>
    <w:p w14:paraId="4D29A436" w14:textId="77777777" w:rsidR="008B6CFD" w:rsidRPr="008B6CFD" w:rsidRDefault="008B6CFD" w:rsidP="007D5939">
      <w:pPr>
        <w:numPr>
          <w:ilvl w:val="0"/>
          <w:numId w:val="76"/>
        </w:numPr>
        <w:rPr>
          <w:rFonts w:ascii="Calibri" w:eastAsiaTheme="majorEastAsia" w:hAnsi="Calibri" w:cs="Calibri"/>
        </w:rPr>
      </w:pPr>
      <w:r w:rsidRPr="008B6CFD">
        <w:rPr>
          <w:rFonts w:ascii="Calibri" w:eastAsiaTheme="majorEastAsia" w:hAnsi="Calibri" w:cs="Calibri"/>
        </w:rPr>
        <w:t>Using Client ID, validate Plan Name and Adopter Name match expected values</w:t>
      </w:r>
    </w:p>
    <w:p w14:paraId="518D9856" w14:textId="40530AC7" w:rsidR="008B6CFD" w:rsidRPr="008B6CFD" w:rsidRDefault="008B6CFD" w:rsidP="007D5939">
      <w:pPr>
        <w:numPr>
          <w:ilvl w:val="0"/>
          <w:numId w:val="76"/>
        </w:numPr>
        <w:rPr>
          <w:rFonts w:ascii="Calibri" w:eastAsiaTheme="majorEastAsia" w:hAnsi="Calibri" w:cs="Calibri"/>
        </w:rPr>
      </w:pPr>
      <w:commentRangeStart w:id="28"/>
      <w:r w:rsidRPr="008B6CFD">
        <w:rPr>
          <w:rFonts w:ascii="Calibri" w:eastAsiaTheme="majorEastAsia" w:hAnsi="Calibri" w:cs="Calibri"/>
        </w:rPr>
        <w:t>Validate [Plan Name / Adopter Name] exists in MyPlanConnection (MPC)</w:t>
      </w:r>
      <w:commentRangeEnd w:id="28"/>
      <w:r w:rsidR="004B6591" w:rsidRPr="008B6CFD">
        <w:rPr>
          <w:rStyle w:val="CommentReference"/>
          <w:rFonts w:ascii="Calibri" w:eastAsiaTheme="majorEastAsia" w:hAnsi="Calibri" w:cs="Calibri"/>
          <w:sz w:val="24"/>
          <w:szCs w:val="24"/>
        </w:rPr>
        <w:commentReference w:id="28"/>
      </w:r>
    </w:p>
    <w:p w14:paraId="401A0A96" w14:textId="77777777" w:rsidR="008B6CFD" w:rsidRPr="008B6CFD" w:rsidRDefault="008B6CFD" w:rsidP="007D5939">
      <w:pPr>
        <w:numPr>
          <w:ilvl w:val="0"/>
          <w:numId w:val="76"/>
        </w:numPr>
        <w:rPr>
          <w:rFonts w:ascii="Calibri" w:eastAsiaTheme="majorEastAsia" w:hAnsi="Calibri" w:cs="Calibri"/>
        </w:rPr>
      </w:pPr>
      <w:r w:rsidRPr="008B6CFD">
        <w:rPr>
          <w:rFonts w:ascii="Calibri" w:eastAsiaTheme="majorEastAsia" w:hAnsi="Calibri" w:cs="Calibri"/>
        </w:rPr>
        <w:t>Validate file type and schedule matches expected MPC "Category" (e.g., "Payroll Files")</w:t>
      </w:r>
    </w:p>
    <w:p w14:paraId="4214F32F" w14:textId="77777777" w:rsidR="008B6CFD" w:rsidRPr="008B6CFD" w:rsidRDefault="008B6CFD" w:rsidP="007D5939">
      <w:pPr>
        <w:numPr>
          <w:ilvl w:val="0"/>
          <w:numId w:val="76"/>
        </w:numPr>
        <w:rPr>
          <w:rFonts w:ascii="Calibri" w:eastAsiaTheme="majorEastAsia" w:hAnsi="Calibri" w:cs="Calibri"/>
        </w:rPr>
      </w:pPr>
      <w:r w:rsidRPr="008B6CFD">
        <w:rPr>
          <w:rFonts w:ascii="Calibri" w:eastAsiaTheme="majorEastAsia" w:hAnsi="Calibri" w:cs="Calibri"/>
        </w:rPr>
        <w:lastRenderedPageBreak/>
        <w:t>Validate PayFrequency from file matches expected MPC "Pay Schedule" data</w:t>
      </w:r>
    </w:p>
    <w:p w14:paraId="38C231FC" w14:textId="77777777" w:rsidR="008B6CFD" w:rsidRPr="008B6CFD" w:rsidRDefault="008B6CFD" w:rsidP="007D5939">
      <w:pPr>
        <w:numPr>
          <w:ilvl w:val="0"/>
          <w:numId w:val="76"/>
        </w:numPr>
        <w:rPr>
          <w:rFonts w:ascii="Calibri" w:eastAsiaTheme="majorEastAsia" w:hAnsi="Calibri" w:cs="Calibri"/>
        </w:rPr>
      </w:pPr>
      <w:r w:rsidRPr="008B6CFD">
        <w:rPr>
          <w:rFonts w:ascii="Calibri" w:eastAsiaTheme="majorEastAsia" w:hAnsi="Calibri" w:cs="Calibri"/>
        </w:rPr>
        <w:t>Validate Payroll Date from file matches expected MPC "Payroll Date" data</w:t>
      </w:r>
    </w:p>
    <w:p w14:paraId="0D045735" w14:textId="77777777" w:rsidR="008B6CFD" w:rsidRPr="008B6CFD" w:rsidRDefault="008B6CFD" w:rsidP="007D5939">
      <w:pPr>
        <w:numPr>
          <w:ilvl w:val="0"/>
          <w:numId w:val="76"/>
        </w:numPr>
        <w:rPr>
          <w:rFonts w:ascii="Calibri" w:eastAsiaTheme="majorEastAsia" w:hAnsi="Calibri" w:cs="Calibri"/>
        </w:rPr>
      </w:pPr>
      <w:r w:rsidRPr="008B6CFD">
        <w:rPr>
          <w:rFonts w:ascii="Calibri" w:eastAsiaTheme="majorEastAsia" w:hAnsi="Calibri" w:cs="Calibri"/>
        </w:rPr>
        <w:t>Record validation results in Pending Payroll Detail table</w:t>
      </w:r>
    </w:p>
    <w:p w14:paraId="7A924ABE" w14:textId="77777777" w:rsidR="008B6CFD" w:rsidRPr="008B6CFD" w:rsidRDefault="008B6CFD" w:rsidP="008B6CFD">
      <w:pPr>
        <w:rPr>
          <w:rFonts w:ascii="Calibri" w:eastAsiaTheme="majorEastAsia" w:hAnsi="Calibri" w:cs="Calibri"/>
        </w:rPr>
      </w:pPr>
      <w:r w:rsidRPr="008B6CFD">
        <w:rPr>
          <w:rFonts w:ascii="Calibri" w:eastAsiaTheme="majorEastAsia" w:hAnsi="Calibri" w:cs="Calibri"/>
          <w:b/>
          <w:bCs/>
        </w:rPr>
        <w:t>Implementation Note:</w:t>
      </w:r>
      <w:r w:rsidRPr="008B6CFD">
        <w:rPr>
          <w:rFonts w:ascii="Calibri" w:eastAsiaTheme="majorEastAsia" w:hAnsi="Calibri" w:cs="Calibri"/>
        </w:rPr>
        <w:t xml:space="preserve"> Master Client Information Table has been migrated from spreadsheet to SQL Server database.</w:t>
      </w:r>
    </w:p>
    <w:p w14:paraId="594A4798" w14:textId="32318C41" w:rsidR="008B6CFD" w:rsidRPr="008B6CFD" w:rsidRDefault="008B6CFD" w:rsidP="008B6CFD">
      <w:pPr>
        <w:rPr>
          <w:rFonts w:ascii="Calibri" w:eastAsiaTheme="majorEastAsia" w:hAnsi="Calibri" w:cs="Calibri"/>
          <w:b/>
          <w:bCs/>
          <w:u w:val="single"/>
        </w:rPr>
      </w:pPr>
      <w:r w:rsidRPr="008B6CFD">
        <w:rPr>
          <w:rFonts w:ascii="Calibri" w:eastAsiaTheme="majorEastAsia" w:hAnsi="Calibri" w:cs="Calibri"/>
          <w:b/>
          <w:bCs/>
          <w:u w:val="single"/>
        </w:rPr>
        <w:t xml:space="preserve">FR-004B: MPC </w:t>
      </w:r>
      <w:commentRangeStart w:id="29"/>
      <w:commentRangeStart w:id="30"/>
      <w:r w:rsidRPr="008B6CFD">
        <w:rPr>
          <w:rFonts w:ascii="Calibri" w:eastAsiaTheme="majorEastAsia" w:hAnsi="Calibri" w:cs="Calibri"/>
          <w:b/>
          <w:bCs/>
          <w:u w:val="single"/>
        </w:rPr>
        <w:t>Integration Validation</w:t>
      </w:r>
      <w:commentRangeEnd w:id="29"/>
      <w:r w:rsidR="007912C2">
        <w:rPr>
          <w:rStyle w:val="CommentReference"/>
          <w:rFonts w:ascii="Calibri" w:eastAsiaTheme="majorEastAsia" w:hAnsi="Calibri" w:cs="Calibri"/>
          <w:b/>
          <w:bCs/>
          <w:sz w:val="24"/>
          <w:szCs w:val="24"/>
          <w:u w:val="single"/>
        </w:rPr>
        <w:commentReference w:id="29"/>
      </w:r>
      <w:commentRangeEnd w:id="30"/>
      <w:r w:rsidR="00FC5C52">
        <w:rPr>
          <w:rStyle w:val="CommentReference"/>
          <w:rFonts w:ascii="Calibri" w:eastAsiaTheme="majorEastAsia" w:hAnsi="Calibri" w:cs="Calibri"/>
          <w:b/>
          <w:bCs/>
          <w:sz w:val="24"/>
          <w:szCs w:val="24"/>
          <w:u w:val="single"/>
        </w:rPr>
        <w:commentReference w:id="30"/>
      </w:r>
      <w:ins w:id="31" w:author="Daniel Haas" w:date="2026-02-09T07:51:00Z" w16du:dateUtc="2026-02-09T13:51:00Z">
        <w:r w:rsidR="001D293B">
          <w:rPr>
            <w:rFonts w:ascii="Calibri" w:eastAsiaTheme="majorEastAsia" w:hAnsi="Calibri" w:cs="Calibri"/>
            <w:b/>
            <w:bCs/>
            <w:u w:val="single"/>
          </w:rPr>
          <w:t xml:space="preserve"> – This should be rules base</w:t>
        </w:r>
        <w:r w:rsidR="00F619B5">
          <w:rPr>
            <w:rFonts w:ascii="Calibri" w:eastAsiaTheme="majorEastAsia" w:hAnsi="Calibri" w:cs="Calibri"/>
            <w:b/>
            <w:bCs/>
            <w:u w:val="single"/>
          </w:rPr>
          <w:t xml:space="preserve"> using Client Master See below</w:t>
        </w:r>
      </w:ins>
    </w:p>
    <w:p w14:paraId="11A973B4" w14:textId="77777777" w:rsidR="008B6CFD" w:rsidRPr="008B6CFD" w:rsidRDefault="008B6CFD" w:rsidP="008B6CFD">
      <w:pPr>
        <w:rPr>
          <w:rFonts w:ascii="Calibri" w:eastAsiaTheme="majorEastAsia" w:hAnsi="Calibri" w:cs="Calibri"/>
        </w:rPr>
      </w:pPr>
      <w:r w:rsidRPr="008B6CFD">
        <w:rPr>
          <w:rFonts w:ascii="Calibri" w:eastAsiaTheme="majorEastAsia" w:hAnsi="Calibri" w:cs="Calibri"/>
          <w:b/>
          <w:bCs/>
        </w:rPr>
        <w:t>Priority:</w:t>
      </w:r>
      <w:r w:rsidRPr="008B6CFD">
        <w:rPr>
          <w:rFonts w:ascii="Calibri" w:eastAsiaTheme="majorEastAsia" w:hAnsi="Calibri" w:cs="Calibri"/>
        </w:rPr>
        <w:t xml:space="preserve"> High</w:t>
      </w:r>
      <w:r w:rsidRPr="008B6CFD">
        <w:rPr>
          <w:rFonts w:ascii="Calibri" w:eastAsiaTheme="majorEastAsia" w:hAnsi="Calibri" w:cs="Calibri"/>
        </w:rPr>
        <w:br/>
      </w:r>
      <w:r w:rsidRPr="008B6CFD">
        <w:rPr>
          <w:rFonts w:ascii="Calibri" w:eastAsiaTheme="majorEastAsia" w:hAnsi="Calibri" w:cs="Calibri"/>
          <w:b/>
          <w:bCs/>
        </w:rPr>
        <w:t>Description:</w:t>
      </w:r>
      <w:r w:rsidRPr="008B6CFD">
        <w:rPr>
          <w:rFonts w:ascii="Calibri" w:eastAsiaTheme="majorEastAsia" w:hAnsi="Calibri" w:cs="Calibri"/>
        </w:rPr>
        <w:t xml:space="preserve"> System shall validate file metadata against My Plan Connect records </w:t>
      </w:r>
      <w:r w:rsidRPr="008B6CFD">
        <w:rPr>
          <w:rFonts w:ascii="Calibri" w:eastAsiaTheme="majorEastAsia" w:hAnsi="Calibri" w:cs="Calibri"/>
          <w:b/>
          <w:bCs/>
        </w:rPr>
        <w:t>Acceptance Criteria:</w:t>
      </w:r>
    </w:p>
    <w:p w14:paraId="2CC87FEE" w14:textId="77777777" w:rsidR="008B6CFD" w:rsidRPr="008B6CFD" w:rsidRDefault="008B6CFD" w:rsidP="007D5939">
      <w:pPr>
        <w:numPr>
          <w:ilvl w:val="0"/>
          <w:numId w:val="77"/>
        </w:numPr>
        <w:rPr>
          <w:rFonts w:ascii="Calibri" w:eastAsiaTheme="majorEastAsia" w:hAnsi="Calibri" w:cs="Calibri"/>
        </w:rPr>
      </w:pPr>
      <w:r w:rsidRPr="008B6CFD">
        <w:rPr>
          <w:rFonts w:ascii="Calibri" w:eastAsiaTheme="majorEastAsia" w:hAnsi="Calibri" w:cs="Calibri"/>
        </w:rPr>
        <w:t>Query MPC to confirm plan/adopter exists and is active</w:t>
      </w:r>
    </w:p>
    <w:p w14:paraId="22E0A880" w14:textId="77777777" w:rsidR="008B6CFD" w:rsidRPr="008B6CFD" w:rsidRDefault="008B6CFD" w:rsidP="007D5939">
      <w:pPr>
        <w:numPr>
          <w:ilvl w:val="0"/>
          <w:numId w:val="77"/>
        </w:numPr>
        <w:rPr>
          <w:rFonts w:ascii="Calibri" w:eastAsiaTheme="majorEastAsia" w:hAnsi="Calibri" w:cs="Calibri"/>
        </w:rPr>
      </w:pPr>
      <w:r w:rsidRPr="008B6CFD">
        <w:rPr>
          <w:rFonts w:ascii="Calibri" w:eastAsiaTheme="majorEastAsia" w:hAnsi="Calibri" w:cs="Calibri"/>
        </w:rPr>
        <w:t>Validate pay frequency matches MPC configuration</w:t>
      </w:r>
    </w:p>
    <w:p w14:paraId="1FAD0494" w14:textId="77777777" w:rsidR="008B6CFD" w:rsidRPr="008B6CFD" w:rsidRDefault="008B6CFD" w:rsidP="007D5939">
      <w:pPr>
        <w:numPr>
          <w:ilvl w:val="0"/>
          <w:numId w:val="77"/>
        </w:numPr>
        <w:rPr>
          <w:rFonts w:ascii="Calibri" w:eastAsiaTheme="majorEastAsia" w:hAnsi="Calibri" w:cs="Calibri"/>
        </w:rPr>
      </w:pPr>
      <w:r w:rsidRPr="008B6CFD">
        <w:rPr>
          <w:rFonts w:ascii="Calibri" w:eastAsiaTheme="majorEastAsia" w:hAnsi="Calibri" w:cs="Calibri"/>
        </w:rPr>
        <w:t xml:space="preserve">Validate expected payroll date is within </w:t>
      </w:r>
      <w:commentRangeStart w:id="32"/>
      <w:commentRangeStart w:id="33"/>
      <w:r w:rsidRPr="008B6CFD">
        <w:rPr>
          <w:rFonts w:ascii="Calibri" w:eastAsiaTheme="majorEastAsia" w:hAnsi="Calibri" w:cs="Calibri"/>
        </w:rPr>
        <w:t>acceptable range</w:t>
      </w:r>
      <w:commentRangeEnd w:id="32"/>
      <w:r w:rsidR="00DF1224" w:rsidRPr="008B6CFD">
        <w:rPr>
          <w:rStyle w:val="CommentReference"/>
          <w:rFonts w:ascii="Calibri" w:eastAsiaTheme="majorEastAsia" w:hAnsi="Calibri" w:cs="Calibri"/>
          <w:sz w:val="24"/>
          <w:szCs w:val="24"/>
        </w:rPr>
        <w:commentReference w:id="32"/>
      </w:r>
      <w:commentRangeEnd w:id="33"/>
      <w:r w:rsidR="00D6400C" w:rsidRPr="008B6CFD">
        <w:rPr>
          <w:rStyle w:val="CommentReference"/>
          <w:rFonts w:ascii="Calibri" w:eastAsiaTheme="majorEastAsia" w:hAnsi="Calibri" w:cs="Calibri"/>
          <w:sz w:val="24"/>
          <w:szCs w:val="24"/>
        </w:rPr>
        <w:commentReference w:id="33"/>
      </w:r>
    </w:p>
    <w:p w14:paraId="4B955F95" w14:textId="77777777" w:rsidR="008B6CFD" w:rsidRPr="008B6CFD" w:rsidRDefault="008B6CFD" w:rsidP="007D5939">
      <w:pPr>
        <w:numPr>
          <w:ilvl w:val="0"/>
          <w:numId w:val="77"/>
        </w:numPr>
        <w:rPr>
          <w:rFonts w:ascii="Calibri" w:eastAsiaTheme="majorEastAsia" w:hAnsi="Calibri" w:cs="Calibri"/>
        </w:rPr>
      </w:pPr>
      <w:r w:rsidRPr="008B6CFD">
        <w:rPr>
          <w:rFonts w:ascii="Calibri" w:eastAsiaTheme="majorEastAsia" w:hAnsi="Calibri" w:cs="Calibri"/>
        </w:rPr>
        <w:t>Flag files that don't match MPC expectations for review</w:t>
      </w:r>
    </w:p>
    <w:p w14:paraId="3C80AB59" w14:textId="34E0BC73" w:rsidR="008B6CFD" w:rsidRDefault="008B6CFD" w:rsidP="007D5939">
      <w:pPr>
        <w:numPr>
          <w:ilvl w:val="0"/>
          <w:numId w:val="77"/>
        </w:numPr>
        <w:rPr>
          <w:rFonts w:ascii="Calibri" w:eastAsiaTheme="majorEastAsia" w:hAnsi="Calibri" w:cs="Calibri"/>
        </w:rPr>
      </w:pPr>
      <w:r w:rsidRPr="008B6CFD">
        <w:rPr>
          <w:rFonts w:ascii="Calibri" w:eastAsiaTheme="majorEastAsia" w:hAnsi="Calibri" w:cs="Calibri"/>
        </w:rPr>
        <w:t>Support bypass for known exceptions with documented reason</w:t>
      </w:r>
      <w:r w:rsidR="00A65EC8">
        <w:rPr>
          <w:rFonts w:ascii="Calibri" w:eastAsiaTheme="majorEastAsia" w:hAnsi="Calibri" w:cs="Calibri"/>
        </w:rPr>
        <w:t>.</w:t>
      </w:r>
    </w:p>
    <w:p w14:paraId="2ACDC325" w14:textId="1F3A4DE8" w:rsidR="00520AB5" w:rsidRPr="00520AB5" w:rsidRDefault="00F619B5" w:rsidP="00520AB5">
      <w:pPr>
        <w:shd w:val="clear" w:color="auto" w:fill="FFFFFF"/>
        <w:spacing w:before="384" w:after="144" w:line="240" w:lineRule="auto"/>
        <w:outlineLvl w:val="2"/>
        <w:rPr>
          <w:ins w:id="34" w:author="Daniel Haas" w:date="2026-02-09T07:49:00Z" w16du:dateUtc="2026-02-09T13:49:00Z"/>
          <w:rFonts w:ascii="Arial" w:eastAsia="Times New Roman" w:hAnsi="Arial" w:cs="Arial"/>
          <w:sz w:val="32"/>
          <w:szCs w:val="32"/>
          <w:u w:val="single"/>
          <w:lang w:eastAsia="en-US"/>
        </w:rPr>
      </w:pPr>
      <w:ins w:id="35" w:author="Daniel Haas" w:date="2026-02-09T07:51:00Z" w16du:dateUtc="2026-02-09T13:51:00Z">
        <w:r>
          <w:rPr>
            <w:rFonts w:ascii="Arial" w:eastAsia="Times New Roman" w:hAnsi="Arial" w:cs="Arial"/>
            <w:b/>
            <w:bCs/>
            <w:sz w:val="32"/>
            <w:szCs w:val="32"/>
            <w:u w:val="single"/>
            <w:lang w:eastAsia="en-US"/>
          </w:rPr>
          <w:t>004B</w:t>
        </w:r>
      </w:ins>
      <w:ins w:id="36" w:author="Daniel Haas" w:date="2026-02-09T07:49:00Z" w16du:dateUtc="2026-02-09T13:49:00Z">
        <w:r w:rsidR="00520AB5" w:rsidRPr="00520AB5">
          <w:rPr>
            <w:rFonts w:ascii="Arial" w:eastAsia="Times New Roman" w:hAnsi="Arial" w:cs="Arial"/>
            <w:b/>
            <w:bCs/>
            <w:sz w:val="32"/>
            <w:szCs w:val="32"/>
            <w:u w:val="single"/>
            <w:lang w:eastAsia="en-US"/>
          </w:rPr>
          <w:t>.1 Identify Client to find Client ID, Plan and Company:</w:t>
        </w:r>
        <w:r w:rsidR="00520AB5" w:rsidRPr="00520AB5">
          <w:rPr>
            <w:rFonts w:ascii="Arial" w:eastAsia="Times New Roman" w:hAnsi="Arial" w:cs="Arial"/>
            <w:sz w:val="32"/>
            <w:szCs w:val="32"/>
            <w:u w:val="single"/>
            <w:lang w:eastAsia="en-US"/>
          </w:rPr>
          <w:t xml:space="preserve">  </w:t>
        </w:r>
      </w:ins>
    </w:p>
    <w:p w14:paraId="32C437A3" w14:textId="734F15B2" w:rsidR="00520AB5" w:rsidRPr="00520AB5" w:rsidRDefault="00F619B5" w:rsidP="00520AB5">
      <w:pPr>
        <w:shd w:val="clear" w:color="auto" w:fill="FFFFFF"/>
        <w:spacing w:before="384" w:after="144" w:line="240" w:lineRule="auto"/>
        <w:outlineLvl w:val="2"/>
        <w:rPr>
          <w:ins w:id="37" w:author="Daniel Haas" w:date="2026-02-09T07:49:00Z" w16du:dateUtc="2026-02-09T13:49:00Z"/>
          <w:rFonts w:ascii="Segoe UI" w:eastAsia="Times New Roman" w:hAnsi="Segoe UI" w:cs="Segoe UI"/>
          <w:color w:val="323130"/>
          <w:sz w:val="21"/>
          <w:szCs w:val="21"/>
          <w:lang w:eastAsia="en-US"/>
        </w:rPr>
      </w:pPr>
      <w:ins w:id="38" w:author="Daniel Haas" w:date="2026-02-09T07:52:00Z" w16du:dateUtc="2026-02-09T13:52:00Z">
        <w:r>
          <w:rPr>
            <w:rFonts w:ascii="Segoe UI" w:eastAsia="Times New Roman" w:hAnsi="Segoe UI" w:cs="Segoe UI"/>
            <w:color w:val="323130"/>
            <w:sz w:val="21"/>
            <w:szCs w:val="21"/>
            <w:lang w:eastAsia="en-US"/>
          </w:rPr>
          <w:t>4</w:t>
        </w:r>
      </w:ins>
      <w:ins w:id="39" w:author="Daniel Haas" w:date="2026-02-09T07:49:00Z" w16du:dateUtc="2026-02-09T13:49:00Z">
        <w:r w:rsidR="00520AB5" w:rsidRPr="00520AB5">
          <w:rPr>
            <w:rFonts w:ascii="Segoe UI" w:eastAsia="Times New Roman" w:hAnsi="Segoe UI" w:cs="Segoe UI"/>
            <w:color w:val="323130"/>
            <w:sz w:val="21"/>
            <w:szCs w:val="21"/>
            <w:lang w:eastAsia="en-US"/>
          </w:rPr>
          <w:t>.1.1 Look for the client ID or company code which may appear in (alphanumeric) in the file sent by client:</w:t>
        </w:r>
      </w:ins>
    </w:p>
    <w:p w14:paraId="2C972FD9" w14:textId="77777777" w:rsidR="00520AB5" w:rsidRPr="00520AB5" w:rsidRDefault="00520AB5" w:rsidP="00520AB5">
      <w:pPr>
        <w:numPr>
          <w:ilvl w:val="0"/>
          <w:numId w:val="118"/>
        </w:numPr>
        <w:shd w:val="clear" w:color="auto" w:fill="FFFFFF"/>
        <w:spacing w:after="0" w:line="240" w:lineRule="auto"/>
        <w:contextualSpacing/>
        <w:outlineLvl w:val="2"/>
        <w:rPr>
          <w:ins w:id="40" w:author="Daniel Haas" w:date="2026-02-09T07:49:00Z" w16du:dateUtc="2026-02-09T13:49:00Z"/>
          <w:rFonts w:ascii="Segoe UI" w:eastAsia="Times New Roman" w:hAnsi="Segoe UI" w:cs="Segoe UI"/>
          <w:color w:val="323130"/>
          <w:sz w:val="21"/>
          <w:szCs w:val="21"/>
          <w:lang w:eastAsia="en-US"/>
        </w:rPr>
      </w:pPr>
      <w:ins w:id="41" w:author="Daniel Haas" w:date="2026-02-09T07:49:00Z" w16du:dateUtc="2026-02-09T13:49:00Z">
        <w:r w:rsidRPr="00520AB5">
          <w:rPr>
            <w:rFonts w:ascii="Segoe UI" w:eastAsia="Times New Roman" w:hAnsi="Segoe UI" w:cs="Segoe UI"/>
            <w:color w:val="323130"/>
            <w:sz w:val="21"/>
            <w:szCs w:val="21"/>
            <w:lang w:eastAsia="en-US"/>
          </w:rPr>
          <w:t>The file title/filename</w:t>
        </w:r>
      </w:ins>
    </w:p>
    <w:p w14:paraId="3F13642F" w14:textId="77777777" w:rsidR="00520AB5" w:rsidRPr="00520AB5" w:rsidRDefault="00520AB5" w:rsidP="00520AB5">
      <w:pPr>
        <w:numPr>
          <w:ilvl w:val="0"/>
          <w:numId w:val="118"/>
        </w:numPr>
        <w:shd w:val="clear" w:color="auto" w:fill="FFFFFF"/>
        <w:spacing w:after="0" w:line="240" w:lineRule="auto"/>
        <w:contextualSpacing/>
        <w:outlineLvl w:val="2"/>
        <w:rPr>
          <w:ins w:id="42" w:author="Daniel Haas" w:date="2026-02-09T07:49:00Z" w16du:dateUtc="2026-02-09T13:49:00Z"/>
          <w:rFonts w:ascii="Segoe UI" w:eastAsia="Times New Roman" w:hAnsi="Segoe UI" w:cs="Segoe UI"/>
          <w:color w:val="323130"/>
          <w:sz w:val="21"/>
          <w:szCs w:val="21"/>
          <w:lang w:eastAsia="en-US"/>
        </w:rPr>
      </w:pPr>
      <w:ins w:id="43" w:author="Daniel Haas" w:date="2026-02-09T07:49:00Z" w16du:dateUtc="2026-02-09T13:49:00Z">
        <w:r w:rsidRPr="00520AB5">
          <w:rPr>
            <w:rFonts w:ascii="Segoe UI" w:eastAsia="Times New Roman" w:hAnsi="Segoe UI" w:cs="Segoe UI"/>
            <w:color w:val="323130"/>
            <w:sz w:val="21"/>
            <w:szCs w:val="21"/>
            <w:lang w:eastAsia="en-US"/>
          </w:rPr>
          <w:t>Within the file header section</w:t>
        </w:r>
      </w:ins>
    </w:p>
    <w:p w14:paraId="65F73C6F" w14:textId="77777777" w:rsidR="00520AB5" w:rsidRPr="00520AB5" w:rsidRDefault="00520AB5" w:rsidP="00520AB5">
      <w:pPr>
        <w:numPr>
          <w:ilvl w:val="0"/>
          <w:numId w:val="118"/>
        </w:numPr>
        <w:shd w:val="clear" w:color="auto" w:fill="FFFFFF"/>
        <w:spacing w:after="0" w:line="240" w:lineRule="auto"/>
        <w:contextualSpacing/>
        <w:outlineLvl w:val="2"/>
        <w:rPr>
          <w:ins w:id="44" w:author="Daniel Haas" w:date="2026-02-09T07:49:00Z" w16du:dateUtc="2026-02-09T13:49:00Z"/>
          <w:rFonts w:ascii="Segoe UI" w:eastAsia="Times New Roman" w:hAnsi="Segoe UI" w:cs="Segoe UI"/>
          <w:color w:val="323130"/>
          <w:sz w:val="21"/>
          <w:szCs w:val="21"/>
          <w:lang w:eastAsia="en-US"/>
        </w:rPr>
      </w:pPr>
      <w:ins w:id="45" w:author="Daniel Haas" w:date="2026-02-09T07:49:00Z" w16du:dateUtc="2026-02-09T13:49:00Z">
        <w:r w:rsidRPr="00520AB5">
          <w:rPr>
            <w:rFonts w:ascii="Segoe UI" w:eastAsia="Times New Roman" w:hAnsi="Segoe UI" w:cs="Segoe UI"/>
            <w:color w:val="323130"/>
            <w:sz w:val="21"/>
            <w:szCs w:val="21"/>
            <w:lang w:eastAsia="en-US"/>
          </w:rPr>
          <w:t>Look for Client ID, Plan Id or Name</w:t>
        </w:r>
      </w:ins>
    </w:p>
    <w:p w14:paraId="58D6549A" w14:textId="77777777" w:rsidR="00520AB5" w:rsidRPr="00520AB5" w:rsidRDefault="00520AB5" w:rsidP="00520AB5">
      <w:pPr>
        <w:numPr>
          <w:ilvl w:val="0"/>
          <w:numId w:val="118"/>
        </w:numPr>
        <w:shd w:val="clear" w:color="auto" w:fill="FFFFFF"/>
        <w:spacing w:after="0" w:line="240" w:lineRule="auto"/>
        <w:contextualSpacing/>
        <w:outlineLvl w:val="2"/>
        <w:rPr>
          <w:ins w:id="46" w:author="Daniel Haas" w:date="2026-02-09T07:49:00Z" w16du:dateUtc="2026-02-09T13:49:00Z"/>
          <w:rFonts w:ascii="Segoe UI" w:eastAsia="Times New Roman" w:hAnsi="Segoe UI" w:cs="Segoe UI"/>
          <w:color w:val="323130"/>
          <w:sz w:val="21"/>
          <w:szCs w:val="21"/>
          <w:lang w:eastAsia="en-US"/>
        </w:rPr>
      </w:pPr>
      <w:ins w:id="47" w:author="Daniel Haas" w:date="2026-02-09T07:49:00Z" w16du:dateUtc="2026-02-09T13:49:00Z">
        <w:r w:rsidRPr="00520AB5">
          <w:rPr>
            <w:rFonts w:ascii="Segoe UI" w:eastAsia="Times New Roman" w:hAnsi="Segoe UI" w:cs="Segoe UI"/>
            <w:color w:val="323130"/>
            <w:sz w:val="21"/>
            <w:szCs w:val="21"/>
            <w:lang w:eastAsia="en-US"/>
          </w:rPr>
          <w:t>Inside the file content (if multiple, look for file Title)</w:t>
        </w:r>
      </w:ins>
    </w:p>
    <w:p w14:paraId="31786F76" w14:textId="77777777" w:rsidR="00520AB5" w:rsidRPr="00520AB5" w:rsidRDefault="00520AB5" w:rsidP="00520AB5">
      <w:pPr>
        <w:numPr>
          <w:ilvl w:val="0"/>
          <w:numId w:val="118"/>
        </w:numPr>
        <w:shd w:val="clear" w:color="auto" w:fill="FFFFFF"/>
        <w:spacing w:after="0" w:line="240" w:lineRule="auto"/>
        <w:contextualSpacing/>
        <w:outlineLvl w:val="2"/>
        <w:rPr>
          <w:ins w:id="48" w:author="Daniel Haas" w:date="2026-02-09T07:49:00Z" w16du:dateUtc="2026-02-09T13:49:00Z"/>
          <w:rFonts w:ascii="Segoe UI" w:eastAsia="Times New Roman" w:hAnsi="Segoe UI" w:cs="Segoe UI"/>
          <w:color w:val="323130"/>
          <w:sz w:val="21"/>
          <w:szCs w:val="21"/>
          <w:lang w:eastAsia="en-US"/>
        </w:rPr>
      </w:pPr>
      <w:bookmarkStart w:id="49" w:name="_Hlk220048297"/>
      <w:ins w:id="50" w:author="Daniel Haas" w:date="2026-02-09T07:49:00Z" w16du:dateUtc="2026-02-09T13:49:00Z">
        <w:r w:rsidRPr="00520AB5">
          <w:rPr>
            <w:rFonts w:ascii="Segoe UI" w:eastAsia="Times New Roman" w:hAnsi="Segoe UI" w:cs="Segoe UI"/>
            <w:color w:val="323130"/>
            <w:sz w:val="21"/>
            <w:szCs w:val="21"/>
            <w:lang w:eastAsia="en-US"/>
          </w:rPr>
          <w:t>Unable to find: NGO Queue</w:t>
        </w:r>
      </w:ins>
    </w:p>
    <w:bookmarkEnd w:id="49"/>
    <w:p w14:paraId="7458E1B3" w14:textId="77777777" w:rsidR="00520AB5" w:rsidRPr="00520AB5" w:rsidRDefault="00520AB5" w:rsidP="00520AB5">
      <w:pPr>
        <w:shd w:val="clear" w:color="auto" w:fill="FFFFFF"/>
        <w:spacing w:after="0" w:line="240" w:lineRule="auto"/>
        <w:outlineLvl w:val="2"/>
        <w:rPr>
          <w:ins w:id="51" w:author="Daniel Haas" w:date="2026-02-09T07:49:00Z" w16du:dateUtc="2026-02-09T13:49:00Z"/>
          <w:rFonts w:ascii="Segoe UI" w:eastAsia="Times New Roman" w:hAnsi="Segoe UI" w:cs="Segoe UI"/>
          <w:color w:val="323130"/>
          <w:sz w:val="21"/>
          <w:szCs w:val="21"/>
          <w:lang w:eastAsia="en-US"/>
        </w:rPr>
      </w:pPr>
    </w:p>
    <w:p w14:paraId="10D77615" w14:textId="43206999" w:rsidR="00520AB5" w:rsidRPr="00520AB5" w:rsidRDefault="00F619B5" w:rsidP="00520AB5">
      <w:pPr>
        <w:shd w:val="clear" w:color="auto" w:fill="FFFFFF"/>
        <w:spacing w:after="0" w:line="240" w:lineRule="auto"/>
        <w:outlineLvl w:val="2"/>
        <w:rPr>
          <w:ins w:id="52" w:author="Daniel Haas" w:date="2026-02-09T07:49:00Z" w16du:dateUtc="2026-02-09T13:49:00Z"/>
          <w:rFonts w:ascii="Segoe UI" w:eastAsia="Times New Roman" w:hAnsi="Segoe UI" w:cs="Segoe UI"/>
          <w:color w:val="323130"/>
          <w:sz w:val="21"/>
          <w:szCs w:val="21"/>
          <w:lang w:eastAsia="en-US"/>
        </w:rPr>
      </w:pPr>
      <w:ins w:id="53" w:author="Daniel Haas" w:date="2026-02-09T07:52:00Z" w16du:dateUtc="2026-02-09T13:52:00Z">
        <w:r>
          <w:rPr>
            <w:rFonts w:ascii="Segoe UI" w:eastAsia="Times New Roman" w:hAnsi="Segoe UI" w:cs="Segoe UI"/>
            <w:color w:val="323130"/>
            <w:sz w:val="21"/>
            <w:szCs w:val="21"/>
            <w:lang w:eastAsia="en-US"/>
          </w:rPr>
          <w:t>4</w:t>
        </w:r>
      </w:ins>
      <w:ins w:id="54" w:author="Daniel Haas" w:date="2026-02-09T07:49:00Z" w16du:dateUtc="2026-02-09T13:49:00Z">
        <w:r w:rsidR="00520AB5" w:rsidRPr="00520AB5">
          <w:rPr>
            <w:rFonts w:ascii="Segoe UI" w:eastAsia="Times New Roman" w:hAnsi="Segoe UI" w:cs="Segoe UI"/>
            <w:color w:val="323130"/>
            <w:sz w:val="21"/>
            <w:szCs w:val="21"/>
            <w:lang w:eastAsia="en-US"/>
          </w:rPr>
          <w:t>.1.2. Verify Client ID</w:t>
        </w:r>
      </w:ins>
    </w:p>
    <w:p w14:paraId="34D9C664" w14:textId="77777777" w:rsidR="00520AB5" w:rsidRPr="00520AB5" w:rsidRDefault="00520AB5" w:rsidP="00520AB5">
      <w:pPr>
        <w:numPr>
          <w:ilvl w:val="0"/>
          <w:numId w:val="119"/>
        </w:numPr>
        <w:shd w:val="clear" w:color="auto" w:fill="FFFFFF"/>
        <w:spacing w:after="0" w:line="240" w:lineRule="auto"/>
        <w:contextualSpacing/>
        <w:outlineLvl w:val="2"/>
        <w:rPr>
          <w:ins w:id="55" w:author="Daniel Haas" w:date="2026-02-09T07:49:00Z" w16du:dateUtc="2026-02-09T13:49:00Z"/>
          <w:rFonts w:ascii="Segoe UI" w:eastAsia="Times New Roman" w:hAnsi="Segoe UI" w:cs="Segoe UI"/>
          <w:color w:val="323130"/>
          <w:sz w:val="21"/>
          <w:szCs w:val="21"/>
          <w:lang w:eastAsia="en-US"/>
        </w:rPr>
      </w:pPr>
      <w:ins w:id="56" w:author="Daniel Haas" w:date="2026-02-09T07:49:00Z" w16du:dateUtc="2026-02-09T13:49:00Z">
        <w:r w:rsidRPr="00520AB5">
          <w:rPr>
            <w:rFonts w:ascii="Segoe UI" w:eastAsia="Times New Roman" w:hAnsi="Segoe UI" w:cs="Segoe UI"/>
            <w:color w:val="323130"/>
            <w:sz w:val="21"/>
            <w:szCs w:val="21"/>
            <w:lang w:eastAsia="en-US"/>
          </w:rPr>
          <w:t>Open the Client Master Table</w:t>
        </w:r>
      </w:ins>
    </w:p>
    <w:p w14:paraId="219CBE1A" w14:textId="77777777" w:rsidR="00520AB5" w:rsidRPr="00520AB5" w:rsidRDefault="00520AB5" w:rsidP="00520AB5">
      <w:pPr>
        <w:numPr>
          <w:ilvl w:val="0"/>
          <w:numId w:val="119"/>
        </w:numPr>
        <w:shd w:val="clear" w:color="auto" w:fill="FFFFFF"/>
        <w:spacing w:after="0" w:line="240" w:lineRule="auto"/>
        <w:contextualSpacing/>
        <w:outlineLvl w:val="2"/>
        <w:rPr>
          <w:ins w:id="57" w:author="Daniel Haas" w:date="2026-02-09T07:49:00Z" w16du:dateUtc="2026-02-09T13:49:00Z"/>
          <w:rFonts w:ascii="Segoe UI" w:eastAsia="Times New Roman" w:hAnsi="Segoe UI" w:cs="Segoe UI"/>
          <w:color w:val="323130"/>
          <w:sz w:val="21"/>
          <w:szCs w:val="21"/>
          <w:lang w:eastAsia="en-US"/>
        </w:rPr>
      </w:pPr>
      <w:ins w:id="58" w:author="Daniel Haas" w:date="2026-02-09T07:49:00Z" w16du:dateUtc="2026-02-09T13:49:00Z">
        <w:r w:rsidRPr="00520AB5">
          <w:rPr>
            <w:rFonts w:ascii="Segoe UI" w:eastAsia="Times New Roman" w:hAnsi="Segoe UI" w:cs="Segoe UI"/>
            <w:color w:val="323130"/>
            <w:sz w:val="21"/>
            <w:szCs w:val="21"/>
            <w:lang w:eastAsia="en-US"/>
          </w:rPr>
          <w:t>locate the matching client ID or company code in table</w:t>
        </w:r>
      </w:ins>
    </w:p>
    <w:p w14:paraId="1535A1C5" w14:textId="77777777" w:rsidR="00520AB5" w:rsidRPr="00520AB5" w:rsidRDefault="00520AB5" w:rsidP="00520AB5">
      <w:pPr>
        <w:numPr>
          <w:ilvl w:val="0"/>
          <w:numId w:val="119"/>
        </w:numPr>
        <w:shd w:val="clear" w:color="auto" w:fill="FFFFFF"/>
        <w:spacing w:after="0" w:line="240" w:lineRule="auto"/>
        <w:contextualSpacing/>
        <w:outlineLvl w:val="2"/>
        <w:rPr>
          <w:ins w:id="59" w:author="Daniel Haas" w:date="2026-02-09T07:49:00Z" w16du:dateUtc="2026-02-09T13:49:00Z"/>
          <w:rFonts w:ascii="Segoe UI" w:eastAsia="Times New Roman" w:hAnsi="Segoe UI" w:cs="Segoe UI"/>
          <w:color w:val="323130"/>
          <w:sz w:val="21"/>
          <w:szCs w:val="21"/>
          <w:lang w:eastAsia="en-US"/>
        </w:rPr>
      </w:pPr>
      <w:ins w:id="60" w:author="Daniel Haas" w:date="2026-02-09T07:49:00Z" w16du:dateUtc="2026-02-09T13:49:00Z">
        <w:r w:rsidRPr="00520AB5">
          <w:rPr>
            <w:rFonts w:ascii="Segoe UI" w:eastAsia="Times New Roman" w:hAnsi="Segoe UI" w:cs="Segoe UI"/>
            <w:color w:val="323130"/>
            <w:sz w:val="21"/>
            <w:szCs w:val="21"/>
            <w:lang w:eastAsia="en-US"/>
          </w:rPr>
          <w:t>Confirm the plan name and company name associated with the client ID</w:t>
        </w:r>
      </w:ins>
    </w:p>
    <w:p w14:paraId="458BD07E" w14:textId="77777777" w:rsidR="00520AB5" w:rsidRPr="00520AB5" w:rsidRDefault="00520AB5" w:rsidP="00520AB5">
      <w:pPr>
        <w:numPr>
          <w:ilvl w:val="0"/>
          <w:numId w:val="119"/>
        </w:numPr>
        <w:spacing w:line="278" w:lineRule="auto"/>
        <w:contextualSpacing/>
        <w:rPr>
          <w:ins w:id="61" w:author="Daniel Haas" w:date="2026-02-09T07:49:00Z" w16du:dateUtc="2026-02-09T13:49:00Z"/>
          <w:rFonts w:ascii="Segoe UI" w:eastAsia="Times New Roman" w:hAnsi="Segoe UI" w:cs="Segoe UI"/>
          <w:color w:val="323130"/>
          <w:sz w:val="21"/>
          <w:szCs w:val="21"/>
          <w:lang w:eastAsia="en-US"/>
        </w:rPr>
      </w:pPr>
      <w:ins w:id="62" w:author="Daniel Haas" w:date="2026-02-09T07:49:00Z" w16du:dateUtc="2026-02-09T13:49:00Z">
        <w:r w:rsidRPr="00520AB5">
          <w:rPr>
            <w:rFonts w:ascii="Segoe UI" w:eastAsia="Times New Roman" w:hAnsi="Segoe UI" w:cs="Segoe UI"/>
            <w:color w:val="323130"/>
            <w:sz w:val="21"/>
            <w:szCs w:val="21"/>
            <w:lang w:eastAsia="en-US"/>
          </w:rPr>
          <w:t>Unable to find: NGO Queue</w:t>
        </w:r>
      </w:ins>
    </w:p>
    <w:p w14:paraId="1FCA4805" w14:textId="77777777" w:rsidR="00520AB5" w:rsidRPr="00520AB5" w:rsidRDefault="00520AB5" w:rsidP="00520AB5">
      <w:pPr>
        <w:shd w:val="clear" w:color="auto" w:fill="FFFFFF"/>
        <w:spacing w:before="384" w:after="144" w:line="240" w:lineRule="auto"/>
        <w:outlineLvl w:val="2"/>
        <w:rPr>
          <w:ins w:id="63" w:author="Daniel Haas" w:date="2026-02-09T07:49:00Z" w16du:dateUtc="2026-02-09T13:49:00Z"/>
          <w:rFonts w:ascii="Arial" w:eastAsia="Times New Roman" w:hAnsi="Arial" w:cs="Arial"/>
          <w:sz w:val="32"/>
          <w:szCs w:val="32"/>
          <w:u w:val="single"/>
          <w:lang w:eastAsia="en-US"/>
        </w:rPr>
      </w:pPr>
      <w:ins w:id="64" w:author="Daniel Haas" w:date="2026-02-09T07:49:00Z" w16du:dateUtc="2026-02-09T13:49:00Z">
        <w:r w:rsidRPr="00520AB5">
          <w:rPr>
            <w:rFonts w:ascii="Arial" w:eastAsia="Times New Roman" w:hAnsi="Arial" w:cs="Arial"/>
            <w:b/>
            <w:bCs/>
            <w:sz w:val="32"/>
            <w:szCs w:val="32"/>
            <w:u w:val="single"/>
            <w:lang w:eastAsia="en-US"/>
          </w:rPr>
          <w:lastRenderedPageBreak/>
          <w:t>3.2 Identify and Handling Active, Inactive, and Test Files from Client Master Table:</w:t>
        </w:r>
        <w:r w:rsidRPr="00520AB5">
          <w:rPr>
            <w:rFonts w:ascii="Arial" w:eastAsia="Times New Roman" w:hAnsi="Arial" w:cs="Arial"/>
            <w:sz w:val="32"/>
            <w:szCs w:val="32"/>
            <w:u w:val="single"/>
            <w:lang w:eastAsia="en-US"/>
          </w:rPr>
          <w:t xml:space="preserve">  </w:t>
        </w:r>
      </w:ins>
    </w:p>
    <w:p w14:paraId="2E399DEB" w14:textId="77777777" w:rsidR="00520AB5" w:rsidRPr="00520AB5" w:rsidRDefault="00520AB5" w:rsidP="00520AB5">
      <w:pPr>
        <w:shd w:val="clear" w:color="auto" w:fill="FFFFFF"/>
        <w:spacing w:before="384" w:after="144" w:line="240" w:lineRule="auto"/>
        <w:outlineLvl w:val="2"/>
        <w:rPr>
          <w:ins w:id="65" w:author="Daniel Haas" w:date="2026-02-09T07:49:00Z" w16du:dateUtc="2026-02-09T13:49:00Z"/>
          <w:rFonts w:ascii="Segoe UI" w:eastAsia="Times New Roman" w:hAnsi="Segoe UI" w:cs="Segoe UI"/>
          <w:color w:val="323130"/>
          <w:sz w:val="21"/>
          <w:szCs w:val="21"/>
          <w:lang w:eastAsia="en-US"/>
        </w:rPr>
      </w:pPr>
      <w:ins w:id="66" w:author="Daniel Haas" w:date="2026-02-09T07:49:00Z" w16du:dateUtc="2026-02-09T13:49:00Z">
        <w:r w:rsidRPr="00520AB5">
          <w:rPr>
            <w:rFonts w:ascii="Segoe UI" w:eastAsia="Times New Roman" w:hAnsi="Segoe UI" w:cs="Segoe UI"/>
            <w:color w:val="323130"/>
            <w:sz w:val="21"/>
            <w:szCs w:val="21"/>
            <w:lang w:eastAsia="en-US"/>
          </w:rPr>
          <w:t>3.2.1 Once you find the Client in Client Master Table, Look for Status (Active, Test, or Inactive):</w:t>
        </w:r>
      </w:ins>
    </w:p>
    <w:p w14:paraId="736BF964" w14:textId="77777777" w:rsidR="00520AB5" w:rsidRPr="00520AB5" w:rsidRDefault="00520AB5" w:rsidP="00520AB5">
      <w:pPr>
        <w:numPr>
          <w:ilvl w:val="0"/>
          <w:numId w:val="118"/>
        </w:numPr>
        <w:shd w:val="clear" w:color="auto" w:fill="FFFFFF"/>
        <w:spacing w:after="0" w:line="240" w:lineRule="auto"/>
        <w:contextualSpacing/>
        <w:outlineLvl w:val="2"/>
        <w:rPr>
          <w:ins w:id="67" w:author="Daniel Haas" w:date="2026-02-09T07:49:00Z" w16du:dateUtc="2026-02-09T13:49:00Z"/>
          <w:rFonts w:ascii="Segoe UI" w:eastAsia="Times New Roman" w:hAnsi="Segoe UI" w:cs="Segoe UI"/>
          <w:color w:val="323130"/>
          <w:sz w:val="21"/>
          <w:szCs w:val="21"/>
          <w:lang w:eastAsia="en-US"/>
        </w:rPr>
      </w:pPr>
      <w:ins w:id="68" w:author="Daniel Haas" w:date="2026-02-09T07:49:00Z" w16du:dateUtc="2026-02-09T13:49:00Z">
        <w:r w:rsidRPr="00520AB5">
          <w:rPr>
            <w:rFonts w:ascii="Segoe UI" w:eastAsia="Times New Roman" w:hAnsi="Segoe UI" w:cs="Segoe UI"/>
            <w:color w:val="323130"/>
            <w:sz w:val="21"/>
            <w:szCs w:val="21"/>
            <w:lang w:eastAsia="en-US"/>
          </w:rPr>
          <w:t>The Client will have a Status of either Active, Test or Inactive</w:t>
        </w:r>
      </w:ins>
    </w:p>
    <w:p w14:paraId="104B53F0" w14:textId="77777777" w:rsidR="00520AB5" w:rsidRPr="00520AB5" w:rsidRDefault="00520AB5" w:rsidP="00520AB5">
      <w:pPr>
        <w:shd w:val="clear" w:color="auto" w:fill="FFFFFF"/>
        <w:spacing w:after="0" w:line="240" w:lineRule="auto"/>
        <w:outlineLvl w:val="2"/>
        <w:rPr>
          <w:ins w:id="69" w:author="Daniel Haas" w:date="2026-02-09T07:49:00Z" w16du:dateUtc="2026-02-09T13:49:00Z"/>
          <w:rFonts w:ascii="Segoe UI" w:eastAsia="Times New Roman" w:hAnsi="Segoe UI" w:cs="Segoe UI"/>
          <w:color w:val="323130"/>
          <w:sz w:val="21"/>
          <w:szCs w:val="21"/>
          <w:lang w:eastAsia="en-US"/>
        </w:rPr>
      </w:pPr>
    </w:p>
    <w:p w14:paraId="34DFD32A" w14:textId="77777777" w:rsidR="00520AB5" w:rsidRPr="00520AB5" w:rsidRDefault="00520AB5" w:rsidP="00520AB5">
      <w:pPr>
        <w:shd w:val="clear" w:color="auto" w:fill="FFFFFF"/>
        <w:spacing w:after="0" w:line="240" w:lineRule="auto"/>
        <w:outlineLvl w:val="2"/>
        <w:rPr>
          <w:ins w:id="70" w:author="Daniel Haas" w:date="2026-02-09T07:49:00Z" w16du:dateUtc="2026-02-09T13:49:00Z"/>
          <w:rFonts w:ascii="Segoe UI" w:eastAsia="Times New Roman" w:hAnsi="Segoe UI" w:cs="Segoe UI"/>
          <w:color w:val="323130"/>
          <w:sz w:val="21"/>
          <w:szCs w:val="21"/>
          <w:lang w:eastAsia="en-US"/>
        </w:rPr>
      </w:pPr>
      <w:ins w:id="71" w:author="Daniel Haas" w:date="2026-02-09T07:49:00Z" w16du:dateUtc="2026-02-09T13:49:00Z">
        <w:r w:rsidRPr="00520AB5">
          <w:rPr>
            <w:rFonts w:ascii="Segoe UI" w:eastAsia="Times New Roman" w:hAnsi="Segoe UI" w:cs="Segoe UI"/>
            <w:color w:val="323130"/>
            <w:sz w:val="21"/>
            <w:szCs w:val="21"/>
            <w:lang w:eastAsia="en-US"/>
          </w:rPr>
          <w:t>3.1.2. “Active” Status</w:t>
        </w:r>
      </w:ins>
    </w:p>
    <w:p w14:paraId="09B4B5D9" w14:textId="77777777" w:rsidR="00520AB5" w:rsidRPr="00520AB5" w:rsidRDefault="00520AB5" w:rsidP="00520AB5">
      <w:pPr>
        <w:numPr>
          <w:ilvl w:val="0"/>
          <w:numId w:val="119"/>
        </w:numPr>
        <w:shd w:val="clear" w:color="auto" w:fill="FFFFFF"/>
        <w:spacing w:after="0" w:line="240" w:lineRule="auto"/>
        <w:contextualSpacing/>
        <w:outlineLvl w:val="2"/>
        <w:rPr>
          <w:ins w:id="72" w:author="Daniel Haas" w:date="2026-02-09T07:49:00Z" w16du:dateUtc="2026-02-09T13:49:00Z"/>
          <w:rFonts w:ascii="Segoe UI" w:eastAsia="Times New Roman" w:hAnsi="Segoe UI" w:cs="Segoe UI"/>
          <w:color w:val="323130"/>
          <w:sz w:val="21"/>
          <w:szCs w:val="21"/>
          <w:lang w:eastAsia="en-US"/>
        </w:rPr>
      </w:pPr>
      <w:ins w:id="73" w:author="Daniel Haas" w:date="2026-02-09T07:49:00Z" w16du:dateUtc="2026-02-09T13:49:00Z">
        <w:r w:rsidRPr="00520AB5">
          <w:rPr>
            <w:rFonts w:ascii="Segoe UI" w:eastAsia="Times New Roman" w:hAnsi="Segoe UI" w:cs="Segoe UI"/>
            <w:color w:val="323130"/>
            <w:sz w:val="21"/>
            <w:szCs w:val="21"/>
            <w:lang w:eastAsia="en-US"/>
          </w:rPr>
          <w:t>If you find “Active” for the client, move on to the next steps of Rules to process the files</w:t>
        </w:r>
      </w:ins>
    </w:p>
    <w:p w14:paraId="74B0F329" w14:textId="77777777" w:rsidR="00520AB5" w:rsidRPr="00520AB5" w:rsidRDefault="00520AB5" w:rsidP="00520AB5">
      <w:pPr>
        <w:shd w:val="clear" w:color="auto" w:fill="FFFFFF"/>
        <w:spacing w:after="0" w:line="240" w:lineRule="auto"/>
        <w:ind w:left="720"/>
        <w:contextualSpacing/>
        <w:outlineLvl w:val="2"/>
        <w:rPr>
          <w:ins w:id="74" w:author="Daniel Haas" w:date="2026-02-09T07:49:00Z" w16du:dateUtc="2026-02-09T13:49:00Z"/>
          <w:rFonts w:ascii="Segoe UI" w:eastAsia="Times New Roman" w:hAnsi="Segoe UI" w:cs="Segoe UI"/>
          <w:color w:val="323130"/>
          <w:sz w:val="21"/>
          <w:szCs w:val="21"/>
          <w:lang w:eastAsia="en-US"/>
        </w:rPr>
      </w:pPr>
    </w:p>
    <w:p w14:paraId="436D67FA" w14:textId="77777777" w:rsidR="00520AB5" w:rsidRPr="00520AB5" w:rsidRDefault="00520AB5" w:rsidP="00520AB5">
      <w:pPr>
        <w:shd w:val="clear" w:color="auto" w:fill="FFFFFF"/>
        <w:spacing w:after="0" w:line="240" w:lineRule="auto"/>
        <w:outlineLvl w:val="2"/>
        <w:rPr>
          <w:ins w:id="75" w:author="Daniel Haas" w:date="2026-02-09T07:49:00Z" w16du:dateUtc="2026-02-09T13:49:00Z"/>
          <w:rFonts w:ascii="Segoe UI" w:eastAsia="Times New Roman" w:hAnsi="Segoe UI" w:cs="Segoe UI"/>
          <w:color w:val="323130"/>
          <w:sz w:val="21"/>
          <w:szCs w:val="21"/>
          <w:lang w:eastAsia="en-US"/>
        </w:rPr>
      </w:pPr>
      <w:ins w:id="76" w:author="Daniel Haas" w:date="2026-02-09T07:49:00Z" w16du:dateUtc="2026-02-09T13:49:00Z">
        <w:r w:rsidRPr="00520AB5">
          <w:rPr>
            <w:rFonts w:ascii="Segoe UI" w:eastAsia="Times New Roman" w:hAnsi="Segoe UI" w:cs="Segoe UI"/>
            <w:color w:val="323130"/>
            <w:sz w:val="21"/>
            <w:szCs w:val="21"/>
            <w:lang w:eastAsia="en-US"/>
          </w:rPr>
          <w:t>3.1.3. “Test” Status</w:t>
        </w:r>
      </w:ins>
    </w:p>
    <w:p w14:paraId="573AB3DE" w14:textId="77777777" w:rsidR="00520AB5" w:rsidRPr="00520AB5" w:rsidRDefault="00520AB5" w:rsidP="00520AB5">
      <w:pPr>
        <w:numPr>
          <w:ilvl w:val="0"/>
          <w:numId w:val="119"/>
        </w:numPr>
        <w:shd w:val="clear" w:color="auto" w:fill="FFFFFF"/>
        <w:spacing w:after="0" w:line="240" w:lineRule="auto"/>
        <w:contextualSpacing/>
        <w:outlineLvl w:val="2"/>
        <w:rPr>
          <w:ins w:id="77" w:author="Daniel Haas" w:date="2026-02-09T07:49:00Z" w16du:dateUtc="2026-02-09T13:49:00Z"/>
          <w:rFonts w:ascii="Segoe UI" w:eastAsia="Times New Roman" w:hAnsi="Segoe UI" w:cs="Segoe UI"/>
          <w:color w:val="323130"/>
          <w:sz w:val="21"/>
          <w:szCs w:val="21"/>
          <w:lang w:eastAsia="en-US"/>
        </w:rPr>
      </w:pPr>
      <w:ins w:id="78" w:author="Daniel Haas" w:date="2026-02-09T07:49:00Z" w16du:dateUtc="2026-02-09T13:49:00Z">
        <w:r w:rsidRPr="00520AB5">
          <w:rPr>
            <w:rFonts w:ascii="Segoe UI" w:eastAsia="Times New Roman" w:hAnsi="Segoe UI" w:cs="Segoe UI"/>
            <w:color w:val="323130"/>
            <w:sz w:val="21"/>
            <w:szCs w:val="21"/>
            <w:lang w:eastAsia="en-US"/>
          </w:rPr>
          <w:t>If you find “Test” for the client, uploaded to the test directory</w:t>
        </w:r>
      </w:ins>
    </w:p>
    <w:p w14:paraId="02132185" w14:textId="77777777" w:rsidR="00520AB5" w:rsidRPr="00520AB5" w:rsidRDefault="00520AB5" w:rsidP="00520AB5">
      <w:pPr>
        <w:shd w:val="clear" w:color="auto" w:fill="FFFFFF"/>
        <w:spacing w:after="0" w:line="240" w:lineRule="auto"/>
        <w:ind w:left="720"/>
        <w:contextualSpacing/>
        <w:outlineLvl w:val="2"/>
        <w:rPr>
          <w:ins w:id="79" w:author="Daniel Haas" w:date="2026-02-09T07:49:00Z" w16du:dateUtc="2026-02-09T13:49:00Z"/>
          <w:rFonts w:ascii="Segoe UI" w:eastAsia="Times New Roman" w:hAnsi="Segoe UI" w:cs="Segoe UI"/>
          <w:color w:val="323130"/>
          <w:sz w:val="21"/>
          <w:szCs w:val="21"/>
          <w:lang w:eastAsia="en-US"/>
        </w:rPr>
      </w:pPr>
    </w:p>
    <w:p w14:paraId="32F9A4F0" w14:textId="77777777" w:rsidR="00520AB5" w:rsidRPr="00520AB5" w:rsidRDefault="00520AB5" w:rsidP="00520AB5">
      <w:pPr>
        <w:shd w:val="clear" w:color="auto" w:fill="FFFFFF"/>
        <w:spacing w:after="0" w:line="240" w:lineRule="auto"/>
        <w:outlineLvl w:val="2"/>
        <w:rPr>
          <w:ins w:id="80" w:author="Daniel Haas" w:date="2026-02-09T07:49:00Z" w16du:dateUtc="2026-02-09T13:49:00Z"/>
          <w:rFonts w:ascii="Segoe UI" w:eastAsia="Times New Roman" w:hAnsi="Segoe UI" w:cs="Segoe UI"/>
          <w:color w:val="323130"/>
          <w:sz w:val="21"/>
          <w:szCs w:val="21"/>
          <w:lang w:eastAsia="en-US"/>
        </w:rPr>
      </w:pPr>
      <w:ins w:id="81" w:author="Daniel Haas" w:date="2026-02-09T07:49:00Z" w16du:dateUtc="2026-02-09T13:49:00Z">
        <w:r w:rsidRPr="00520AB5">
          <w:rPr>
            <w:rFonts w:ascii="Segoe UI" w:eastAsia="Times New Roman" w:hAnsi="Segoe UI" w:cs="Segoe UI"/>
            <w:color w:val="323130"/>
            <w:sz w:val="21"/>
            <w:szCs w:val="21"/>
            <w:lang w:eastAsia="en-US"/>
          </w:rPr>
          <w:t>3.1.3. “Inactive” Status</w:t>
        </w:r>
      </w:ins>
    </w:p>
    <w:p w14:paraId="2E3958D1" w14:textId="77777777" w:rsidR="00520AB5" w:rsidRPr="00520AB5" w:rsidRDefault="00520AB5" w:rsidP="00520AB5">
      <w:pPr>
        <w:numPr>
          <w:ilvl w:val="0"/>
          <w:numId w:val="119"/>
        </w:numPr>
        <w:shd w:val="clear" w:color="auto" w:fill="FFFFFF"/>
        <w:spacing w:after="0" w:line="240" w:lineRule="auto"/>
        <w:contextualSpacing/>
        <w:outlineLvl w:val="2"/>
        <w:rPr>
          <w:ins w:id="82" w:author="Daniel Haas" w:date="2026-02-09T07:49:00Z" w16du:dateUtc="2026-02-09T13:49:00Z"/>
          <w:rFonts w:ascii="Segoe UI" w:eastAsia="Times New Roman" w:hAnsi="Segoe UI" w:cs="Segoe UI"/>
          <w:color w:val="323130"/>
          <w:sz w:val="21"/>
          <w:szCs w:val="21"/>
          <w:lang w:eastAsia="en-US"/>
        </w:rPr>
      </w:pPr>
      <w:ins w:id="83" w:author="Daniel Haas" w:date="2026-02-09T07:49:00Z" w16du:dateUtc="2026-02-09T13:49:00Z">
        <w:r w:rsidRPr="00520AB5">
          <w:rPr>
            <w:rFonts w:ascii="Segoe UI" w:eastAsia="Times New Roman" w:hAnsi="Segoe UI" w:cs="Segoe UI"/>
            <w:color w:val="323130"/>
            <w:sz w:val="21"/>
            <w:szCs w:val="21"/>
            <w:lang w:eastAsia="en-US"/>
          </w:rPr>
          <w:t>If you find “Inactive” for the client, uploaded to the inactive directory</w:t>
        </w:r>
      </w:ins>
    </w:p>
    <w:p w14:paraId="69111B4C" w14:textId="77777777" w:rsidR="00520AB5" w:rsidRPr="00520AB5" w:rsidRDefault="00520AB5" w:rsidP="00520AB5">
      <w:pPr>
        <w:shd w:val="clear" w:color="auto" w:fill="FFFFFF"/>
        <w:spacing w:before="384" w:after="144" w:line="240" w:lineRule="auto"/>
        <w:outlineLvl w:val="2"/>
        <w:rPr>
          <w:ins w:id="84" w:author="Daniel Haas" w:date="2026-02-09T07:49:00Z" w16du:dateUtc="2026-02-09T13:49:00Z"/>
          <w:rFonts w:ascii="Arial" w:eastAsia="Times New Roman" w:hAnsi="Arial" w:cs="Arial"/>
          <w:sz w:val="32"/>
          <w:szCs w:val="32"/>
          <w:u w:val="single"/>
          <w:lang w:eastAsia="en-US"/>
        </w:rPr>
      </w:pPr>
      <w:ins w:id="85" w:author="Daniel Haas" w:date="2026-02-09T07:49:00Z" w16du:dateUtc="2026-02-09T13:49:00Z">
        <w:r w:rsidRPr="00520AB5">
          <w:rPr>
            <w:rFonts w:ascii="Arial" w:eastAsia="Times New Roman" w:hAnsi="Arial" w:cs="Arial"/>
            <w:b/>
            <w:bCs/>
            <w:sz w:val="32"/>
            <w:szCs w:val="32"/>
            <w:u w:val="single"/>
            <w:lang w:eastAsia="en-US"/>
          </w:rPr>
          <w:t>3.3. Identify Type of File for “Active” Files (using SFTP File and Client Schedule Table):</w:t>
        </w:r>
        <w:r w:rsidRPr="00520AB5">
          <w:rPr>
            <w:rFonts w:ascii="Arial" w:eastAsia="Times New Roman" w:hAnsi="Arial" w:cs="Arial"/>
            <w:sz w:val="32"/>
            <w:szCs w:val="32"/>
            <w:u w:val="single"/>
            <w:lang w:eastAsia="en-US"/>
          </w:rPr>
          <w:t xml:space="preserve">  </w:t>
        </w:r>
      </w:ins>
    </w:p>
    <w:p w14:paraId="5051167D" w14:textId="77777777" w:rsidR="00520AB5" w:rsidRPr="00520AB5" w:rsidRDefault="00520AB5" w:rsidP="00520AB5">
      <w:pPr>
        <w:shd w:val="clear" w:color="auto" w:fill="FFFFFF"/>
        <w:spacing w:before="384" w:after="144" w:line="240" w:lineRule="auto"/>
        <w:outlineLvl w:val="2"/>
        <w:rPr>
          <w:ins w:id="86" w:author="Daniel Haas" w:date="2026-02-09T07:49:00Z" w16du:dateUtc="2026-02-09T13:49:00Z"/>
          <w:rFonts w:ascii="Segoe UI" w:eastAsia="Times New Roman" w:hAnsi="Segoe UI" w:cs="Segoe UI"/>
          <w:color w:val="323130"/>
          <w:sz w:val="21"/>
          <w:szCs w:val="21"/>
          <w:lang w:eastAsia="en-US"/>
        </w:rPr>
      </w:pPr>
      <w:ins w:id="87" w:author="Daniel Haas" w:date="2026-02-09T07:49:00Z" w16du:dateUtc="2026-02-09T13:49:00Z">
        <w:r w:rsidRPr="00520AB5">
          <w:rPr>
            <w:rFonts w:ascii="Segoe UI" w:eastAsia="Times New Roman" w:hAnsi="Segoe UI" w:cs="Segoe UI"/>
            <w:color w:val="323130"/>
            <w:sz w:val="21"/>
            <w:szCs w:val="21"/>
            <w:lang w:eastAsia="en-US"/>
          </w:rPr>
          <w:t>3.3.1 If the client is “Active” in the Status in the Client Master File, open the file to find the File Content to determine type of file.</w:t>
        </w:r>
      </w:ins>
    </w:p>
    <w:p w14:paraId="51D8981E" w14:textId="77777777" w:rsidR="00520AB5" w:rsidRPr="00520AB5" w:rsidRDefault="00520AB5" w:rsidP="00520AB5">
      <w:pPr>
        <w:numPr>
          <w:ilvl w:val="0"/>
          <w:numId w:val="118"/>
        </w:numPr>
        <w:shd w:val="clear" w:color="auto" w:fill="FFFFFF"/>
        <w:spacing w:after="0" w:line="240" w:lineRule="auto"/>
        <w:contextualSpacing/>
        <w:outlineLvl w:val="2"/>
        <w:rPr>
          <w:ins w:id="88" w:author="Daniel Haas" w:date="2026-02-09T07:49:00Z" w16du:dateUtc="2026-02-09T13:49:00Z"/>
          <w:rFonts w:ascii="Segoe UI" w:eastAsia="Times New Roman" w:hAnsi="Segoe UI" w:cs="Segoe UI"/>
          <w:color w:val="323130"/>
          <w:sz w:val="21"/>
          <w:szCs w:val="21"/>
          <w:lang w:eastAsia="en-US"/>
        </w:rPr>
      </w:pPr>
      <w:ins w:id="89" w:author="Daniel Haas" w:date="2026-02-09T07:49:00Z" w16du:dateUtc="2026-02-09T13:49:00Z">
        <w:r w:rsidRPr="00520AB5">
          <w:rPr>
            <w:rFonts w:ascii="Segoe UI" w:eastAsia="Times New Roman" w:hAnsi="Segoe UI" w:cs="Segoe UI"/>
            <w:color w:val="323130"/>
            <w:sz w:val="21"/>
            <w:szCs w:val="21"/>
            <w:lang w:eastAsia="en-US"/>
          </w:rPr>
          <w:t>Verifying if the file is Standard, Off-Cycle, Test file or Census</w:t>
        </w:r>
      </w:ins>
    </w:p>
    <w:p w14:paraId="7D50A783" w14:textId="77777777" w:rsidR="00520AB5" w:rsidRPr="00520AB5" w:rsidRDefault="00520AB5" w:rsidP="00520AB5">
      <w:pPr>
        <w:shd w:val="clear" w:color="auto" w:fill="FFFFFF"/>
        <w:spacing w:after="0" w:line="240" w:lineRule="auto"/>
        <w:ind w:left="720"/>
        <w:contextualSpacing/>
        <w:outlineLvl w:val="2"/>
        <w:rPr>
          <w:ins w:id="90" w:author="Daniel Haas" w:date="2026-02-09T07:49:00Z" w16du:dateUtc="2026-02-09T13:49:00Z"/>
          <w:rFonts w:ascii="Segoe UI" w:eastAsia="Times New Roman" w:hAnsi="Segoe UI" w:cs="Segoe UI"/>
          <w:color w:val="323130"/>
          <w:sz w:val="21"/>
          <w:szCs w:val="21"/>
          <w:lang w:eastAsia="en-US"/>
        </w:rPr>
      </w:pPr>
    </w:p>
    <w:p w14:paraId="1A374D05" w14:textId="77777777" w:rsidR="00520AB5" w:rsidRPr="00520AB5" w:rsidRDefault="00520AB5" w:rsidP="00520AB5">
      <w:pPr>
        <w:shd w:val="clear" w:color="auto" w:fill="FFFFFF"/>
        <w:spacing w:after="144" w:line="240" w:lineRule="auto"/>
        <w:outlineLvl w:val="2"/>
        <w:rPr>
          <w:ins w:id="91" w:author="Daniel Haas" w:date="2026-02-09T07:49:00Z" w16du:dateUtc="2026-02-09T13:49:00Z"/>
          <w:rFonts w:ascii="Segoe UI" w:eastAsia="Times New Roman" w:hAnsi="Segoe UI" w:cs="Segoe UI"/>
          <w:color w:val="323130"/>
          <w:sz w:val="21"/>
          <w:szCs w:val="21"/>
          <w:lang w:eastAsia="en-US"/>
        </w:rPr>
      </w:pPr>
      <w:ins w:id="92" w:author="Daniel Haas" w:date="2026-02-09T07:49:00Z" w16du:dateUtc="2026-02-09T13:49:00Z">
        <w:r w:rsidRPr="00520AB5">
          <w:rPr>
            <w:rFonts w:ascii="Segoe UI" w:eastAsia="Times New Roman" w:hAnsi="Segoe UI" w:cs="Segoe UI"/>
            <w:color w:val="323130"/>
            <w:sz w:val="21"/>
            <w:szCs w:val="21"/>
            <w:lang w:eastAsia="en-US"/>
          </w:rPr>
          <w:t>3.3.2 The file is Standard Payroll file Indicators if:</w:t>
        </w:r>
      </w:ins>
    </w:p>
    <w:p w14:paraId="5692792E" w14:textId="77777777" w:rsidR="00520AB5" w:rsidRPr="00520AB5" w:rsidRDefault="00520AB5" w:rsidP="00520AB5">
      <w:pPr>
        <w:numPr>
          <w:ilvl w:val="0"/>
          <w:numId w:val="118"/>
        </w:numPr>
        <w:shd w:val="clear" w:color="auto" w:fill="FFFFFF"/>
        <w:spacing w:after="144" w:line="240" w:lineRule="auto"/>
        <w:contextualSpacing/>
        <w:outlineLvl w:val="2"/>
        <w:rPr>
          <w:ins w:id="93" w:author="Daniel Haas" w:date="2026-02-09T07:49:00Z" w16du:dateUtc="2026-02-09T13:49:00Z"/>
          <w:rFonts w:ascii="Segoe UI" w:eastAsia="Times New Roman" w:hAnsi="Segoe UI" w:cs="Segoe UI"/>
          <w:color w:val="323130"/>
          <w:sz w:val="21"/>
          <w:szCs w:val="21"/>
          <w:lang w:eastAsia="en-US"/>
        </w:rPr>
      </w:pPr>
      <w:ins w:id="94" w:author="Daniel Haas" w:date="2026-02-09T07:49:00Z" w16du:dateUtc="2026-02-09T13:49:00Z">
        <w:r w:rsidRPr="00520AB5">
          <w:rPr>
            <w:rFonts w:ascii="Segoe UI" w:eastAsia="Times New Roman" w:hAnsi="Segoe UI" w:cs="Segoe UI"/>
            <w:color w:val="323130"/>
            <w:sz w:val="21"/>
            <w:szCs w:val="21"/>
            <w:lang w:eastAsia="en-US"/>
          </w:rPr>
          <w:t>In File: Look for values in key columns: hours, plan, and gross earnings</w:t>
        </w:r>
      </w:ins>
    </w:p>
    <w:p w14:paraId="4C3FB4AC" w14:textId="77777777" w:rsidR="00520AB5" w:rsidRPr="00520AB5" w:rsidRDefault="00520AB5" w:rsidP="00520AB5">
      <w:pPr>
        <w:numPr>
          <w:ilvl w:val="1"/>
          <w:numId w:val="118"/>
        </w:numPr>
        <w:shd w:val="clear" w:color="auto" w:fill="FFFFFF"/>
        <w:spacing w:before="384" w:after="144" w:line="240" w:lineRule="auto"/>
        <w:contextualSpacing/>
        <w:outlineLvl w:val="2"/>
        <w:rPr>
          <w:ins w:id="95" w:author="Daniel Haas" w:date="2026-02-09T07:49:00Z" w16du:dateUtc="2026-02-09T13:49:00Z"/>
          <w:rFonts w:ascii="Segoe UI" w:eastAsia="Times New Roman" w:hAnsi="Segoe UI" w:cs="Segoe UI"/>
          <w:color w:val="323130"/>
          <w:sz w:val="21"/>
          <w:szCs w:val="21"/>
          <w:lang w:eastAsia="en-US"/>
        </w:rPr>
      </w:pPr>
      <w:ins w:id="96" w:author="Daniel Haas" w:date="2026-02-09T07:49:00Z" w16du:dateUtc="2026-02-09T13:49:00Z">
        <w:r w:rsidRPr="00520AB5">
          <w:rPr>
            <w:rFonts w:ascii="Segoe UI" w:eastAsia="Times New Roman" w:hAnsi="Segoe UI" w:cs="Segoe UI"/>
            <w:color w:val="323130"/>
            <w:sz w:val="21"/>
            <w:szCs w:val="21"/>
            <w:lang w:eastAsia="en-US"/>
          </w:rPr>
          <w:t>If these columns contain actual numbers (not just zeros), it's likely a Standard Payroll file</w:t>
        </w:r>
      </w:ins>
    </w:p>
    <w:p w14:paraId="430317F4" w14:textId="77777777" w:rsidR="00520AB5" w:rsidRPr="00520AB5" w:rsidRDefault="00520AB5" w:rsidP="00520AB5">
      <w:pPr>
        <w:numPr>
          <w:ilvl w:val="1"/>
          <w:numId w:val="118"/>
        </w:numPr>
        <w:shd w:val="clear" w:color="auto" w:fill="FFFFFF"/>
        <w:spacing w:before="384" w:after="144" w:line="240" w:lineRule="auto"/>
        <w:contextualSpacing/>
        <w:outlineLvl w:val="2"/>
        <w:rPr>
          <w:ins w:id="97" w:author="Daniel Haas" w:date="2026-02-09T07:49:00Z" w16du:dateUtc="2026-02-09T13:49:00Z"/>
          <w:rFonts w:ascii="Segoe UI" w:eastAsia="Times New Roman" w:hAnsi="Segoe UI" w:cs="Segoe UI"/>
          <w:color w:val="323130"/>
          <w:sz w:val="21"/>
          <w:szCs w:val="21"/>
          <w:lang w:eastAsia="en-US"/>
        </w:rPr>
      </w:pPr>
      <w:ins w:id="98" w:author="Daniel Haas" w:date="2026-02-09T07:49:00Z" w16du:dateUtc="2026-02-09T13:49:00Z">
        <w:r w:rsidRPr="00520AB5">
          <w:rPr>
            <w:rFonts w:ascii="Segoe UI" w:eastAsia="Times New Roman" w:hAnsi="Segoe UI" w:cs="Segoe UI"/>
            <w:color w:val="323130"/>
            <w:sz w:val="21"/>
            <w:szCs w:val="21"/>
            <w:lang w:eastAsia="en-US"/>
          </w:rPr>
          <w:t>If the columns contain zero’s it’s Off-Cycle File (see 3.3.3)</w:t>
        </w:r>
      </w:ins>
    </w:p>
    <w:p w14:paraId="68BAD3F0" w14:textId="77777777" w:rsidR="00520AB5" w:rsidRPr="00520AB5" w:rsidRDefault="00520AB5" w:rsidP="00520AB5">
      <w:pPr>
        <w:numPr>
          <w:ilvl w:val="1"/>
          <w:numId w:val="118"/>
        </w:numPr>
        <w:shd w:val="clear" w:color="auto" w:fill="FFFFFF"/>
        <w:spacing w:before="384" w:after="144" w:line="240" w:lineRule="auto"/>
        <w:contextualSpacing/>
        <w:outlineLvl w:val="2"/>
        <w:rPr>
          <w:ins w:id="99" w:author="Daniel Haas" w:date="2026-02-09T07:49:00Z" w16du:dateUtc="2026-02-09T13:49:00Z"/>
          <w:rFonts w:ascii="Segoe UI" w:eastAsia="Times New Roman" w:hAnsi="Segoe UI" w:cs="Segoe UI"/>
          <w:color w:val="323130"/>
          <w:sz w:val="21"/>
          <w:szCs w:val="21"/>
          <w:lang w:eastAsia="en-US"/>
        </w:rPr>
      </w:pPr>
      <w:ins w:id="100" w:author="Daniel Haas" w:date="2026-02-09T07:49:00Z" w16du:dateUtc="2026-02-09T13:49:00Z">
        <w:r w:rsidRPr="00520AB5">
          <w:rPr>
            <w:rFonts w:ascii="Segoe UI" w:eastAsia="Times New Roman" w:hAnsi="Segoe UI" w:cs="Segoe UI"/>
            <w:color w:val="323130"/>
            <w:sz w:val="21"/>
            <w:szCs w:val="21"/>
            <w:lang w:eastAsia="en-US"/>
          </w:rPr>
          <w:t>Verify that the data appears complete and follows expected patterns for regular payroll</w:t>
        </w:r>
      </w:ins>
    </w:p>
    <w:p w14:paraId="62619865" w14:textId="77777777" w:rsidR="00520AB5" w:rsidRPr="00520AB5" w:rsidRDefault="00520AB5" w:rsidP="00520AB5">
      <w:pPr>
        <w:numPr>
          <w:ilvl w:val="0"/>
          <w:numId w:val="118"/>
        </w:numPr>
        <w:shd w:val="clear" w:color="auto" w:fill="FFFFFF"/>
        <w:spacing w:before="384" w:after="144" w:line="240" w:lineRule="auto"/>
        <w:contextualSpacing/>
        <w:outlineLvl w:val="2"/>
        <w:rPr>
          <w:ins w:id="101" w:author="Daniel Haas" w:date="2026-02-09T07:49:00Z" w16du:dateUtc="2026-02-09T13:49:00Z"/>
          <w:rFonts w:ascii="Segoe UI" w:eastAsia="Times New Roman" w:hAnsi="Segoe UI" w:cs="Segoe UI"/>
          <w:color w:val="323130"/>
          <w:sz w:val="21"/>
          <w:szCs w:val="21"/>
          <w:lang w:eastAsia="en-US"/>
        </w:rPr>
      </w:pPr>
      <w:ins w:id="102" w:author="Daniel Haas" w:date="2026-02-09T07:49:00Z" w16du:dateUtc="2026-02-09T13:49:00Z">
        <w:r w:rsidRPr="00520AB5">
          <w:rPr>
            <w:rFonts w:ascii="Segoe UI" w:eastAsia="Times New Roman" w:hAnsi="Segoe UI" w:cs="Segoe UI"/>
            <w:color w:val="323130"/>
            <w:sz w:val="21"/>
            <w:szCs w:val="21"/>
            <w:lang w:eastAsia="en-US"/>
          </w:rPr>
          <w:t>In File: Look for column around payroll frequency:</w:t>
        </w:r>
      </w:ins>
    </w:p>
    <w:p w14:paraId="55203E58" w14:textId="77777777" w:rsidR="00520AB5" w:rsidRPr="00520AB5" w:rsidRDefault="00520AB5" w:rsidP="00520AB5">
      <w:pPr>
        <w:numPr>
          <w:ilvl w:val="1"/>
          <w:numId w:val="118"/>
        </w:numPr>
        <w:shd w:val="clear" w:color="auto" w:fill="FFFFFF"/>
        <w:spacing w:before="384" w:after="144" w:line="240" w:lineRule="auto"/>
        <w:contextualSpacing/>
        <w:outlineLvl w:val="2"/>
        <w:rPr>
          <w:ins w:id="103" w:author="Daniel Haas" w:date="2026-02-09T07:49:00Z" w16du:dateUtc="2026-02-09T13:49:00Z"/>
          <w:rFonts w:ascii="Segoe UI" w:eastAsia="Times New Roman" w:hAnsi="Segoe UI" w:cs="Segoe UI"/>
          <w:color w:val="323130"/>
          <w:sz w:val="21"/>
          <w:szCs w:val="21"/>
          <w:lang w:eastAsia="en-US"/>
        </w:rPr>
      </w:pPr>
      <w:ins w:id="104" w:author="Daniel Haas" w:date="2026-02-09T07:49:00Z" w16du:dateUtc="2026-02-09T13:49:00Z">
        <w:r w:rsidRPr="00520AB5">
          <w:rPr>
            <w:rFonts w:ascii="Segoe UI" w:eastAsia="Times New Roman" w:hAnsi="Segoe UI" w:cs="Segoe UI"/>
            <w:color w:val="323130"/>
            <w:sz w:val="21"/>
            <w:szCs w:val="21"/>
            <w:lang w:eastAsia="en-US"/>
          </w:rPr>
          <w:t>Payroll Frequency Letter Codes:</w:t>
        </w:r>
      </w:ins>
    </w:p>
    <w:p w14:paraId="5104A623" w14:textId="77777777" w:rsidR="00520AB5" w:rsidRPr="00520AB5" w:rsidRDefault="00520AB5" w:rsidP="00520AB5">
      <w:pPr>
        <w:numPr>
          <w:ilvl w:val="2"/>
          <w:numId w:val="118"/>
        </w:numPr>
        <w:shd w:val="clear" w:color="auto" w:fill="FFFFFF"/>
        <w:spacing w:before="384" w:after="144" w:line="240" w:lineRule="auto"/>
        <w:contextualSpacing/>
        <w:outlineLvl w:val="2"/>
        <w:rPr>
          <w:ins w:id="105" w:author="Daniel Haas" w:date="2026-02-09T07:49:00Z" w16du:dateUtc="2026-02-09T13:49:00Z"/>
          <w:rFonts w:ascii="Segoe UI" w:eastAsia="Times New Roman" w:hAnsi="Segoe UI" w:cs="Segoe UI"/>
          <w:color w:val="323130"/>
          <w:sz w:val="21"/>
          <w:szCs w:val="21"/>
          <w:lang w:eastAsia="en-US"/>
        </w:rPr>
      </w:pPr>
      <w:ins w:id="106" w:author="Daniel Haas" w:date="2026-02-09T07:49:00Z" w16du:dateUtc="2026-02-09T13:49:00Z">
        <w:r w:rsidRPr="00520AB5">
          <w:rPr>
            <w:rFonts w:ascii="Segoe UI" w:eastAsia="Times New Roman" w:hAnsi="Segoe UI" w:cs="Segoe UI"/>
            <w:b/>
            <w:bCs/>
            <w:color w:val="323130"/>
            <w:sz w:val="21"/>
            <w:szCs w:val="21"/>
            <w:lang w:eastAsia="en-US"/>
          </w:rPr>
          <w:t>S:</w:t>
        </w:r>
        <w:r w:rsidRPr="00520AB5">
          <w:rPr>
            <w:rFonts w:ascii="Segoe UI" w:eastAsia="Times New Roman" w:hAnsi="Segoe UI" w:cs="Segoe UI"/>
            <w:color w:val="323130"/>
            <w:sz w:val="21"/>
            <w:szCs w:val="21"/>
            <w:lang w:eastAsia="en-US"/>
          </w:rPr>
          <w:t xml:space="preserve"> Semi-monthly</w:t>
        </w:r>
      </w:ins>
    </w:p>
    <w:p w14:paraId="3A666355" w14:textId="77777777" w:rsidR="00520AB5" w:rsidRPr="00520AB5" w:rsidRDefault="00520AB5" w:rsidP="00520AB5">
      <w:pPr>
        <w:numPr>
          <w:ilvl w:val="2"/>
          <w:numId w:val="118"/>
        </w:numPr>
        <w:shd w:val="clear" w:color="auto" w:fill="FFFFFF"/>
        <w:spacing w:before="384" w:after="144" w:line="240" w:lineRule="auto"/>
        <w:contextualSpacing/>
        <w:outlineLvl w:val="2"/>
        <w:rPr>
          <w:ins w:id="107" w:author="Daniel Haas" w:date="2026-02-09T07:49:00Z" w16du:dateUtc="2026-02-09T13:49:00Z"/>
          <w:rFonts w:ascii="Segoe UI" w:eastAsia="Times New Roman" w:hAnsi="Segoe UI" w:cs="Segoe UI"/>
          <w:color w:val="323130"/>
          <w:sz w:val="21"/>
          <w:szCs w:val="21"/>
          <w:lang w:eastAsia="en-US"/>
        </w:rPr>
      </w:pPr>
      <w:ins w:id="108" w:author="Daniel Haas" w:date="2026-02-09T07:49:00Z" w16du:dateUtc="2026-02-09T13:49:00Z">
        <w:r w:rsidRPr="00520AB5">
          <w:rPr>
            <w:rFonts w:ascii="Segoe UI" w:eastAsia="Times New Roman" w:hAnsi="Segoe UI" w:cs="Segoe UI"/>
            <w:b/>
            <w:bCs/>
            <w:color w:val="323130"/>
            <w:sz w:val="21"/>
            <w:szCs w:val="21"/>
            <w:lang w:eastAsia="en-US"/>
          </w:rPr>
          <w:t>B:</w:t>
        </w:r>
        <w:r w:rsidRPr="00520AB5">
          <w:rPr>
            <w:rFonts w:ascii="Segoe UI" w:eastAsia="Times New Roman" w:hAnsi="Segoe UI" w:cs="Segoe UI"/>
            <w:color w:val="323130"/>
            <w:sz w:val="21"/>
            <w:szCs w:val="21"/>
            <w:lang w:eastAsia="en-US"/>
          </w:rPr>
          <w:t xml:space="preserve"> Biweekly</w:t>
        </w:r>
      </w:ins>
    </w:p>
    <w:p w14:paraId="04FD8CD3" w14:textId="77777777" w:rsidR="00520AB5" w:rsidRPr="00520AB5" w:rsidRDefault="00520AB5" w:rsidP="00520AB5">
      <w:pPr>
        <w:numPr>
          <w:ilvl w:val="2"/>
          <w:numId w:val="118"/>
        </w:numPr>
        <w:shd w:val="clear" w:color="auto" w:fill="FFFFFF"/>
        <w:spacing w:before="384" w:after="144" w:line="240" w:lineRule="auto"/>
        <w:contextualSpacing/>
        <w:outlineLvl w:val="2"/>
        <w:rPr>
          <w:ins w:id="109" w:author="Daniel Haas" w:date="2026-02-09T07:49:00Z" w16du:dateUtc="2026-02-09T13:49:00Z"/>
          <w:rFonts w:ascii="Segoe UI" w:eastAsia="Times New Roman" w:hAnsi="Segoe UI" w:cs="Segoe UI"/>
          <w:color w:val="323130"/>
          <w:sz w:val="21"/>
          <w:szCs w:val="21"/>
          <w:lang w:eastAsia="en-US"/>
        </w:rPr>
      </w:pPr>
      <w:ins w:id="110" w:author="Daniel Haas" w:date="2026-02-09T07:49:00Z" w16du:dateUtc="2026-02-09T13:49:00Z">
        <w:r w:rsidRPr="00520AB5">
          <w:rPr>
            <w:rFonts w:ascii="Segoe UI" w:eastAsia="Times New Roman" w:hAnsi="Segoe UI" w:cs="Segoe UI"/>
            <w:b/>
            <w:bCs/>
            <w:color w:val="323130"/>
            <w:sz w:val="21"/>
            <w:szCs w:val="21"/>
            <w:lang w:eastAsia="en-US"/>
          </w:rPr>
          <w:t>W:</w:t>
        </w:r>
        <w:r w:rsidRPr="00520AB5">
          <w:rPr>
            <w:rFonts w:ascii="Segoe UI" w:eastAsia="Times New Roman" w:hAnsi="Segoe UI" w:cs="Segoe UI"/>
            <w:color w:val="323130"/>
            <w:sz w:val="21"/>
            <w:szCs w:val="21"/>
            <w:lang w:eastAsia="en-US"/>
          </w:rPr>
          <w:t xml:space="preserve"> Weekly (can specify day, e.g., weekly Friday, weekly Thursday)</w:t>
        </w:r>
      </w:ins>
    </w:p>
    <w:p w14:paraId="0E101F12" w14:textId="77777777" w:rsidR="00520AB5" w:rsidRPr="00520AB5" w:rsidRDefault="00520AB5" w:rsidP="00520AB5">
      <w:pPr>
        <w:numPr>
          <w:ilvl w:val="2"/>
          <w:numId w:val="118"/>
        </w:numPr>
        <w:shd w:val="clear" w:color="auto" w:fill="FFFFFF"/>
        <w:spacing w:before="384" w:after="144" w:line="240" w:lineRule="auto"/>
        <w:contextualSpacing/>
        <w:outlineLvl w:val="2"/>
        <w:rPr>
          <w:ins w:id="111" w:author="Daniel Haas" w:date="2026-02-09T07:49:00Z" w16du:dateUtc="2026-02-09T13:49:00Z"/>
          <w:rFonts w:ascii="Segoe UI" w:eastAsia="Times New Roman" w:hAnsi="Segoe UI" w:cs="Segoe UI"/>
          <w:color w:val="323130"/>
          <w:sz w:val="21"/>
          <w:szCs w:val="21"/>
          <w:lang w:eastAsia="en-US"/>
        </w:rPr>
      </w:pPr>
      <w:ins w:id="112" w:author="Daniel Haas" w:date="2026-02-09T07:49:00Z" w16du:dateUtc="2026-02-09T13:49:00Z">
        <w:r w:rsidRPr="00520AB5">
          <w:rPr>
            <w:rFonts w:ascii="Segoe UI" w:eastAsia="Times New Roman" w:hAnsi="Segoe UI" w:cs="Segoe UI"/>
            <w:b/>
            <w:bCs/>
            <w:color w:val="323130"/>
            <w:sz w:val="21"/>
            <w:szCs w:val="21"/>
            <w:lang w:eastAsia="en-US"/>
          </w:rPr>
          <w:t>M:</w:t>
        </w:r>
        <w:r w:rsidRPr="00520AB5">
          <w:rPr>
            <w:rFonts w:ascii="Segoe UI" w:eastAsia="Times New Roman" w:hAnsi="Segoe UI" w:cs="Segoe UI"/>
            <w:color w:val="323130"/>
            <w:sz w:val="21"/>
            <w:szCs w:val="21"/>
            <w:lang w:eastAsia="en-US"/>
          </w:rPr>
          <w:t xml:space="preserve"> Monthly</w:t>
        </w:r>
      </w:ins>
    </w:p>
    <w:p w14:paraId="1B84B3A8" w14:textId="77777777" w:rsidR="00520AB5" w:rsidRPr="00520AB5" w:rsidRDefault="00520AB5" w:rsidP="00520AB5">
      <w:pPr>
        <w:numPr>
          <w:ilvl w:val="1"/>
          <w:numId w:val="118"/>
        </w:numPr>
        <w:shd w:val="clear" w:color="auto" w:fill="FFFFFF"/>
        <w:spacing w:before="384" w:after="144" w:line="240" w:lineRule="auto"/>
        <w:contextualSpacing/>
        <w:outlineLvl w:val="2"/>
        <w:rPr>
          <w:ins w:id="113" w:author="Daniel Haas" w:date="2026-02-09T07:49:00Z" w16du:dateUtc="2026-02-09T13:49:00Z"/>
          <w:rFonts w:ascii="Segoe UI" w:eastAsia="Times New Roman" w:hAnsi="Segoe UI" w:cs="Segoe UI"/>
          <w:color w:val="323130"/>
          <w:sz w:val="21"/>
          <w:szCs w:val="21"/>
          <w:lang w:eastAsia="en-US"/>
        </w:rPr>
      </w:pPr>
      <w:ins w:id="114" w:author="Daniel Haas" w:date="2026-02-09T07:49:00Z" w16du:dateUtc="2026-02-09T13:49:00Z">
        <w:r w:rsidRPr="00520AB5">
          <w:rPr>
            <w:rFonts w:ascii="Segoe UI" w:eastAsia="Times New Roman" w:hAnsi="Segoe UI" w:cs="Segoe UI"/>
            <w:color w:val="323130"/>
            <w:sz w:val="21"/>
            <w:szCs w:val="21"/>
            <w:lang w:eastAsia="en-US"/>
          </w:rPr>
          <w:t>Find Dates Column and compare dates with Clients File Dates Table</w:t>
        </w:r>
      </w:ins>
    </w:p>
    <w:p w14:paraId="4CECFDC3" w14:textId="77777777" w:rsidR="00520AB5" w:rsidRPr="00520AB5" w:rsidRDefault="00520AB5" w:rsidP="00520AB5">
      <w:pPr>
        <w:numPr>
          <w:ilvl w:val="0"/>
          <w:numId w:val="118"/>
        </w:numPr>
        <w:shd w:val="clear" w:color="auto" w:fill="FFFFFF"/>
        <w:spacing w:before="384" w:after="144" w:line="240" w:lineRule="auto"/>
        <w:contextualSpacing/>
        <w:outlineLvl w:val="2"/>
        <w:rPr>
          <w:ins w:id="115" w:author="Daniel Haas" w:date="2026-02-09T07:49:00Z" w16du:dateUtc="2026-02-09T13:49:00Z"/>
          <w:rFonts w:ascii="Segoe UI" w:eastAsia="Times New Roman" w:hAnsi="Segoe UI" w:cs="Segoe UI"/>
          <w:color w:val="323130"/>
          <w:sz w:val="21"/>
          <w:szCs w:val="21"/>
          <w:lang w:eastAsia="en-US"/>
        </w:rPr>
      </w:pPr>
      <w:ins w:id="116" w:author="Daniel Haas" w:date="2026-02-09T07:49:00Z" w16du:dateUtc="2026-02-09T13:49:00Z">
        <w:r w:rsidRPr="00520AB5">
          <w:rPr>
            <w:rFonts w:ascii="Segoe UI" w:eastAsia="Times New Roman" w:hAnsi="Segoe UI" w:cs="Segoe UI"/>
            <w:color w:val="323130"/>
            <w:sz w:val="21"/>
            <w:szCs w:val="21"/>
            <w:lang w:eastAsia="en-US"/>
          </w:rPr>
          <w:t xml:space="preserve">In Clients File Dates Table: Look at </w:t>
        </w:r>
        <w:r w:rsidRPr="00520AB5">
          <w:rPr>
            <w:rFonts w:ascii="Segoe UI" w:eastAsia="Times New Roman" w:hAnsi="Segoe UI" w:cs="Segoe UI"/>
            <w:b/>
            <w:bCs/>
            <w:color w:val="323130"/>
            <w:sz w:val="21"/>
            <w:szCs w:val="21"/>
            <w:lang w:eastAsia="en-US"/>
          </w:rPr>
          <w:t>the table</w:t>
        </w:r>
        <w:r w:rsidRPr="00520AB5">
          <w:rPr>
            <w:rFonts w:ascii="Segoe UI" w:eastAsia="Times New Roman" w:hAnsi="Segoe UI" w:cs="Segoe UI"/>
            <w:color w:val="323130"/>
            <w:sz w:val="21"/>
            <w:szCs w:val="21"/>
            <w:lang w:eastAsia="en-US"/>
          </w:rPr>
          <w:t xml:space="preserve"> where the </w:t>
        </w:r>
        <w:r w:rsidRPr="00520AB5">
          <w:rPr>
            <w:rFonts w:ascii="Segoe UI" w:eastAsia="Times New Roman" w:hAnsi="Segoe UI" w:cs="Segoe UI"/>
            <w:color w:val="323130"/>
            <w:sz w:val="21"/>
            <w:szCs w:val="21"/>
            <w:u w:val="single"/>
            <w:lang w:eastAsia="en-US"/>
          </w:rPr>
          <w:t>clients’ standard payroll dates are located</w:t>
        </w:r>
        <w:r w:rsidRPr="00520AB5">
          <w:rPr>
            <w:rFonts w:ascii="Segoe UI" w:eastAsia="Times New Roman" w:hAnsi="Segoe UI" w:cs="Segoe UI"/>
            <w:color w:val="323130"/>
            <w:sz w:val="21"/>
            <w:szCs w:val="21"/>
            <w:lang w:eastAsia="en-US"/>
          </w:rPr>
          <w:t>.</w:t>
        </w:r>
      </w:ins>
    </w:p>
    <w:p w14:paraId="3ACFF17D" w14:textId="77777777" w:rsidR="00520AB5" w:rsidRPr="00520AB5" w:rsidRDefault="00520AB5" w:rsidP="00520AB5">
      <w:pPr>
        <w:numPr>
          <w:ilvl w:val="1"/>
          <w:numId w:val="118"/>
        </w:numPr>
        <w:shd w:val="clear" w:color="auto" w:fill="FFFFFF"/>
        <w:spacing w:before="384" w:after="144" w:line="240" w:lineRule="auto"/>
        <w:contextualSpacing/>
        <w:outlineLvl w:val="2"/>
        <w:rPr>
          <w:ins w:id="117" w:author="Daniel Haas" w:date="2026-02-09T07:49:00Z" w16du:dateUtc="2026-02-09T13:49:00Z"/>
          <w:rFonts w:ascii="Segoe UI" w:eastAsia="Times New Roman" w:hAnsi="Segoe UI" w:cs="Segoe UI"/>
          <w:color w:val="323130"/>
          <w:sz w:val="21"/>
          <w:szCs w:val="21"/>
          <w:lang w:eastAsia="en-US"/>
        </w:rPr>
      </w:pPr>
      <w:ins w:id="118" w:author="Daniel Haas" w:date="2026-02-09T07:49:00Z" w16du:dateUtc="2026-02-09T13:49:00Z">
        <w:r w:rsidRPr="00520AB5">
          <w:rPr>
            <w:rFonts w:ascii="Segoe UI" w:eastAsia="Times New Roman" w:hAnsi="Segoe UI" w:cs="Segoe UI"/>
            <w:color w:val="323130"/>
            <w:sz w:val="21"/>
            <w:szCs w:val="21"/>
            <w:lang w:eastAsia="en-US"/>
          </w:rPr>
          <w:lastRenderedPageBreak/>
          <w:t xml:space="preserve">For standard files, use the payroll frequency to match the correct preloaded payroll date (e.g., semi-monthly, biweekly, weekly) shown in the system, and select the date that matches the check date in the file. </w:t>
        </w:r>
      </w:ins>
    </w:p>
    <w:p w14:paraId="56702578" w14:textId="77777777" w:rsidR="00520AB5" w:rsidRPr="00520AB5" w:rsidRDefault="00520AB5" w:rsidP="00520AB5">
      <w:pPr>
        <w:numPr>
          <w:ilvl w:val="2"/>
          <w:numId w:val="118"/>
        </w:numPr>
        <w:shd w:val="clear" w:color="auto" w:fill="FFFFFF"/>
        <w:spacing w:before="384" w:after="144" w:line="240" w:lineRule="auto"/>
        <w:contextualSpacing/>
        <w:outlineLvl w:val="2"/>
        <w:rPr>
          <w:ins w:id="119" w:author="Daniel Haas" w:date="2026-02-09T07:49:00Z" w16du:dateUtc="2026-02-09T13:49:00Z"/>
          <w:rFonts w:ascii="Segoe UI" w:eastAsia="Times New Roman" w:hAnsi="Segoe UI" w:cs="Segoe UI"/>
          <w:color w:val="323130"/>
          <w:sz w:val="21"/>
          <w:szCs w:val="21"/>
          <w:lang w:eastAsia="en-US"/>
        </w:rPr>
      </w:pPr>
      <w:ins w:id="120" w:author="Daniel Haas" w:date="2026-02-09T07:49:00Z" w16du:dateUtc="2026-02-09T13:49:00Z">
        <w:r w:rsidRPr="00520AB5">
          <w:rPr>
            <w:rFonts w:ascii="Segoe UI" w:eastAsia="Times New Roman" w:hAnsi="Segoe UI" w:cs="Segoe UI"/>
            <w:b/>
            <w:bCs/>
            <w:color w:val="323130"/>
            <w:sz w:val="21"/>
            <w:szCs w:val="21"/>
            <w:lang w:eastAsia="en-US"/>
          </w:rPr>
          <w:t>S:</w:t>
        </w:r>
        <w:r w:rsidRPr="00520AB5">
          <w:rPr>
            <w:rFonts w:ascii="Segoe UI" w:eastAsia="Times New Roman" w:hAnsi="Segoe UI" w:cs="Segoe UI"/>
            <w:color w:val="323130"/>
            <w:sz w:val="21"/>
            <w:szCs w:val="21"/>
            <w:lang w:eastAsia="en-US"/>
          </w:rPr>
          <w:t xml:space="preserve"> Semi-monthly</w:t>
        </w:r>
      </w:ins>
    </w:p>
    <w:p w14:paraId="275A5D5D" w14:textId="77777777" w:rsidR="00520AB5" w:rsidRPr="00520AB5" w:rsidRDefault="00520AB5" w:rsidP="00520AB5">
      <w:pPr>
        <w:numPr>
          <w:ilvl w:val="2"/>
          <w:numId w:val="118"/>
        </w:numPr>
        <w:shd w:val="clear" w:color="auto" w:fill="FFFFFF"/>
        <w:spacing w:before="384" w:after="144" w:line="240" w:lineRule="auto"/>
        <w:contextualSpacing/>
        <w:outlineLvl w:val="2"/>
        <w:rPr>
          <w:ins w:id="121" w:author="Daniel Haas" w:date="2026-02-09T07:49:00Z" w16du:dateUtc="2026-02-09T13:49:00Z"/>
          <w:rFonts w:ascii="Segoe UI" w:eastAsia="Times New Roman" w:hAnsi="Segoe UI" w:cs="Segoe UI"/>
          <w:color w:val="323130"/>
          <w:sz w:val="21"/>
          <w:szCs w:val="21"/>
          <w:lang w:eastAsia="en-US"/>
        </w:rPr>
      </w:pPr>
      <w:ins w:id="122" w:author="Daniel Haas" w:date="2026-02-09T07:49:00Z" w16du:dateUtc="2026-02-09T13:49:00Z">
        <w:r w:rsidRPr="00520AB5">
          <w:rPr>
            <w:rFonts w:ascii="Segoe UI" w:eastAsia="Times New Roman" w:hAnsi="Segoe UI" w:cs="Segoe UI"/>
            <w:b/>
            <w:bCs/>
            <w:color w:val="323130"/>
            <w:sz w:val="21"/>
            <w:szCs w:val="21"/>
            <w:lang w:eastAsia="en-US"/>
          </w:rPr>
          <w:t>B:</w:t>
        </w:r>
        <w:r w:rsidRPr="00520AB5">
          <w:rPr>
            <w:rFonts w:ascii="Segoe UI" w:eastAsia="Times New Roman" w:hAnsi="Segoe UI" w:cs="Segoe UI"/>
            <w:color w:val="323130"/>
            <w:sz w:val="21"/>
            <w:szCs w:val="21"/>
            <w:lang w:eastAsia="en-US"/>
          </w:rPr>
          <w:t xml:space="preserve"> Biweekly</w:t>
        </w:r>
      </w:ins>
    </w:p>
    <w:p w14:paraId="50BC7A6C" w14:textId="77777777" w:rsidR="00520AB5" w:rsidRPr="00520AB5" w:rsidRDefault="00520AB5" w:rsidP="00520AB5">
      <w:pPr>
        <w:numPr>
          <w:ilvl w:val="2"/>
          <w:numId w:val="118"/>
        </w:numPr>
        <w:shd w:val="clear" w:color="auto" w:fill="FFFFFF"/>
        <w:spacing w:before="384" w:after="144" w:line="240" w:lineRule="auto"/>
        <w:contextualSpacing/>
        <w:outlineLvl w:val="2"/>
        <w:rPr>
          <w:ins w:id="123" w:author="Daniel Haas" w:date="2026-02-09T07:49:00Z" w16du:dateUtc="2026-02-09T13:49:00Z"/>
          <w:rFonts w:ascii="Segoe UI" w:eastAsia="Times New Roman" w:hAnsi="Segoe UI" w:cs="Segoe UI"/>
          <w:color w:val="323130"/>
          <w:sz w:val="21"/>
          <w:szCs w:val="21"/>
          <w:lang w:eastAsia="en-US"/>
        </w:rPr>
      </w:pPr>
      <w:ins w:id="124" w:author="Daniel Haas" w:date="2026-02-09T07:49:00Z" w16du:dateUtc="2026-02-09T13:49:00Z">
        <w:r w:rsidRPr="00520AB5">
          <w:rPr>
            <w:rFonts w:ascii="Segoe UI" w:eastAsia="Times New Roman" w:hAnsi="Segoe UI" w:cs="Segoe UI"/>
            <w:b/>
            <w:bCs/>
            <w:color w:val="323130"/>
            <w:sz w:val="21"/>
            <w:szCs w:val="21"/>
            <w:lang w:eastAsia="en-US"/>
          </w:rPr>
          <w:t>W:</w:t>
        </w:r>
        <w:r w:rsidRPr="00520AB5">
          <w:rPr>
            <w:rFonts w:ascii="Segoe UI" w:eastAsia="Times New Roman" w:hAnsi="Segoe UI" w:cs="Segoe UI"/>
            <w:color w:val="323130"/>
            <w:sz w:val="21"/>
            <w:szCs w:val="21"/>
            <w:lang w:eastAsia="en-US"/>
          </w:rPr>
          <w:t xml:space="preserve"> Weekly (can specify day, e.g., weekly Friday, weekly Thursday)</w:t>
        </w:r>
      </w:ins>
    </w:p>
    <w:p w14:paraId="69B15F91" w14:textId="77777777" w:rsidR="00520AB5" w:rsidRPr="00520AB5" w:rsidRDefault="00520AB5" w:rsidP="00520AB5">
      <w:pPr>
        <w:numPr>
          <w:ilvl w:val="2"/>
          <w:numId w:val="118"/>
        </w:numPr>
        <w:shd w:val="clear" w:color="auto" w:fill="FFFFFF"/>
        <w:spacing w:before="384" w:after="144" w:line="240" w:lineRule="auto"/>
        <w:contextualSpacing/>
        <w:outlineLvl w:val="2"/>
        <w:rPr>
          <w:ins w:id="125" w:author="Daniel Haas" w:date="2026-02-09T07:49:00Z" w16du:dateUtc="2026-02-09T13:49:00Z"/>
          <w:rFonts w:ascii="Segoe UI" w:eastAsia="Times New Roman" w:hAnsi="Segoe UI" w:cs="Segoe UI"/>
          <w:color w:val="323130"/>
          <w:sz w:val="21"/>
          <w:szCs w:val="21"/>
          <w:lang w:eastAsia="en-US"/>
        </w:rPr>
      </w:pPr>
      <w:ins w:id="126" w:author="Daniel Haas" w:date="2026-02-09T07:49:00Z" w16du:dateUtc="2026-02-09T13:49:00Z">
        <w:r w:rsidRPr="00520AB5">
          <w:rPr>
            <w:rFonts w:ascii="Segoe UI" w:eastAsia="Times New Roman" w:hAnsi="Segoe UI" w:cs="Segoe UI"/>
            <w:b/>
            <w:bCs/>
            <w:color w:val="323130"/>
            <w:sz w:val="21"/>
            <w:szCs w:val="21"/>
            <w:lang w:eastAsia="en-US"/>
          </w:rPr>
          <w:t>M:</w:t>
        </w:r>
        <w:r w:rsidRPr="00520AB5">
          <w:rPr>
            <w:rFonts w:ascii="Segoe UI" w:eastAsia="Times New Roman" w:hAnsi="Segoe UI" w:cs="Segoe UI"/>
            <w:color w:val="323130"/>
            <w:sz w:val="21"/>
            <w:szCs w:val="21"/>
            <w:lang w:eastAsia="en-US"/>
          </w:rPr>
          <w:t xml:space="preserve"> Monthly</w:t>
        </w:r>
      </w:ins>
    </w:p>
    <w:p w14:paraId="54AC31D0" w14:textId="77777777" w:rsidR="00520AB5" w:rsidRPr="00520AB5" w:rsidRDefault="00520AB5" w:rsidP="00520AB5">
      <w:pPr>
        <w:numPr>
          <w:ilvl w:val="0"/>
          <w:numId w:val="118"/>
        </w:numPr>
        <w:shd w:val="clear" w:color="auto" w:fill="FFFFFF"/>
        <w:spacing w:before="384" w:after="144" w:line="240" w:lineRule="auto"/>
        <w:contextualSpacing/>
        <w:outlineLvl w:val="2"/>
        <w:rPr>
          <w:ins w:id="127" w:author="Daniel Haas" w:date="2026-02-09T07:49:00Z" w16du:dateUtc="2026-02-09T13:49:00Z"/>
          <w:rFonts w:ascii="Segoe UI" w:eastAsia="Times New Roman" w:hAnsi="Segoe UI" w:cs="Segoe UI"/>
          <w:color w:val="323130"/>
          <w:sz w:val="21"/>
          <w:szCs w:val="21"/>
          <w:lang w:eastAsia="en-US"/>
        </w:rPr>
      </w:pPr>
      <w:ins w:id="128" w:author="Daniel Haas" w:date="2026-02-09T07:49:00Z" w16du:dateUtc="2026-02-09T13:49:00Z">
        <w:r w:rsidRPr="00520AB5">
          <w:rPr>
            <w:rFonts w:ascii="Segoe UI" w:eastAsia="Times New Roman" w:hAnsi="Segoe UI" w:cs="Segoe UI"/>
            <w:color w:val="323130"/>
            <w:sz w:val="21"/>
            <w:szCs w:val="21"/>
            <w:lang w:eastAsia="en-US"/>
          </w:rPr>
          <w:t xml:space="preserve">If File dates and dates in table match with the correct code, you use the Frequency Code and the Dates.  </w:t>
        </w:r>
      </w:ins>
    </w:p>
    <w:p w14:paraId="6CFFE73B" w14:textId="77777777" w:rsidR="00520AB5" w:rsidRPr="00520AB5" w:rsidRDefault="00520AB5" w:rsidP="00520AB5">
      <w:pPr>
        <w:numPr>
          <w:ilvl w:val="0"/>
          <w:numId w:val="118"/>
        </w:numPr>
        <w:shd w:val="clear" w:color="auto" w:fill="FFFFFF"/>
        <w:spacing w:before="384" w:after="144" w:line="240" w:lineRule="auto"/>
        <w:contextualSpacing/>
        <w:outlineLvl w:val="2"/>
        <w:rPr>
          <w:ins w:id="129" w:author="Daniel Haas" w:date="2026-02-09T07:49:00Z" w16du:dateUtc="2026-02-09T13:49:00Z"/>
          <w:rFonts w:ascii="Segoe UI" w:eastAsia="Times New Roman" w:hAnsi="Segoe UI" w:cs="Segoe UI"/>
          <w:color w:val="323130"/>
          <w:sz w:val="21"/>
          <w:szCs w:val="21"/>
          <w:lang w:eastAsia="en-US"/>
        </w:rPr>
      </w:pPr>
      <w:ins w:id="130" w:author="Daniel Haas" w:date="2026-02-09T07:49:00Z" w16du:dateUtc="2026-02-09T13:49:00Z">
        <w:r w:rsidRPr="00520AB5">
          <w:rPr>
            <w:rFonts w:ascii="Segoe UI" w:eastAsia="Times New Roman" w:hAnsi="Segoe UI" w:cs="Segoe UI"/>
            <w:color w:val="323130"/>
            <w:sz w:val="21"/>
            <w:szCs w:val="21"/>
            <w:lang w:eastAsia="en-US"/>
          </w:rPr>
          <w:t>If the dates don’t match or Multiple dates then, it is Off-Cycle (3.3.3)</w:t>
        </w:r>
      </w:ins>
    </w:p>
    <w:p w14:paraId="3056A723" w14:textId="77777777" w:rsidR="00520AB5" w:rsidRPr="00520AB5" w:rsidRDefault="00520AB5" w:rsidP="00520AB5">
      <w:pPr>
        <w:shd w:val="clear" w:color="auto" w:fill="FFFFFF"/>
        <w:spacing w:after="144" w:line="240" w:lineRule="auto"/>
        <w:outlineLvl w:val="2"/>
        <w:rPr>
          <w:ins w:id="131" w:author="Daniel Haas" w:date="2026-02-09T07:49:00Z" w16du:dateUtc="2026-02-09T13:49:00Z"/>
          <w:rFonts w:ascii="Segoe UI" w:eastAsia="Times New Roman" w:hAnsi="Segoe UI" w:cs="Segoe UI"/>
          <w:color w:val="323130"/>
          <w:sz w:val="21"/>
          <w:szCs w:val="21"/>
          <w:lang w:eastAsia="en-US"/>
        </w:rPr>
      </w:pPr>
      <w:ins w:id="132" w:author="Daniel Haas" w:date="2026-02-09T07:49:00Z" w16du:dateUtc="2026-02-09T13:49:00Z">
        <w:r w:rsidRPr="00520AB5">
          <w:rPr>
            <w:rFonts w:ascii="Segoe UI" w:eastAsia="Times New Roman" w:hAnsi="Segoe UI" w:cs="Segoe UI"/>
            <w:color w:val="323130"/>
            <w:sz w:val="21"/>
            <w:szCs w:val="21"/>
            <w:lang w:eastAsia="en-US"/>
          </w:rPr>
          <w:t>3.3.3 The file is Off Cycle file Indicators if:</w:t>
        </w:r>
      </w:ins>
    </w:p>
    <w:p w14:paraId="0756C85A" w14:textId="77777777" w:rsidR="00520AB5" w:rsidRPr="00520AB5" w:rsidRDefault="00520AB5" w:rsidP="00520AB5">
      <w:pPr>
        <w:numPr>
          <w:ilvl w:val="0"/>
          <w:numId w:val="118"/>
        </w:numPr>
        <w:shd w:val="clear" w:color="auto" w:fill="FFFFFF"/>
        <w:spacing w:after="144" w:line="240" w:lineRule="auto"/>
        <w:contextualSpacing/>
        <w:outlineLvl w:val="2"/>
        <w:rPr>
          <w:ins w:id="133" w:author="Daniel Haas" w:date="2026-02-09T07:49:00Z" w16du:dateUtc="2026-02-09T13:49:00Z"/>
          <w:rFonts w:ascii="Segoe UI" w:eastAsia="Times New Roman" w:hAnsi="Segoe UI" w:cs="Segoe UI"/>
          <w:color w:val="323130"/>
          <w:sz w:val="21"/>
          <w:szCs w:val="21"/>
          <w:lang w:eastAsia="en-US"/>
        </w:rPr>
      </w:pPr>
      <w:ins w:id="134" w:author="Daniel Haas" w:date="2026-02-09T07:49:00Z" w16du:dateUtc="2026-02-09T13:49:00Z">
        <w:r w:rsidRPr="00520AB5">
          <w:rPr>
            <w:rFonts w:ascii="Segoe UI" w:eastAsia="Times New Roman" w:hAnsi="Segoe UI" w:cs="Segoe UI"/>
            <w:color w:val="323130"/>
            <w:sz w:val="21"/>
            <w:szCs w:val="21"/>
            <w:lang w:eastAsia="en-US"/>
          </w:rPr>
          <w:t>In File: Look for values in key columns: hours, plan, and gross earnings</w:t>
        </w:r>
      </w:ins>
    </w:p>
    <w:p w14:paraId="2750E7FC" w14:textId="77777777" w:rsidR="00520AB5" w:rsidRPr="00520AB5" w:rsidRDefault="00520AB5" w:rsidP="00520AB5">
      <w:pPr>
        <w:numPr>
          <w:ilvl w:val="1"/>
          <w:numId w:val="118"/>
        </w:numPr>
        <w:shd w:val="clear" w:color="auto" w:fill="FFFFFF"/>
        <w:spacing w:before="384" w:after="144" w:line="240" w:lineRule="auto"/>
        <w:contextualSpacing/>
        <w:outlineLvl w:val="2"/>
        <w:rPr>
          <w:ins w:id="135" w:author="Daniel Haas" w:date="2026-02-09T07:49:00Z" w16du:dateUtc="2026-02-09T13:49:00Z"/>
          <w:rFonts w:ascii="Segoe UI" w:eastAsia="Times New Roman" w:hAnsi="Segoe UI" w:cs="Segoe UI"/>
          <w:color w:val="323130"/>
          <w:sz w:val="21"/>
          <w:szCs w:val="21"/>
          <w:lang w:eastAsia="en-US"/>
        </w:rPr>
      </w:pPr>
      <w:ins w:id="136" w:author="Daniel Haas" w:date="2026-02-09T07:49:00Z" w16du:dateUtc="2026-02-09T13:49:00Z">
        <w:r w:rsidRPr="00520AB5">
          <w:rPr>
            <w:rFonts w:ascii="Segoe UI" w:eastAsia="Times New Roman" w:hAnsi="Segoe UI" w:cs="Segoe UI"/>
            <w:color w:val="323130"/>
            <w:sz w:val="21"/>
            <w:szCs w:val="21"/>
            <w:lang w:eastAsia="en-US"/>
          </w:rPr>
          <w:t>If these columns contain zeros, it's Off Cycle file</w:t>
        </w:r>
      </w:ins>
    </w:p>
    <w:p w14:paraId="65E0665E" w14:textId="77777777" w:rsidR="00520AB5" w:rsidRPr="00520AB5" w:rsidRDefault="00520AB5" w:rsidP="00520AB5">
      <w:pPr>
        <w:numPr>
          <w:ilvl w:val="1"/>
          <w:numId w:val="118"/>
        </w:numPr>
        <w:shd w:val="clear" w:color="auto" w:fill="FFFFFF"/>
        <w:spacing w:before="384" w:after="144" w:line="240" w:lineRule="auto"/>
        <w:contextualSpacing/>
        <w:outlineLvl w:val="2"/>
        <w:rPr>
          <w:ins w:id="137" w:author="Daniel Haas" w:date="2026-02-09T07:49:00Z" w16du:dateUtc="2026-02-09T13:49:00Z"/>
          <w:rFonts w:ascii="Segoe UI" w:eastAsia="Times New Roman" w:hAnsi="Segoe UI" w:cs="Segoe UI"/>
          <w:color w:val="323130"/>
          <w:sz w:val="21"/>
          <w:szCs w:val="21"/>
          <w:lang w:eastAsia="en-US"/>
        </w:rPr>
      </w:pPr>
      <w:ins w:id="138" w:author="Daniel Haas" w:date="2026-02-09T07:49:00Z" w16du:dateUtc="2026-02-09T13:49:00Z">
        <w:r w:rsidRPr="00520AB5">
          <w:rPr>
            <w:rFonts w:ascii="Segoe UI" w:eastAsia="Times New Roman" w:hAnsi="Segoe UI" w:cs="Segoe UI"/>
            <w:color w:val="323130"/>
            <w:sz w:val="21"/>
            <w:szCs w:val="21"/>
            <w:lang w:eastAsia="en-US"/>
          </w:rPr>
          <w:t>Verify that the data appears complete and follows expected patterns for regular payroll</w:t>
        </w:r>
      </w:ins>
    </w:p>
    <w:p w14:paraId="6CC40A59" w14:textId="77777777" w:rsidR="00520AB5" w:rsidRPr="00520AB5" w:rsidRDefault="00520AB5" w:rsidP="00520AB5">
      <w:pPr>
        <w:numPr>
          <w:ilvl w:val="0"/>
          <w:numId w:val="118"/>
        </w:numPr>
        <w:shd w:val="clear" w:color="auto" w:fill="FFFFFF"/>
        <w:spacing w:before="384" w:after="144" w:line="240" w:lineRule="auto"/>
        <w:contextualSpacing/>
        <w:outlineLvl w:val="2"/>
        <w:rPr>
          <w:ins w:id="139" w:author="Daniel Haas" w:date="2026-02-09T07:49:00Z" w16du:dateUtc="2026-02-09T13:49:00Z"/>
          <w:rFonts w:ascii="Segoe UI" w:eastAsia="Times New Roman" w:hAnsi="Segoe UI" w:cs="Segoe UI"/>
          <w:color w:val="323130"/>
          <w:sz w:val="21"/>
          <w:szCs w:val="21"/>
          <w:lang w:eastAsia="en-US"/>
        </w:rPr>
      </w:pPr>
      <w:ins w:id="140" w:author="Daniel Haas" w:date="2026-02-09T07:49:00Z" w16du:dateUtc="2026-02-09T13:49:00Z">
        <w:r w:rsidRPr="00520AB5">
          <w:rPr>
            <w:rFonts w:ascii="Segoe UI" w:eastAsia="Times New Roman" w:hAnsi="Segoe UI" w:cs="Segoe UI"/>
            <w:color w:val="323130"/>
            <w:sz w:val="21"/>
            <w:szCs w:val="21"/>
            <w:lang w:eastAsia="en-US"/>
          </w:rPr>
          <w:t>In File for dates: Look for dates:</w:t>
        </w:r>
      </w:ins>
    </w:p>
    <w:p w14:paraId="37CDEF3E" w14:textId="77777777" w:rsidR="00520AB5" w:rsidRPr="00520AB5" w:rsidRDefault="00520AB5" w:rsidP="00520AB5">
      <w:pPr>
        <w:numPr>
          <w:ilvl w:val="1"/>
          <w:numId w:val="118"/>
        </w:numPr>
        <w:spacing w:line="278" w:lineRule="auto"/>
        <w:contextualSpacing/>
        <w:rPr>
          <w:ins w:id="141" w:author="Daniel Haas" w:date="2026-02-09T07:49:00Z" w16du:dateUtc="2026-02-09T13:49:00Z"/>
          <w:rFonts w:ascii="Segoe UI" w:eastAsia="Times New Roman" w:hAnsi="Segoe UI" w:cs="Segoe UI"/>
          <w:color w:val="323130"/>
          <w:sz w:val="21"/>
          <w:szCs w:val="21"/>
          <w:lang w:eastAsia="en-US"/>
        </w:rPr>
      </w:pPr>
      <w:ins w:id="142" w:author="Daniel Haas" w:date="2026-02-09T07:49:00Z" w16du:dateUtc="2026-02-09T13:49:00Z">
        <w:r w:rsidRPr="00520AB5">
          <w:rPr>
            <w:rFonts w:ascii="Segoe UI" w:eastAsia="Times New Roman" w:hAnsi="Segoe UI" w:cs="Segoe UI"/>
            <w:color w:val="323130"/>
            <w:sz w:val="21"/>
            <w:szCs w:val="21"/>
            <w:lang w:eastAsia="en-US"/>
          </w:rPr>
          <w:t xml:space="preserve">Filter available payroll dates and select the most recent (nearest to today) date for the off-cycle payroll. This is typically the last date in the filtered list. </w:t>
        </w:r>
      </w:ins>
    </w:p>
    <w:p w14:paraId="1DDD4E2E" w14:textId="77777777" w:rsidR="444BEF9A" w:rsidRDefault="444BEF9A" w:rsidP="00A65EC8">
      <w:pPr>
        <w:rPr>
          <w:rFonts w:ascii="Calibri" w:eastAsiaTheme="majorEastAsia" w:hAnsi="Calibri" w:cs="Calibri"/>
        </w:rPr>
      </w:pPr>
    </w:p>
    <w:p w14:paraId="6142B74C" w14:textId="77777777" w:rsidR="2A07374C" w:rsidRDefault="2A07374C" w:rsidP="00A65EC8">
      <w:pPr>
        <w:rPr>
          <w:rFonts w:ascii="Calibri" w:eastAsiaTheme="majorEastAsia" w:hAnsi="Calibri" w:cs="Calibri"/>
        </w:rPr>
      </w:pPr>
    </w:p>
    <w:p w14:paraId="363FC561" w14:textId="77777777" w:rsidR="444BEF9A" w:rsidRPr="008B6CFD" w:rsidRDefault="444BEF9A" w:rsidP="00A65EC8">
      <w:pPr>
        <w:rPr>
          <w:rFonts w:ascii="Calibri" w:eastAsiaTheme="majorEastAsia" w:hAnsi="Calibri" w:cs="Calibri"/>
        </w:rPr>
      </w:pPr>
    </w:p>
    <w:p w14:paraId="2F3A5577" w14:textId="77777777" w:rsidR="002F3F51" w:rsidRPr="008B6CFD" w:rsidRDefault="002F3F51" w:rsidP="00ED57A2">
      <w:pPr>
        <w:pStyle w:val="Heading3"/>
      </w:pPr>
      <w:bookmarkStart w:id="143" w:name="_Toc220763486"/>
      <w:r w:rsidRPr="008B6CFD">
        <w:t>4.2 Document Processing Requirements</w:t>
      </w:r>
      <w:bookmarkEnd w:id="143"/>
    </w:p>
    <w:p w14:paraId="6BED91CA"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FR-005: Intelligent Schema Detection</w:t>
      </w:r>
    </w:p>
    <w:p w14:paraId="26DA26D5" w14:textId="49EC8B9F" w:rsidR="00D732B6" w:rsidRPr="008B6CFD" w:rsidRDefault="002F3F51" w:rsidP="5C93AB0F">
      <w:pPr>
        <w:rPr>
          <w:ins w:id="144" w:author="Koushik Sinha" w:date="2026-02-02T20:16:00Z" w16du:dateUtc="2026-02-02T20:16:15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automatically detect and </w:t>
      </w:r>
      <w:commentRangeStart w:id="145"/>
      <w:r w:rsidRPr="008B6CFD">
        <w:rPr>
          <w:rFonts w:ascii="Calibri" w:eastAsiaTheme="majorEastAsia" w:hAnsi="Calibri" w:cs="Calibri"/>
        </w:rPr>
        <w:t xml:space="preserve">learn vendor file schemas </w:t>
      </w:r>
      <w:commentRangeEnd w:id="145"/>
      <w:r w:rsidR="00497FF0" w:rsidRPr="008B6CFD">
        <w:rPr>
          <w:rStyle w:val="CommentReference"/>
          <w:rFonts w:ascii="Calibri" w:eastAsiaTheme="majorEastAsia" w:hAnsi="Calibri" w:cs="Calibri"/>
          <w:sz w:val="24"/>
          <w:szCs w:val="24"/>
        </w:rPr>
        <w:commentReference w:id="145"/>
      </w:r>
    </w:p>
    <w:p w14:paraId="13FEF13D" w14:textId="0D52D915"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36797891" w14:textId="77777777" w:rsidR="002F3F51" w:rsidRPr="008B6CFD" w:rsidRDefault="002F3F51" w:rsidP="007D5939">
      <w:pPr>
        <w:numPr>
          <w:ilvl w:val="0"/>
          <w:numId w:val="78"/>
        </w:numPr>
        <w:rPr>
          <w:rFonts w:ascii="Calibri" w:eastAsiaTheme="majorEastAsia" w:hAnsi="Calibri" w:cs="Calibri"/>
        </w:rPr>
      </w:pPr>
      <w:r w:rsidRPr="008B6CFD">
        <w:rPr>
          <w:rFonts w:ascii="Calibri" w:eastAsiaTheme="majorEastAsia" w:hAnsi="Calibri" w:cs="Calibri"/>
        </w:rPr>
        <w:t>Identify header rows vs data rows</w:t>
      </w:r>
    </w:p>
    <w:p w14:paraId="6D13307C" w14:textId="77777777" w:rsidR="002F3F51" w:rsidRPr="008B6CFD" w:rsidRDefault="002F3F51" w:rsidP="007D5939">
      <w:pPr>
        <w:numPr>
          <w:ilvl w:val="0"/>
          <w:numId w:val="78"/>
        </w:numPr>
        <w:rPr>
          <w:rFonts w:ascii="Calibri" w:eastAsiaTheme="majorEastAsia" w:hAnsi="Calibri" w:cs="Calibri"/>
        </w:rPr>
      </w:pPr>
      <w:r w:rsidRPr="008B6CFD">
        <w:rPr>
          <w:rFonts w:ascii="Calibri" w:eastAsiaTheme="majorEastAsia" w:hAnsi="Calibri" w:cs="Calibri"/>
        </w:rPr>
        <w:t>Map column positions to semantic meaning</w:t>
      </w:r>
    </w:p>
    <w:p w14:paraId="1437EEC6" w14:textId="77777777" w:rsidR="002F3F51" w:rsidRPr="008B6CFD" w:rsidRDefault="002F3F51" w:rsidP="007D5939">
      <w:pPr>
        <w:numPr>
          <w:ilvl w:val="0"/>
          <w:numId w:val="78"/>
        </w:numPr>
        <w:rPr>
          <w:rFonts w:ascii="Calibri" w:eastAsiaTheme="majorEastAsia" w:hAnsi="Calibri" w:cs="Calibri"/>
        </w:rPr>
      </w:pPr>
      <w:r w:rsidRPr="008B6CFD">
        <w:rPr>
          <w:rFonts w:ascii="Calibri" w:eastAsiaTheme="majorEastAsia" w:hAnsi="Calibri" w:cs="Calibri"/>
        </w:rPr>
        <w:t>Detect data types (SSN, dates, currency, text)</w:t>
      </w:r>
    </w:p>
    <w:p w14:paraId="40CFE0CB" w14:textId="77777777" w:rsidR="002F3F51" w:rsidRPr="008B6CFD" w:rsidRDefault="002F3F51" w:rsidP="007D5939">
      <w:pPr>
        <w:numPr>
          <w:ilvl w:val="0"/>
          <w:numId w:val="78"/>
        </w:numPr>
        <w:rPr>
          <w:rFonts w:ascii="Calibri" w:eastAsiaTheme="majorEastAsia" w:hAnsi="Calibri" w:cs="Calibri"/>
        </w:rPr>
      </w:pPr>
      <w:r w:rsidRPr="008B6CFD">
        <w:rPr>
          <w:rFonts w:ascii="Calibri" w:eastAsiaTheme="majorEastAsia" w:hAnsi="Calibri" w:cs="Calibri"/>
        </w:rPr>
        <w:t>Learn schema from first successful processing</w:t>
      </w:r>
    </w:p>
    <w:p w14:paraId="01EFB4CD" w14:textId="77777777" w:rsidR="002F3F51" w:rsidRPr="008B6CFD" w:rsidRDefault="002F3F51" w:rsidP="007D5939">
      <w:pPr>
        <w:numPr>
          <w:ilvl w:val="0"/>
          <w:numId w:val="78"/>
        </w:numPr>
        <w:rPr>
          <w:rFonts w:ascii="Calibri" w:eastAsiaTheme="majorEastAsia" w:hAnsi="Calibri" w:cs="Calibri"/>
        </w:rPr>
      </w:pPr>
      <w:r w:rsidRPr="008B6CFD">
        <w:rPr>
          <w:rFonts w:ascii="Calibri" w:eastAsiaTheme="majorEastAsia" w:hAnsi="Calibri" w:cs="Calibri"/>
        </w:rPr>
        <w:t>Cache learned schemas for future files from same vendor</w:t>
      </w:r>
    </w:p>
    <w:p w14:paraId="63F7C2E9"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FR-006: Format Change Detection</w:t>
      </w:r>
    </w:p>
    <w:p w14:paraId="3638E673" w14:textId="2B08A964" w:rsidR="00D732B6" w:rsidRPr="008B6CFD" w:rsidRDefault="002F3F51" w:rsidP="5C93AB0F">
      <w:pPr>
        <w:rPr>
          <w:ins w:id="146" w:author="Koushik Sinha" w:date="2026-02-02T20:16:00Z" w16du:dateUtc="2026-02-02T20:16:09Z"/>
          <w:rFonts w:ascii="Calibri" w:eastAsiaTheme="majorEastAsia" w:hAnsi="Calibri" w:cs="Calibri"/>
        </w:rPr>
      </w:pPr>
      <w:r w:rsidRPr="008B6CFD">
        <w:rPr>
          <w:rFonts w:ascii="Calibri" w:eastAsiaTheme="majorEastAsia" w:hAnsi="Calibri" w:cs="Calibri"/>
          <w:b/>
        </w:rPr>
        <w:lastRenderedPageBreak/>
        <w:t>Priority:</w:t>
      </w:r>
      <w:r w:rsidRPr="008B6CFD">
        <w:rPr>
          <w:rFonts w:ascii="Calibri" w:eastAsiaTheme="majorEastAsia" w:hAnsi="Calibri" w:cs="Calibri"/>
        </w:rPr>
        <w:t xml:space="preserve"> High</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detect when vendor file formats change </w:t>
      </w:r>
    </w:p>
    <w:p w14:paraId="32FD4575" w14:textId="5D1D1796"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395E57B2" w14:textId="77777777" w:rsidR="002F3F51" w:rsidRPr="008B6CFD" w:rsidRDefault="002F3F51" w:rsidP="007D5939">
      <w:pPr>
        <w:numPr>
          <w:ilvl w:val="0"/>
          <w:numId w:val="79"/>
        </w:numPr>
        <w:rPr>
          <w:rFonts w:ascii="Calibri" w:eastAsiaTheme="majorEastAsia" w:hAnsi="Calibri" w:cs="Calibri"/>
        </w:rPr>
      </w:pPr>
      <w:r w:rsidRPr="008B6CFD">
        <w:rPr>
          <w:rFonts w:ascii="Calibri" w:eastAsiaTheme="majorEastAsia" w:hAnsi="Calibri" w:cs="Calibri"/>
        </w:rPr>
        <w:t>Compare incoming file structure against cached schema</w:t>
      </w:r>
    </w:p>
    <w:p w14:paraId="7357185C" w14:textId="77777777" w:rsidR="002F3F51" w:rsidRPr="008B6CFD" w:rsidRDefault="002F3F51" w:rsidP="007D5939">
      <w:pPr>
        <w:numPr>
          <w:ilvl w:val="0"/>
          <w:numId w:val="79"/>
        </w:numPr>
        <w:rPr>
          <w:rFonts w:ascii="Calibri" w:eastAsiaTheme="majorEastAsia" w:hAnsi="Calibri" w:cs="Calibri"/>
        </w:rPr>
      </w:pPr>
      <w:r w:rsidRPr="008B6CFD">
        <w:rPr>
          <w:rFonts w:ascii="Calibri" w:eastAsiaTheme="majorEastAsia" w:hAnsi="Calibri" w:cs="Calibri"/>
        </w:rPr>
        <w:t>Identify column additions, removals, or reordering</w:t>
      </w:r>
    </w:p>
    <w:p w14:paraId="6F4E734F" w14:textId="77777777" w:rsidR="002F3F51" w:rsidRPr="008B6CFD" w:rsidRDefault="002F3F51" w:rsidP="007D5939">
      <w:pPr>
        <w:numPr>
          <w:ilvl w:val="0"/>
          <w:numId w:val="79"/>
        </w:numPr>
        <w:rPr>
          <w:rFonts w:ascii="Calibri" w:eastAsiaTheme="majorEastAsia" w:hAnsi="Calibri" w:cs="Calibri"/>
        </w:rPr>
      </w:pPr>
      <w:r w:rsidRPr="008B6CFD">
        <w:rPr>
          <w:rFonts w:ascii="Calibri" w:eastAsiaTheme="majorEastAsia" w:hAnsi="Calibri" w:cs="Calibri"/>
        </w:rPr>
        <w:t>Flag significant format changes for human review</w:t>
      </w:r>
    </w:p>
    <w:p w14:paraId="2FAAA180" w14:textId="77777777" w:rsidR="002F3F51" w:rsidRPr="008B6CFD" w:rsidRDefault="002F3F51" w:rsidP="007D5939">
      <w:pPr>
        <w:numPr>
          <w:ilvl w:val="0"/>
          <w:numId w:val="79"/>
        </w:numPr>
        <w:rPr>
          <w:rFonts w:ascii="Calibri" w:eastAsiaTheme="majorEastAsia" w:hAnsi="Calibri" w:cs="Calibri"/>
        </w:rPr>
      </w:pPr>
      <w:r w:rsidRPr="008B6CFD">
        <w:rPr>
          <w:rFonts w:ascii="Calibri" w:eastAsiaTheme="majorEastAsia" w:hAnsi="Calibri" w:cs="Calibri"/>
        </w:rPr>
        <w:t>Optionally auto-adapt to minor changes (column order)</w:t>
      </w:r>
    </w:p>
    <w:p w14:paraId="40027275" w14:textId="77777777" w:rsidR="002F3F51" w:rsidRPr="008B6CFD" w:rsidRDefault="002F3F51" w:rsidP="007D5939">
      <w:pPr>
        <w:numPr>
          <w:ilvl w:val="0"/>
          <w:numId w:val="79"/>
        </w:numPr>
        <w:rPr>
          <w:rFonts w:ascii="Calibri" w:eastAsiaTheme="majorEastAsia" w:hAnsi="Calibri" w:cs="Calibri"/>
        </w:rPr>
      </w:pPr>
      <w:r w:rsidRPr="008B6CFD">
        <w:rPr>
          <w:rFonts w:ascii="Calibri" w:eastAsiaTheme="majorEastAsia" w:hAnsi="Calibri" w:cs="Calibri"/>
        </w:rPr>
        <w:t>Maintain format version history</w:t>
      </w:r>
    </w:p>
    <w:p w14:paraId="38EDCCDE"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FR-007: Data Extraction</w:t>
      </w:r>
    </w:p>
    <w:p w14:paraId="08CAF32D" w14:textId="28FB32E0" w:rsidR="00D732B6" w:rsidRPr="008B6CFD" w:rsidRDefault="002F3F51" w:rsidP="5C93AB0F">
      <w:pPr>
        <w:rPr>
          <w:ins w:id="147" w:author="Koushik Sinha" w:date="2026-02-02T20:16:00Z" w16du:dateUtc="2026-02-02T20:16:11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extract all required payroll data elements </w:t>
      </w:r>
    </w:p>
    <w:p w14:paraId="15D93CBD" w14:textId="6FD623DC"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49FBDB34" w14:textId="77777777" w:rsidR="002F3F51" w:rsidRPr="008B6CFD" w:rsidRDefault="002F3F51" w:rsidP="007D5939">
      <w:pPr>
        <w:numPr>
          <w:ilvl w:val="0"/>
          <w:numId w:val="80"/>
        </w:numPr>
        <w:rPr>
          <w:rFonts w:ascii="Calibri" w:eastAsiaTheme="majorEastAsia" w:hAnsi="Calibri" w:cs="Calibri"/>
        </w:rPr>
      </w:pPr>
      <w:r w:rsidRPr="008B6CFD">
        <w:rPr>
          <w:rFonts w:ascii="Calibri" w:eastAsiaTheme="majorEastAsia" w:hAnsi="Calibri" w:cs="Calibri"/>
        </w:rPr>
        <w:t>Extract employee identifiers (SSN, Employee ID)</w:t>
      </w:r>
    </w:p>
    <w:p w14:paraId="5E152ABD" w14:textId="77777777" w:rsidR="002F3F51" w:rsidRPr="008B6CFD" w:rsidRDefault="002F3F51" w:rsidP="007D5939">
      <w:pPr>
        <w:numPr>
          <w:ilvl w:val="0"/>
          <w:numId w:val="80"/>
        </w:numPr>
        <w:rPr>
          <w:rFonts w:ascii="Calibri" w:eastAsiaTheme="majorEastAsia" w:hAnsi="Calibri" w:cs="Calibri"/>
        </w:rPr>
      </w:pPr>
      <w:r w:rsidRPr="008B6CFD">
        <w:rPr>
          <w:rFonts w:ascii="Calibri" w:eastAsiaTheme="majorEastAsia" w:hAnsi="Calibri" w:cs="Calibri"/>
        </w:rPr>
        <w:t>Extract personal information (Name, DOB, Address)</w:t>
      </w:r>
    </w:p>
    <w:p w14:paraId="6D156E1F" w14:textId="77777777" w:rsidR="002F3F51" w:rsidRPr="008B6CFD" w:rsidRDefault="002F3F51" w:rsidP="007D5939">
      <w:pPr>
        <w:numPr>
          <w:ilvl w:val="0"/>
          <w:numId w:val="80"/>
        </w:numPr>
        <w:rPr>
          <w:rFonts w:ascii="Calibri" w:eastAsiaTheme="majorEastAsia" w:hAnsi="Calibri" w:cs="Calibri"/>
        </w:rPr>
      </w:pPr>
      <w:r w:rsidRPr="008B6CFD">
        <w:rPr>
          <w:rFonts w:ascii="Calibri" w:eastAsiaTheme="majorEastAsia" w:hAnsi="Calibri" w:cs="Calibri"/>
        </w:rPr>
        <w:t xml:space="preserve">Extract contribution amounts by source type: </w:t>
      </w:r>
    </w:p>
    <w:p w14:paraId="6A2E96D1" w14:textId="77777777" w:rsidR="002F3F51" w:rsidRPr="008B6CFD" w:rsidRDefault="002F3F51" w:rsidP="007D5939">
      <w:pPr>
        <w:numPr>
          <w:ilvl w:val="1"/>
          <w:numId w:val="80"/>
        </w:numPr>
        <w:rPr>
          <w:rFonts w:ascii="Calibri" w:eastAsiaTheme="majorEastAsia" w:hAnsi="Calibri" w:cs="Calibri"/>
        </w:rPr>
      </w:pPr>
      <w:r w:rsidRPr="008B6CFD">
        <w:rPr>
          <w:rFonts w:ascii="Calibri" w:eastAsiaTheme="majorEastAsia" w:hAnsi="Calibri" w:cs="Calibri"/>
        </w:rPr>
        <w:t>Pre-tax deferrals</w:t>
      </w:r>
    </w:p>
    <w:p w14:paraId="185CBE00" w14:textId="77777777" w:rsidR="002F3F51" w:rsidRPr="008B6CFD" w:rsidRDefault="002F3F51" w:rsidP="007D5939">
      <w:pPr>
        <w:numPr>
          <w:ilvl w:val="1"/>
          <w:numId w:val="80"/>
        </w:numPr>
        <w:rPr>
          <w:rFonts w:ascii="Calibri" w:eastAsiaTheme="majorEastAsia" w:hAnsi="Calibri" w:cs="Calibri"/>
        </w:rPr>
      </w:pPr>
      <w:r w:rsidRPr="008B6CFD">
        <w:rPr>
          <w:rFonts w:ascii="Calibri" w:eastAsiaTheme="majorEastAsia" w:hAnsi="Calibri" w:cs="Calibri"/>
        </w:rPr>
        <w:t>Roth contributions</w:t>
      </w:r>
    </w:p>
    <w:p w14:paraId="38F1B2F5" w14:textId="77777777" w:rsidR="002F3F51" w:rsidRPr="008B6CFD" w:rsidRDefault="002F3F51" w:rsidP="007D5939">
      <w:pPr>
        <w:numPr>
          <w:ilvl w:val="1"/>
          <w:numId w:val="80"/>
        </w:numPr>
        <w:rPr>
          <w:rFonts w:ascii="Calibri" w:eastAsiaTheme="majorEastAsia" w:hAnsi="Calibri" w:cs="Calibri"/>
        </w:rPr>
      </w:pPr>
      <w:r w:rsidRPr="008B6CFD">
        <w:rPr>
          <w:rFonts w:ascii="Calibri" w:eastAsiaTheme="majorEastAsia" w:hAnsi="Calibri" w:cs="Calibri"/>
        </w:rPr>
        <w:t>Employer match</w:t>
      </w:r>
    </w:p>
    <w:p w14:paraId="2B6B3A3F" w14:textId="77777777" w:rsidR="002F3F51" w:rsidRPr="008B6CFD" w:rsidRDefault="002F3F51" w:rsidP="007D5939">
      <w:pPr>
        <w:numPr>
          <w:ilvl w:val="1"/>
          <w:numId w:val="80"/>
        </w:numPr>
        <w:rPr>
          <w:rFonts w:ascii="Calibri" w:eastAsiaTheme="majorEastAsia" w:hAnsi="Calibri" w:cs="Calibri"/>
        </w:rPr>
      </w:pPr>
      <w:r w:rsidRPr="008B6CFD">
        <w:rPr>
          <w:rFonts w:ascii="Calibri" w:eastAsiaTheme="majorEastAsia" w:hAnsi="Calibri" w:cs="Calibri"/>
        </w:rPr>
        <w:t>Loan payments</w:t>
      </w:r>
    </w:p>
    <w:p w14:paraId="4BA6432D" w14:textId="77777777" w:rsidR="002F3F51" w:rsidRPr="008B6CFD" w:rsidRDefault="002F3F51" w:rsidP="007D5939">
      <w:pPr>
        <w:numPr>
          <w:ilvl w:val="1"/>
          <w:numId w:val="80"/>
        </w:numPr>
        <w:rPr>
          <w:rFonts w:ascii="Calibri" w:eastAsiaTheme="majorEastAsia" w:hAnsi="Calibri" w:cs="Calibri"/>
        </w:rPr>
      </w:pPr>
      <w:r w:rsidRPr="008B6CFD">
        <w:rPr>
          <w:rFonts w:ascii="Calibri" w:eastAsiaTheme="majorEastAsia" w:hAnsi="Calibri" w:cs="Calibri"/>
        </w:rPr>
        <w:t>QNEC/QMAC</w:t>
      </w:r>
    </w:p>
    <w:p w14:paraId="446BE958" w14:textId="77777777" w:rsidR="002F3F51" w:rsidRPr="008B6CFD" w:rsidRDefault="002F3F51" w:rsidP="007D5939">
      <w:pPr>
        <w:numPr>
          <w:ilvl w:val="1"/>
          <w:numId w:val="80"/>
        </w:numPr>
        <w:rPr>
          <w:rFonts w:ascii="Calibri" w:eastAsiaTheme="majorEastAsia" w:hAnsi="Calibri" w:cs="Calibri"/>
        </w:rPr>
      </w:pPr>
      <w:r w:rsidRPr="008B6CFD">
        <w:rPr>
          <w:rFonts w:ascii="Calibri" w:eastAsiaTheme="majorEastAsia" w:hAnsi="Calibri" w:cs="Calibri"/>
        </w:rPr>
        <w:t>After-tax contributions</w:t>
      </w:r>
    </w:p>
    <w:p w14:paraId="7AE3A032" w14:textId="77777777" w:rsidR="002F3F51" w:rsidRPr="008B6CFD" w:rsidRDefault="002F3F51" w:rsidP="007D5939">
      <w:pPr>
        <w:numPr>
          <w:ilvl w:val="1"/>
          <w:numId w:val="80"/>
        </w:numPr>
        <w:rPr>
          <w:rFonts w:ascii="Calibri" w:eastAsiaTheme="majorEastAsia" w:hAnsi="Calibri" w:cs="Calibri"/>
        </w:rPr>
      </w:pPr>
      <w:r w:rsidRPr="008B6CFD">
        <w:rPr>
          <w:rFonts w:ascii="Calibri" w:eastAsiaTheme="majorEastAsia" w:hAnsi="Calibri" w:cs="Calibri"/>
        </w:rPr>
        <w:t>Rollover amounts</w:t>
      </w:r>
    </w:p>
    <w:p w14:paraId="09858618" w14:textId="77777777" w:rsidR="002F3F51" w:rsidRPr="008B6CFD" w:rsidRDefault="002F3F51" w:rsidP="007D5939">
      <w:pPr>
        <w:numPr>
          <w:ilvl w:val="0"/>
          <w:numId w:val="80"/>
        </w:numPr>
        <w:rPr>
          <w:rFonts w:ascii="Calibri" w:eastAsiaTheme="majorEastAsia" w:hAnsi="Calibri" w:cs="Calibri"/>
        </w:rPr>
      </w:pPr>
      <w:r w:rsidRPr="008B6CFD">
        <w:rPr>
          <w:rFonts w:ascii="Calibri" w:eastAsiaTheme="majorEastAsia" w:hAnsi="Calibri" w:cs="Calibri"/>
        </w:rPr>
        <w:t>Extract pay period information</w:t>
      </w:r>
    </w:p>
    <w:p w14:paraId="6275F7CC" w14:textId="77777777" w:rsidR="002F3F51" w:rsidRPr="008B6CFD" w:rsidRDefault="002F3F51" w:rsidP="007D5939">
      <w:pPr>
        <w:numPr>
          <w:ilvl w:val="0"/>
          <w:numId w:val="80"/>
        </w:numPr>
        <w:rPr>
          <w:rFonts w:ascii="Calibri" w:eastAsiaTheme="majorEastAsia" w:hAnsi="Calibri" w:cs="Calibri"/>
        </w:rPr>
      </w:pPr>
      <w:r w:rsidRPr="008B6CFD">
        <w:rPr>
          <w:rFonts w:ascii="Calibri" w:eastAsiaTheme="majorEastAsia" w:hAnsi="Calibri" w:cs="Calibri"/>
        </w:rPr>
        <w:t>Extract compensation data</w:t>
      </w:r>
    </w:p>
    <w:p w14:paraId="62B025F9" w14:textId="77777777" w:rsidR="002F3F51" w:rsidRPr="008B6CFD" w:rsidRDefault="002F3F51" w:rsidP="007D5939">
      <w:pPr>
        <w:numPr>
          <w:ilvl w:val="0"/>
          <w:numId w:val="80"/>
        </w:numPr>
        <w:rPr>
          <w:rFonts w:ascii="Calibri" w:eastAsiaTheme="majorEastAsia" w:hAnsi="Calibri" w:cs="Calibri"/>
        </w:rPr>
      </w:pPr>
      <w:r w:rsidRPr="008B6CFD">
        <w:rPr>
          <w:rFonts w:ascii="Calibri" w:eastAsiaTheme="majorEastAsia" w:hAnsi="Calibri" w:cs="Calibri"/>
        </w:rPr>
        <w:t>Preserve original data precision</w:t>
      </w:r>
    </w:p>
    <w:p w14:paraId="1AADABA2"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lastRenderedPageBreak/>
        <w:t>FR-008: Extraneous Column Handling</w:t>
      </w:r>
    </w:p>
    <w:p w14:paraId="02B235F8" w14:textId="1CC1B9D4" w:rsidR="00D732B6" w:rsidRPr="008B6CFD" w:rsidRDefault="002F3F51" w:rsidP="5C93AB0F">
      <w:pPr>
        <w:rPr>
          <w:ins w:id="148" w:author="Koushik Sinha" w:date="2026-02-02T20:16:00Z" w16du:dateUtc="2026-02-02T20:16:19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detect and remove extraneous columns from import</w:t>
      </w:r>
      <w:r w:rsidR="008B6CFD" w:rsidRPr="008B6CFD">
        <w:rPr>
          <w:rFonts w:ascii="Calibri" w:eastAsiaTheme="majorEastAsia" w:hAnsi="Calibri" w:cs="Calibri"/>
        </w:rPr>
        <w:t xml:space="preserve"> </w:t>
      </w:r>
    </w:p>
    <w:p w14:paraId="139E2817" w14:textId="707DE850"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3574C3B6" w14:textId="77777777" w:rsidR="002F3F51" w:rsidRPr="008B6CFD" w:rsidRDefault="002F3F51" w:rsidP="007D5939">
      <w:pPr>
        <w:numPr>
          <w:ilvl w:val="0"/>
          <w:numId w:val="81"/>
        </w:numPr>
        <w:rPr>
          <w:rFonts w:ascii="Calibri" w:eastAsiaTheme="majorEastAsia" w:hAnsi="Calibri" w:cs="Calibri"/>
        </w:rPr>
      </w:pPr>
      <w:r w:rsidRPr="008B6CFD">
        <w:rPr>
          <w:rFonts w:ascii="Calibri" w:eastAsiaTheme="majorEastAsia" w:hAnsi="Calibri" w:cs="Calibri"/>
        </w:rPr>
        <w:t>Identify dynamically created "v" variables (v1, v2, etc.) from extra columns</w:t>
      </w:r>
    </w:p>
    <w:p w14:paraId="5B84F049" w14:textId="77777777" w:rsidR="002F3F51" w:rsidRPr="008B6CFD" w:rsidRDefault="002F3F51" w:rsidP="007D5939">
      <w:pPr>
        <w:numPr>
          <w:ilvl w:val="0"/>
          <w:numId w:val="81"/>
        </w:numPr>
        <w:rPr>
          <w:rFonts w:ascii="Calibri" w:eastAsiaTheme="majorEastAsia" w:hAnsi="Calibri" w:cs="Calibri"/>
        </w:rPr>
      </w:pPr>
      <w:r w:rsidRPr="008B6CFD">
        <w:rPr>
          <w:rFonts w:ascii="Calibri" w:eastAsiaTheme="majorEastAsia" w:hAnsi="Calibri" w:cs="Calibri"/>
        </w:rPr>
        <w:t>Remove extraneous columns before processing</w:t>
      </w:r>
    </w:p>
    <w:p w14:paraId="16031230" w14:textId="77777777" w:rsidR="002F3F51" w:rsidRPr="008B6CFD" w:rsidRDefault="002F3F51" w:rsidP="007D5939">
      <w:pPr>
        <w:numPr>
          <w:ilvl w:val="0"/>
          <w:numId w:val="81"/>
        </w:numPr>
        <w:rPr>
          <w:rFonts w:ascii="Calibri" w:eastAsiaTheme="majorEastAsia" w:hAnsi="Calibri" w:cs="Calibri"/>
        </w:rPr>
      </w:pPr>
      <w:r w:rsidRPr="008B6CFD">
        <w:rPr>
          <w:rFonts w:ascii="Calibri" w:eastAsiaTheme="majorEastAsia" w:hAnsi="Calibri" w:cs="Calibri"/>
        </w:rPr>
        <w:t>Log warning when extra columns detected</w:t>
      </w:r>
    </w:p>
    <w:p w14:paraId="0EDD83F9" w14:textId="77777777" w:rsidR="002F3F51" w:rsidRPr="008B6CFD" w:rsidRDefault="002F3F51" w:rsidP="007D5939">
      <w:pPr>
        <w:numPr>
          <w:ilvl w:val="0"/>
          <w:numId w:val="81"/>
        </w:numPr>
        <w:rPr>
          <w:rFonts w:ascii="Calibri" w:eastAsiaTheme="majorEastAsia" w:hAnsi="Calibri" w:cs="Calibri"/>
        </w:rPr>
      </w:pPr>
      <w:r w:rsidRPr="008B6CFD">
        <w:rPr>
          <w:rFonts w:ascii="Calibri" w:eastAsiaTheme="majorEastAsia" w:hAnsi="Calibri" w:cs="Calibri"/>
        </w:rPr>
        <w:t>Prevent processing failure due to column count mismatch</w:t>
      </w:r>
    </w:p>
    <w:p w14:paraId="631C9456" w14:textId="77777777" w:rsidR="002F3F51" w:rsidRDefault="002F3F51" w:rsidP="002F3F51">
      <w:pPr>
        <w:rPr>
          <w:rFonts w:ascii="Calibri" w:eastAsiaTheme="majorEastAsia" w:hAnsi="Calibri" w:cs="Calibri"/>
        </w:rPr>
      </w:pPr>
      <w:r w:rsidRPr="008B6CFD">
        <w:rPr>
          <w:rFonts w:ascii="Calibri" w:eastAsiaTheme="majorEastAsia" w:hAnsi="Calibri" w:cs="Calibri"/>
          <w:b/>
        </w:rPr>
        <w:t>Implementation Reference:</w:t>
      </w:r>
      <w:r w:rsidRPr="008B6CFD">
        <w:rPr>
          <w:rFonts w:ascii="Calibri" w:eastAsiaTheme="majorEastAsia" w:hAnsi="Calibri" w:cs="Calibri"/>
        </w:rPr>
        <w:t xml:space="preserve"> subroutine-dropvvariables.do</w:t>
      </w:r>
    </w:p>
    <w:p w14:paraId="79337840" w14:textId="77777777" w:rsidR="00A65EC8" w:rsidRDefault="00A65EC8" w:rsidP="008B6CFD">
      <w:pPr>
        <w:rPr>
          <w:rFonts w:ascii="Calibri" w:eastAsiaTheme="majorEastAsia" w:hAnsi="Calibri" w:cs="Calibri"/>
        </w:rPr>
      </w:pPr>
    </w:p>
    <w:p w14:paraId="7B993F83" w14:textId="77777777" w:rsidR="00A65EC8" w:rsidRDefault="00A65EC8" w:rsidP="008B6CFD">
      <w:pPr>
        <w:rPr>
          <w:rFonts w:ascii="Calibri" w:eastAsiaTheme="majorEastAsia" w:hAnsi="Calibri" w:cs="Calibri"/>
        </w:rPr>
      </w:pPr>
    </w:p>
    <w:p w14:paraId="7AE9F249" w14:textId="77777777" w:rsidR="00A65EC8" w:rsidRDefault="00A65EC8" w:rsidP="008B6CFD">
      <w:pPr>
        <w:rPr>
          <w:rFonts w:ascii="Calibri" w:eastAsiaTheme="majorEastAsia" w:hAnsi="Calibri" w:cs="Calibri"/>
        </w:rPr>
      </w:pPr>
    </w:p>
    <w:p w14:paraId="451EFC32" w14:textId="77777777" w:rsidR="00A65EC8" w:rsidRDefault="00A65EC8" w:rsidP="008B6CFD">
      <w:pPr>
        <w:rPr>
          <w:rFonts w:ascii="Calibri" w:eastAsiaTheme="majorEastAsia" w:hAnsi="Calibri" w:cs="Calibri"/>
        </w:rPr>
      </w:pPr>
    </w:p>
    <w:p w14:paraId="21453C00" w14:textId="77777777" w:rsidR="00A65EC8" w:rsidRDefault="00A65EC8" w:rsidP="008B6CFD">
      <w:pPr>
        <w:rPr>
          <w:rFonts w:ascii="Calibri" w:eastAsiaTheme="majorEastAsia" w:hAnsi="Calibri" w:cs="Calibri"/>
        </w:rPr>
      </w:pPr>
    </w:p>
    <w:p w14:paraId="55CD50C3" w14:textId="77777777" w:rsidR="00A65EC8" w:rsidRDefault="00A65EC8" w:rsidP="651993D2">
      <w:pPr>
        <w:rPr>
          <w:rFonts w:ascii="Calibri" w:eastAsiaTheme="majorEastAsia" w:hAnsi="Calibri" w:cs="Calibri"/>
        </w:rPr>
      </w:pPr>
    </w:p>
    <w:p w14:paraId="0E8AEF29" w14:textId="6D0115B3" w:rsidR="651993D2" w:rsidRDefault="651993D2" w:rsidP="651993D2">
      <w:pPr>
        <w:rPr>
          <w:rFonts w:ascii="Calibri" w:eastAsiaTheme="majorEastAsia" w:hAnsi="Calibri" w:cs="Calibri"/>
        </w:rPr>
      </w:pPr>
    </w:p>
    <w:p w14:paraId="5BCF2E54" w14:textId="77777777" w:rsidR="00A65EC8" w:rsidRPr="008B6CFD" w:rsidRDefault="00A65EC8" w:rsidP="008B6CFD">
      <w:pPr>
        <w:rPr>
          <w:rFonts w:ascii="Calibri" w:eastAsiaTheme="majorEastAsia" w:hAnsi="Calibri" w:cs="Calibri"/>
        </w:rPr>
      </w:pPr>
    </w:p>
    <w:p w14:paraId="5A739FE0" w14:textId="00C22FEA" w:rsidR="002F3F51" w:rsidRPr="008B6CFD" w:rsidRDefault="002F3F51" w:rsidP="00ED57A2">
      <w:pPr>
        <w:pStyle w:val="Heading3"/>
      </w:pPr>
      <w:bookmarkStart w:id="149" w:name="_Toc220763487"/>
      <w:r w:rsidRPr="008B6CFD">
        <w:t xml:space="preserve">4.3 </w:t>
      </w:r>
      <w:commentRangeStart w:id="150"/>
      <w:r w:rsidRPr="008B6CFD">
        <w:t>Validation Requirements</w:t>
      </w:r>
      <w:bookmarkEnd w:id="149"/>
      <w:commentRangeEnd w:id="150"/>
      <w:r w:rsidR="00AF79FA">
        <w:rPr>
          <w:rStyle w:val="CommentReference"/>
          <w:sz w:val="28"/>
          <w:szCs w:val="28"/>
        </w:rPr>
        <w:commentReference w:id="150"/>
      </w:r>
      <w:ins w:id="151" w:author="Daniel Haas" w:date="2026-02-09T07:52:00Z" w16du:dateUtc="2026-02-09T13:52:00Z">
        <w:r w:rsidR="00825742">
          <w:t xml:space="preserve"> – STATA Breakout</w:t>
        </w:r>
      </w:ins>
    </w:p>
    <w:p w14:paraId="20C93F26"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 xml:space="preserve">FR-009: </w:t>
      </w:r>
      <w:commentRangeStart w:id="152"/>
      <w:r w:rsidRPr="008B6CFD">
        <w:rPr>
          <w:rFonts w:ascii="Calibri" w:eastAsiaTheme="majorEastAsia" w:hAnsi="Calibri" w:cs="Calibri"/>
          <w:b/>
          <w:u w:val="single"/>
        </w:rPr>
        <w:t>Data Quality Validation</w:t>
      </w:r>
      <w:commentRangeEnd w:id="152"/>
      <w:r w:rsidR="00A6347B" w:rsidRPr="008B6CFD">
        <w:rPr>
          <w:rStyle w:val="CommentReference"/>
          <w:rFonts w:ascii="Calibri" w:eastAsiaTheme="majorEastAsia" w:hAnsi="Calibri" w:cs="Calibri"/>
          <w:b/>
          <w:sz w:val="24"/>
          <w:szCs w:val="24"/>
          <w:u w:val="single"/>
        </w:rPr>
        <w:commentReference w:id="152"/>
      </w:r>
    </w:p>
    <w:p w14:paraId="191D2C12" w14:textId="5AF4882F" w:rsidR="00D732B6" w:rsidRPr="008B6CFD" w:rsidRDefault="002F3F51" w:rsidP="5C93AB0F">
      <w:pPr>
        <w:rPr>
          <w:ins w:id="153" w:author="Koushik Sinha" w:date="2026-02-02T20:16:00Z" w16du:dateUtc="2026-02-02T20:16:22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validate data quality before processing </w:t>
      </w:r>
    </w:p>
    <w:p w14:paraId="6388686C" w14:textId="55827006"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031AEC5A" w14:textId="77777777" w:rsidR="002F3F51" w:rsidRPr="008B6CFD" w:rsidRDefault="002F3F51" w:rsidP="007D5939">
      <w:pPr>
        <w:numPr>
          <w:ilvl w:val="0"/>
          <w:numId w:val="82"/>
        </w:numPr>
        <w:rPr>
          <w:rFonts w:ascii="Calibri" w:eastAsiaTheme="majorEastAsia" w:hAnsi="Calibri" w:cs="Calibri"/>
        </w:rPr>
      </w:pPr>
      <w:r w:rsidRPr="008B6CFD">
        <w:rPr>
          <w:rFonts w:ascii="Calibri" w:eastAsiaTheme="majorEastAsia" w:hAnsi="Calibri" w:cs="Calibri"/>
        </w:rPr>
        <w:t>Validate SSN format (XXX-XX-XXXX or 9 digits)</w:t>
      </w:r>
    </w:p>
    <w:p w14:paraId="3AE9E880" w14:textId="77777777" w:rsidR="002F3F51" w:rsidRPr="008B6CFD" w:rsidRDefault="002F3F51" w:rsidP="007D5939">
      <w:pPr>
        <w:numPr>
          <w:ilvl w:val="0"/>
          <w:numId w:val="82"/>
        </w:numPr>
        <w:rPr>
          <w:rFonts w:ascii="Calibri" w:eastAsiaTheme="majorEastAsia" w:hAnsi="Calibri" w:cs="Calibri"/>
        </w:rPr>
      </w:pPr>
      <w:r w:rsidRPr="008B6CFD">
        <w:rPr>
          <w:rFonts w:ascii="Calibri" w:eastAsiaTheme="majorEastAsia" w:hAnsi="Calibri" w:cs="Calibri"/>
        </w:rPr>
        <w:t>Identify missing SSNs (flag, don't reject entire file)</w:t>
      </w:r>
    </w:p>
    <w:p w14:paraId="3A894BFF" w14:textId="77777777" w:rsidR="002F3F51" w:rsidRPr="008B6CFD" w:rsidRDefault="002F3F51" w:rsidP="007D5939">
      <w:pPr>
        <w:numPr>
          <w:ilvl w:val="0"/>
          <w:numId w:val="82"/>
        </w:numPr>
        <w:rPr>
          <w:rFonts w:ascii="Calibri" w:eastAsiaTheme="majorEastAsia" w:hAnsi="Calibri" w:cs="Calibri"/>
        </w:rPr>
      </w:pPr>
      <w:r w:rsidRPr="008B6CFD">
        <w:rPr>
          <w:rFonts w:ascii="Calibri" w:eastAsiaTheme="majorEastAsia" w:hAnsi="Calibri" w:cs="Calibri"/>
        </w:rPr>
        <w:t>Validate date formats (configurable per vendor)</w:t>
      </w:r>
    </w:p>
    <w:p w14:paraId="403549C8" w14:textId="77777777" w:rsidR="002F3F51" w:rsidRPr="008B6CFD" w:rsidRDefault="002F3F51" w:rsidP="007D5939">
      <w:pPr>
        <w:numPr>
          <w:ilvl w:val="0"/>
          <w:numId w:val="82"/>
        </w:numPr>
        <w:rPr>
          <w:rFonts w:ascii="Calibri" w:eastAsiaTheme="majorEastAsia" w:hAnsi="Calibri" w:cs="Calibri"/>
        </w:rPr>
      </w:pPr>
      <w:r w:rsidRPr="008B6CFD">
        <w:rPr>
          <w:rFonts w:ascii="Calibri" w:eastAsiaTheme="majorEastAsia" w:hAnsi="Calibri" w:cs="Calibri"/>
        </w:rPr>
        <w:lastRenderedPageBreak/>
        <w:t>Validate numeric fields are numeric</w:t>
      </w:r>
    </w:p>
    <w:p w14:paraId="575C56D2" w14:textId="77777777" w:rsidR="002F3F51" w:rsidRPr="008B6CFD" w:rsidRDefault="002F3F51" w:rsidP="007D5939">
      <w:pPr>
        <w:numPr>
          <w:ilvl w:val="0"/>
          <w:numId w:val="82"/>
        </w:numPr>
        <w:rPr>
          <w:rFonts w:ascii="Calibri" w:eastAsiaTheme="majorEastAsia" w:hAnsi="Calibri" w:cs="Calibri"/>
        </w:rPr>
      </w:pPr>
      <w:r w:rsidRPr="008B6CFD">
        <w:rPr>
          <w:rFonts w:ascii="Calibri" w:eastAsiaTheme="majorEastAsia" w:hAnsi="Calibri" w:cs="Calibri"/>
        </w:rPr>
        <w:t>Flag rows with critical missing data</w:t>
      </w:r>
    </w:p>
    <w:p w14:paraId="0C7B95FA" w14:textId="77777777" w:rsidR="002F3F51" w:rsidRPr="008B6CFD" w:rsidRDefault="002F3F51" w:rsidP="007D5939">
      <w:pPr>
        <w:numPr>
          <w:ilvl w:val="0"/>
          <w:numId w:val="82"/>
        </w:numPr>
        <w:rPr>
          <w:rFonts w:ascii="Calibri" w:eastAsiaTheme="majorEastAsia" w:hAnsi="Calibri" w:cs="Calibri"/>
        </w:rPr>
      </w:pPr>
      <w:r w:rsidRPr="008B6CFD">
        <w:rPr>
          <w:rFonts w:ascii="Calibri" w:eastAsiaTheme="majorEastAsia" w:hAnsi="Calibri" w:cs="Calibri"/>
        </w:rPr>
        <w:t>Generate validation report</w:t>
      </w:r>
    </w:p>
    <w:p w14:paraId="7C354992"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 xml:space="preserve">FR-010: </w:t>
      </w:r>
      <w:commentRangeStart w:id="154"/>
      <w:r w:rsidRPr="008B6CFD">
        <w:rPr>
          <w:rFonts w:ascii="Calibri" w:eastAsiaTheme="majorEastAsia" w:hAnsi="Calibri" w:cs="Calibri"/>
          <w:b/>
          <w:u w:val="single"/>
        </w:rPr>
        <w:t>Business Rule Validation</w:t>
      </w:r>
      <w:commentRangeEnd w:id="154"/>
      <w:r w:rsidR="00A6347B" w:rsidRPr="008B6CFD">
        <w:rPr>
          <w:rStyle w:val="CommentReference"/>
          <w:rFonts w:ascii="Calibri" w:eastAsiaTheme="majorEastAsia" w:hAnsi="Calibri" w:cs="Calibri"/>
          <w:b/>
          <w:sz w:val="24"/>
          <w:szCs w:val="24"/>
          <w:u w:val="single"/>
        </w:rPr>
        <w:commentReference w:id="154"/>
      </w:r>
    </w:p>
    <w:p w14:paraId="27B98832" w14:textId="650744C6" w:rsidR="00D732B6" w:rsidRPr="008B6CFD" w:rsidRDefault="002F3F51" w:rsidP="5C93AB0F">
      <w:pPr>
        <w:rPr>
          <w:ins w:id="155" w:author="Koushik Sinha" w:date="2026-02-02T20:16:00Z" w16du:dateUtc="2026-02-02T20:16:24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apply business rules during validation </w:t>
      </w:r>
    </w:p>
    <w:p w14:paraId="23545742" w14:textId="6FCE024E"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75A44422" w14:textId="77777777" w:rsidR="002F3F51" w:rsidRPr="008B6CFD" w:rsidRDefault="002F3F51" w:rsidP="007D5939">
      <w:pPr>
        <w:numPr>
          <w:ilvl w:val="0"/>
          <w:numId w:val="83"/>
        </w:numPr>
        <w:rPr>
          <w:rFonts w:ascii="Calibri" w:eastAsiaTheme="majorEastAsia" w:hAnsi="Calibri" w:cs="Calibri"/>
        </w:rPr>
      </w:pPr>
      <w:r w:rsidRPr="008B6CFD">
        <w:rPr>
          <w:rFonts w:ascii="Calibri" w:eastAsiaTheme="majorEastAsia" w:hAnsi="Calibri" w:cs="Calibri"/>
        </w:rPr>
        <w:t>Validate contribution amounts are positive (flag negative)</w:t>
      </w:r>
    </w:p>
    <w:p w14:paraId="39D6BF4B" w14:textId="77777777" w:rsidR="002F3F51" w:rsidRPr="008B6CFD" w:rsidRDefault="002F3F51" w:rsidP="007D5939">
      <w:pPr>
        <w:numPr>
          <w:ilvl w:val="0"/>
          <w:numId w:val="83"/>
        </w:numPr>
        <w:rPr>
          <w:rFonts w:ascii="Calibri" w:eastAsiaTheme="majorEastAsia" w:hAnsi="Calibri" w:cs="Calibri"/>
        </w:rPr>
      </w:pPr>
      <w:r w:rsidRPr="008B6CFD">
        <w:rPr>
          <w:rFonts w:ascii="Calibri" w:eastAsiaTheme="majorEastAsia" w:hAnsi="Calibri" w:cs="Calibri"/>
        </w:rPr>
        <w:t>Check for duplicate employee records within file</w:t>
      </w:r>
    </w:p>
    <w:p w14:paraId="7E756C4B" w14:textId="77777777" w:rsidR="002F3F51" w:rsidRPr="008B6CFD" w:rsidRDefault="002F3F51" w:rsidP="007D5939">
      <w:pPr>
        <w:numPr>
          <w:ilvl w:val="0"/>
          <w:numId w:val="83"/>
        </w:numPr>
        <w:rPr>
          <w:rFonts w:ascii="Calibri" w:eastAsiaTheme="majorEastAsia" w:hAnsi="Calibri" w:cs="Calibri"/>
        </w:rPr>
      </w:pPr>
      <w:r w:rsidRPr="008B6CFD">
        <w:rPr>
          <w:rFonts w:ascii="Calibri" w:eastAsiaTheme="majorEastAsia" w:hAnsi="Calibri" w:cs="Calibri"/>
        </w:rPr>
        <w:t>Verify pay date is reasonable (not future-dated beyond expected)</w:t>
      </w:r>
    </w:p>
    <w:p w14:paraId="79C88775" w14:textId="77777777" w:rsidR="002F3F51" w:rsidRPr="008B6CFD" w:rsidRDefault="002F3F51" w:rsidP="007D5939">
      <w:pPr>
        <w:numPr>
          <w:ilvl w:val="0"/>
          <w:numId w:val="83"/>
        </w:numPr>
        <w:rPr>
          <w:rFonts w:ascii="Calibri" w:eastAsiaTheme="majorEastAsia" w:hAnsi="Calibri" w:cs="Calibri"/>
        </w:rPr>
      </w:pPr>
      <w:r w:rsidRPr="008B6CFD">
        <w:rPr>
          <w:rFonts w:ascii="Calibri" w:eastAsiaTheme="majorEastAsia" w:hAnsi="Calibri" w:cs="Calibri"/>
        </w:rPr>
        <w:t>Validate total matches sum of individual records</w:t>
      </w:r>
    </w:p>
    <w:p w14:paraId="1D018A6B" w14:textId="77777777" w:rsidR="002F3F51" w:rsidRPr="008B6CFD" w:rsidRDefault="002F3F51" w:rsidP="007D5939">
      <w:pPr>
        <w:numPr>
          <w:ilvl w:val="0"/>
          <w:numId w:val="83"/>
        </w:numPr>
        <w:rPr>
          <w:rFonts w:ascii="Calibri" w:eastAsiaTheme="majorEastAsia" w:hAnsi="Calibri" w:cs="Calibri"/>
        </w:rPr>
      </w:pPr>
      <w:r w:rsidRPr="008B6CFD">
        <w:rPr>
          <w:rFonts w:ascii="Calibri" w:eastAsiaTheme="majorEastAsia" w:hAnsi="Calibri" w:cs="Calibri"/>
        </w:rPr>
        <w:t>Apply plan-specific eligibility rules</w:t>
      </w:r>
    </w:p>
    <w:p w14:paraId="5F27E889"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FR-011: Cross-Reference Validation</w:t>
      </w:r>
    </w:p>
    <w:p w14:paraId="5C2B6227" w14:textId="331DFEF1" w:rsidR="00D732B6" w:rsidRPr="008B6CFD" w:rsidRDefault="002F3F51" w:rsidP="61BB3463">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validate against existing system data </w:t>
      </w:r>
    </w:p>
    <w:p w14:paraId="1910BC6B" w14:textId="305305D1"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321916E2" w14:textId="77777777" w:rsidR="002F3F51" w:rsidRPr="008B6CFD" w:rsidRDefault="002F3F51" w:rsidP="007D5939">
      <w:pPr>
        <w:numPr>
          <w:ilvl w:val="0"/>
          <w:numId w:val="84"/>
        </w:numPr>
        <w:rPr>
          <w:rFonts w:ascii="Calibri" w:eastAsiaTheme="majorEastAsia" w:hAnsi="Calibri" w:cs="Calibri"/>
        </w:rPr>
      </w:pPr>
      <w:r w:rsidRPr="008B6CFD">
        <w:rPr>
          <w:rFonts w:ascii="Calibri" w:eastAsiaTheme="majorEastAsia" w:hAnsi="Calibri" w:cs="Calibri"/>
        </w:rPr>
        <w:t>Identify new employees (not in Relias)</w:t>
      </w:r>
    </w:p>
    <w:p w14:paraId="078FB6EB" w14:textId="77777777" w:rsidR="002F3F51" w:rsidRPr="008B6CFD" w:rsidRDefault="002F3F51" w:rsidP="007D5939">
      <w:pPr>
        <w:numPr>
          <w:ilvl w:val="0"/>
          <w:numId w:val="84"/>
        </w:numPr>
        <w:rPr>
          <w:rFonts w:ascii="Calibri" w:eastAsiaTheme="majorEastAsia" w:hAnsi="Calibri" w:cs="Calibri"/>
        </w:rPr>
      </w:pPr>
      <w:r w:rsidRPr="008B6CFD">
        <w:rPr>
          <w:rFonts w:ascii="Calibri" w:eastAsiaTheme="majorEastAsia" w:hAnsi="Calibri" w:cs="Calibri"/>
        </w:rPr>
        <w:t>Identify terminated employees still receiving contributions</w:t>
      </w:r>
    </w:p>
    <w:p w14:paraId="2F690E8B" w14:textId="77777777" w:rsidR="002F3F51" w:rsidRPr="008B6CFD" w:rsidRDefault="002F3F51" w:rsidP="007D5939">
      <w:pPr>
        <w:numPr>
          <w:ilvl w:val="0"/>
          <w:numId w:val="84"/>
        </w:numPr>
        <w:rPr>
          <w:rFonts w:ascii="Calibri" w:eastAsiaTheme="majorEastAsia" w:hAnsi="Calibri" w:cs="Calibri"/>
        </w:rPr>
      </w:pPr>
      <w:r w:rsidRPr="008B6CFD">
        <w:rPr>
          <w:rFonts w:ascii="Calibri" w:eastAsiaTheme="majorEastAsia" w:hAnsi="Calibri" w:cs="Calibri"/>
        </w:rPr>
        <w:t>Flag SSN mismatches with existing records</w:t>
      </w:r>
    </w:p>
    <w:p w14:paraId="6C5FB4AC" w14:textId="77777777" w:rsidR="002F3F51" w:rsidRPr="008B6CFD" w:rsidRDefault="002F3F51" w:rsidP="007D5939">
      <w:pPr>
        <w:numPr>
          <w:ilvl w:val="0"/>
          <w:numId w:val="84"/>
        </w:numPr>
        <w:rPr>
          <w:rFonts w:ascii="Calibri" w:eastAsiaTheme="majorEastAsia" w:hAnsi="Calibri" w:cs="Calibri"/>
        </w:rPr>
      </w:pPr>
      <w:r w:rsidRPr="008B6CFD">
        <w:rPr>
          <w:rFonts w:ascii="Calibri" w:eastAsiaTheme="majorEastAsia" w:hAnsi="Calibri" w:cs="Calibri"/>
        </w:rPr>
        <w:t>Identify address changes</w:t>
      </w:r>
    </w:p>
    <w:p w14:paraId="2EA323F2" w14:textId="77777777" w:rsidR="002F3F51" w:rsidRPr="008B6CFD" w:rsidRDefault="002F3F51" w:rsidP="007D5939">
      <w:pPr>
        <w:numPr>
          <w:ilvl w:val="0"/>
          <w:numId w:val="84"/>
        </w:numPr>
        <w:rPr>
          <w:rFonts w:ascii="Calibri" w:eastAsiaTheme="majorEastAsia" w:hAnsi="Calibri" w:cs="Calibri"/>
        </w:rPr>
      </w:pPr>
      <w:r w:rsidRPr="008B6CFD">
        <w:rPr>
          <w:rFonts w:ascii="Calibri" w:eastAsiaTheme="majorEastAsia" w:hAnsi="Calibri" w:cs="Calibri"/>
        </w:rPr>
        <w:t>Detect name/DOB mismatches (possible sort issues)</w:t>
      </w:r>
    </w:p>
    <w:p w14:paraId="43A6BF53"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 xml:space="preserve">FR-012: </w:t>
      </w:r>
      <w:commentRangeStart w:id="156"/>
      <w:r w:rsidRPr="008B6CFD">
        <w:rPr>
          <w:rFonts w:ascii="Calibri" w:eastAsiaTheme="majorEastAsia" w:hAnsi="Calibri" w:cs="Calibri"/>
          <w:b/>
          <w:u w:val="single"/>
        </w:rPr>
        <w:t>Contribution Rate Validation</w:t>
      </w:r>
      <w:commentRangeEnd w:id="156"/>
      <w:r w:rsidR="00F67A3E" w:rsidRPr="008B6CFD">
        <w:rPr>
          <w:rStyle w:val="CommentReference"/>
          <w:rFonts w:ascii="Calibri" w:eastAsiaTheme="majorEastAsia" w:hAnsi="Calibri" w:cs="Calibri"/>
          <w:b/>
          <w:sz w:val="24"/>
          <w:szCs w:val="24"/>
          <w:u w:val="single"/>
        </w:rPr>
        <w:commentReference w:id="156"/>
      </w:r>
    </w:p>
    <w:p w14:paraId="678B77DE" w14:textId="34D5AB39" w:rsidR="00D732B6" w:rsidRPr="008B6CFD" w:rsidRDefault="002F3F51" w:rsidP="5C93AB0F">
      <w:pPr>
        <w:rPr>
          <w:ins w:id="157" w:author="Koushik Sinha" w:date="2026-02-02T20:16:00Z" w16du:dateUtc="2026-02-02T20:16:27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Medium</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validate contribution rates against BlueStar elections </w:t>
      </w:r>
    </w:p>
    <w:p w14:paraId="6F06A6C5" w14:textId="56590016"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6D38C8AD" w14:textId="77777777" w:rsidR="002F3F51" w:rsidRPr="008B6CFD" w:rsidRDefault="002F3F51" w:rsidP="007D5939">
      <w:pPr>
        <w:numPr>
          <w:ilvl w:val="0"/>
          <w:numId w:val="85"/>
        </w:numPr>
        <w:rPr>
          <w:rFonts w:ascii="Calibri" w:eastAsiaTheme="majorEastAsia" w:hAnsi="Calibri" w:cs="Calibri"/>
        </w:rPr>
      </w:pPr>
      <w:r w:rsidRPr="008B6CFD">
        <w:rPr>
          <w:rFonts w:ascii="Calibri" w:eastAsiaTheme="majorEastAsia" w:hAnsi="Calibri" w:cs="Calibri"/>
        </w:rPr>
        <w:lastRenderedPageBreak/>
        <w:t>Compare file deferral amounts/percentages against BlueStar records</w:t>
      </w:r>
    </w:p>
    <w:p w14:paraId="36779174" w14:textId="77777777" w:rsidR="002F3F51" w:rsidRPr="008B6CFD" w:rsidRDefault="002F3F51" w:rsidP="007D5939">
      <w:pPr>
        <w:numPr>
          <w:ilvl w:val="0"/>
          <w:numId w:val="85"/>
        </w:numPr>
        <w:rPr>
          <w:rFonts w:ascii="Calibri" w:eastAsiaTheme="majorEastAsia" w:hAnsi="Calibri" w:cs="Calibri"/>
        </w:rPr>
      </w:pPr>
      <w:r w:rsidRPr="008B6CFD">
        <w:rPr>
          <w:rFonts w:ascii="Calibri" w:eastAsiaTheme="majorEastAsia" w:hAnsi="Calibri" w:cs="Calibri"/>
        </w:rPr>
        <w:t>Handle both dollar-amount and percentage-based elections</w:t>
      </w:r>
    </w:p>
    <w:p w14:paraId="2413EBAE" w14:textId="77777777" w:rsidR="002F3F51" w:rsidRPr="008B6CFD" w:rsidRDefault="002F3F51" w:rsidP="007D5939">
      <w:pPr>
        <w:numPr>
          <w:ilvl w:val="0"/>
          <w:numId w:val="85"/>
        </w:numPr>
        <w:rPr>
          <w:rFonts w:ascii="Calibri" w:eastAsiaTheme="majorEastAsia" w:hAnsi="Calibri" w:cs="Calibri"/>
        </w:rPr>
      </w:pPr>
      <w:r w:rsidRPr="008B6CFD">
        <w:rPr>
          <w:rFonts w:ascii="Calibri" w:eastAsiaTheme="majorEastAsia" w:hAnsi="Calibri" w:cs="Calibri"/>
        </w:rPr>
        <w:t>Exclude validation for employees not yet in BlueStar system</w:t>
      </w:r>
    </w:p>
    <w:p w14:paraId="2B453234" w14:textId="77777777" w:rsidR="002F3F51" w:rsidRPr="008B6CFD" w:rsidRDefault="002F3F51" w:rsidP="007D5939">
      <w:pPr>
        <w:numPr>
          <w:ilvl w:val="0"/>
          <w:numId w:val="85"/>
        </w:numPr>
        <w:rPr>
          <w:rFonts w:ascii="Calibri" w:eastAsiaTheme="majorEastAsia" w:hAnsi="Calibri" w:cs="Calibri"/>
        </w:rPr>
      </w:pPr>
      <w:r w:rsidRPr="008B6CFD">
        <w:rPr>
          <w:rFonts w:ascii="Calibri" w:eastAsiaTheme="majorEastAsia" w:hAnsi="Calibri" w:cs="Calibri"/>
        </w:rPr>
        <w:t>Exclude validation for pay dates before plan entry date</w:t>
      </w:r>
    </w:p>
    <w:p w14:paraId="18A3AD04" w14:textId="77777777" w:rsidR="002F3F51" w:rsidRPr="008B6CFD" w:rsidRDefault="002F3F51" w:rsidP="007D5939">
      <w:pPr>
        <w:numPr>
          <w:ilvl w:val="0"/>
          <w:numId w:val="85"/>
        </w:numPr>
        <w:rPr>
          <w:rFonts w:ascii="Calibri" w:eastAsiaTheme="majorEastAsia" w:hAnsi="Calibri" w:cs="Calibri"/>
        </w:rPr>
      </w:pPr>
      <w:r w:rsidRPr="008B6CFD">
        <w:rPr>
          <w:rFonts w:ascii="Calibri" w:eastAsiaTheme="majorEastAsia" w:hAnsi="Calibri" w:cs="Calibri"/>
        </w:rPr>
        <w:t>Generate separate "Not in BlueStar" report for new employees with deferrals</w:t>
      </w:r>
    </w:p>
    <w:p w14:paraId="5A3127CD" w14:textId="77777777" w:rsidR="002F3F51" w:rsidRPr="008B6CFD" w:rsidRDefault="002F3F51" w:rsidP="007D5939">
      <w:pPr>
        <w:numPr>
          <w:ilvl w:val="0"/>
          <w:numId w:val="85"/>
        </w:numPr>
        <w:rPr>
          <w:rFonts w:ascii="Calibri" w:eastAsiaTheme="majorEastAsia" w:hAnsi="Calibri" w:cs="Calibri"/>
        </w:rPr>
      </w:pPr>
      <w:r w:rsidRPr="008B6CFD">
        <w:rPr>
          <w:rFonts w:ascii="Calibri" w:eastAsiaTheme="majorEastAsia" w:hAnsi="Calibri" w:cs="Calibri"/>
        </w:rPr>
        <w:t>Generate "Discrepancies" report for rate mismatches</w:t>
      </w:r>
    </w:p>
    <w:p w14:paraId="2AD0C9E7" w14:textId="77777777" w:rsidR="002F3F51" w:rsidRPr="008B6CFD" w:rsidRDefault="002F3F51" w:rsidP="007D5939">
      <w:pPr>
        <w:numPr>
          <w:ilvl w:val="0"/>
          <w:numId w:val="85"/>
        </w:numPr>
        <w:rPr>
          <w:rFonts w:ascii="Calibri" w:eastAsiaTheme="majorEastAsia" w:hAnsi="Calibri" w:cs="Calibri"/>
        </w:rPr>
      </w:pPr>
      <w:r w:rsidRPr="008B6CFD">
        <w:rPr>
          <w:rFonts w:ascii="Calibri" w:eastAsiaTheme="majorEastAsia" w:hAnsi="Calibri" w:cs="Calibri"/>
        </w:rPr>
        <w:t>Skip validation when compensation is zero</w:t>
      </w:r>
    </w:p>
    <w:p w14:paraId="26DE6202" w14:textId="77777777" w:rsidR="002F3F51" w:rsidRPr="008B6CFD" w:rsidRDefault="002F3F51" w:rsidP="002F3F51">
      <w:pPr>
        <w:rPr>
          <w:rFonts w:ascii="Calibri" w:eastAsiaTheme="majorEastAsia" w:hAnsi="Calibri" w:cs="Calibri"/>
        </w:rPr>
      </w:pPr>
      <w:r w:rsidRPr="008B6CFD">
        <w:rPr>
          <w:rFonts w:ascii="Calibri" w:eastAsiaTheme="majorEastAsia" w:hAnsi="Calibri" w:cs="Calibri"/>
          <w:b/>
        </w:rPr>
        <w:t>Implementation Reference:</w:t>
      </w:r>
      <w:r w:rsidRPr="008B6CFD">
        <w:rPr>
          <w:rFonts w:ascii="Calibri" w:eastAsiaTheme="majorEastAsia" w:hAnsi="Calibri" w:cs="Calibri"/>
        </w:rPr>
        <w:t xml:space="preserve"> subroutine-ContribRateCheck.do</w:t>
      </w:r>
    </w:p>
    <w:p w14:paraId="3C62BE51" w14:textId="77777777" w:rsidR="002F3F51" w:rsidRPr="008B6CFD" w:rsidRDefault="002F3F51" w:rsidP="00ED57A2">
      <w:pPr>
        <w:pStyle w:val="Heading3"/>
      </w:pPr>
      <w:bookmarkStart w:id="158" w:name="_Toc220763488"/>
      <w:r w:rsidRPr="008B6CFD">
        <w:t>4.4 Transformation Requirements</w:t>
      </w:r>
      <w:bookmarkEnd w:id="158"/>
    </w:p>
    <w:p w14:paraId="332C103A"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FR-013: Standard ACH Format Generation</w:t>
      </w:r>
    </w:p>
    <w:p w14:paraId="3E6C5876" w14:textId="3B7C1C1F" w:rsidR="00D732B6" w:rsidRPr="008B6CFD" w:rsidRDefault="002F3F51" w:rsidP="5C93AB0F">
      <w:pPr>
        <w:rPr>
          <w:ins w:id="159" w:author="Koushik Sinha" w:date="2026-02-02T20:16:00Z" w16du:dateUtc="2026-02-02T20:16:29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transform data into standard ACH format </w:t>
      </w:r>
    </w:p>
    <w:p w14:paraId="3C776301" w14:textId="7458A0C2"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4B1DE059" w14:textId="77777777" w:rsidR="002F3F51" w:rsidRPr="008B6CFD" w:rsidRDefault="002F3F51" w:rsidP="007D5939">
      <w:pPr>
        <w:numPr>
          <w:ilvl w:val="0"/>
          <w:numId w:val="86"/>
        </w:numPr>
        <w:rPr>
          <w:rFonts w:ascii="Calibri" w:eastAsiaTheme="majorEastAsia" w:hAnsi="Calibri" w:cs="Calibri"/>
        </w:rPr>
      </w:pPr>
      <w:r w:rsidRPr="008B6CFD">
        <w:rPr>
          <w:rFonts w:ascii="Calibri" w:eastAsiaTheme="majorEastAsia" w:hAnsi="Calibri" w:cs="Calibri"/>
        </w:rPr>
        <w:t xml:space="preserve">Generate </w:t>
      </w:r>
      <w:commentRangeStart w:id="160"/>
      <w:r w:rsidRPr="008B6CFD">
        <w:rPr>
          <w:rFonts w:ascii="Calibri" w:eastAsiaTheme="majorEastAsia" w:hAnsi="Calibri" w:cs="Calibri"/>
        </w:rPr>
        <w:t>output matching current Stata output structure</w:t>
      </w:r>
      <w:commentRangeEnd w:id="160"/>
      <w:r w:rsidRPr="008B6CFD">
        <w:rPr>
          <w:rStyle w:val="CommentReference"/>
          <w:rFonts w:ascii="Calibri" w:eastAsiaTheme="majorEastAsia" w:hAnsi="Calibri" w:cs="Calibri"/>
          <w:sz w:val="24"/>
          <w:szCs w:val="24"/>
        </w:rPr>
        <w:commentReference w:id="160"/>
      </w:r>
      <w:r w:rsidRPr="008B6CFD">
        <w:rPr>
          <w:rFonts w:ascii="Calibri" w:eastAsiaTheme="majorEastAsia" w:hAnsi="Calibri" w:cs="Calibri"/>
        </w:rPr>
        <w:t xml:space="preserve">: </w:t>
      </w:r>
    </w:p>
    <w:p w14:paraId="54349F02" w14:textId="77777777" w:rsidR="002F3F51" w:rsidRPr="008B6CFD" w:rsidRDefault="002F3F51" w:rsidP="007D5939">
      <w:pPr>
        <w:numPr>
          <w:ilvl w:val="1"/>
          <w:numId w:val="86"/>
        </w:numPr>
        <w:rPr>
          <w:rFonts w:ascii="Calibri" w:eastAsiaTheme="majorEastAsia" w:hAnsi="Calibri" w:cs="Calibri"/>
        </w:rPr>
      </w:pPr>
      <w:r w:rsidRPr="008B6CFD">
        <w:rPr>
          <w:rFonts w:ascii="Calibri" w:eastAsiaTheme="majorEastAsia" w:hAnsi="Calibri" w:cs="Calibri"/>
        </w:rPr>
        <w:t>PayrollALL.csv/xls</w:t>
      </w:r>
    </w:p>
    <w:p w14:paraId="01C4E00E" w14:textId="77777777" w:rsidR="002F3F51" w:rsidRPr="008B6CFD" w:rsidRDefault="002F3F51" w:rsidP="007D5939">
      <w:pPr>
        <w:numPr>
          <w:ilvl w:val="1"/>
          <w:numId w:val="86"/>
        </w:numPr>
        <w:rPr>
          <w:rFonts w:ascii="Calibri" w:eastAsiaTheme="majorEastAsia" w:hAnsi="Calibri" w:cs="Calibri"/>
        </w:rPr>
      </w:pPr>
      <w:r w:rsidRPr="008B6CFD">
        <w:rPr>
          <w:rFonts w:ascii="Calibri" w:eastAsiaTheme="majorEastAsia" w:hAnsi="Calibri" w:cs="Calibri"/>
        </w:rPr>
        <w:t>ACH text file</w:t>
      </w:r>
    </w:p>
    <w:p w14:paraId="78D421C5" w14:textId="77777777" w:rsidR="002F3F51" w:rsidRPr="008B6CFD" w:rsidRDefault="002F3F51" w:rsidP="007D5939">
      <w:pPr>
        <w:numPr>
          <w:ilvl w:val="1"/>
          <w:numId w:val="86"/>
        </w:numPr>
        <w:rPr>
          <w:rFonts w:ascii="Calibri" w:eastAsiaTheme="majorEastAsia" w:hAnsi="Calibri" w:cs="Calibri"/>
        </w:rPr>
      </w:pPr>
      <w:r w:rsidRPr="008B6CFD">
        <w:rPr>
          <w:rFonts w:ascii="Calibri" w:eastAsiaTheme="majorEastAsia" w:hAnsi="Calibri" w:cs="Calibri"/>
        </w:rPr>
        <w:t>XML import file</w:t>
      </w:r>
    </w:p>
    <w:p w14:paraId="7D20749B" w14:textId="77777777" w:rsidR="002F3F51" w:rsidRPr="008B6CFD" w:rsidRDefault="002F3F51" w:rsidP="007D5939">
      <w:pPr>
        <w:numPr>
          <w:ilvl w:val="0"/>
          <w:numId w:val="86"/>
        </w:numPr>
        <w:rPr>
          <w:rFonts w:ascii="Calibri" w:eastAsiaTheme="majorEastAsia" w:hAnsi="Calibri" w:cs="Calibri"/>
        </w:rPr>
      </w:pPr>
      <w:r w:rsidRPr="008B6CFD">
        <w:rPr>
          <w:rFonts w:ascii="Calibri" w:eastAsiaTheme="majorEastAsia" w:hAnsi="Calibri" w:cs="Calibri"/>
        </w:rPr>
        <w:t>Maintain field mapping to standard schema</w:t>
      </w:r>
    </w:p>
    <w:p w14:paraId="612660C2" w14:textId="77777777" w:rsidR="002F3F51" w:rsidRPr="008B6CFD" w:rsidRDefault="002F3F51" w:rsidP="007D5939">
      <w:pPr>
        <w:numPr>
          <w:ilvl w:val="0"/>
          <w:numId w:val="86"/>
        </w:numPr>
        <w:rPr>
          <w:rFonts w:ascii="Calibri" w:eastAsiaTheme="majorEastAsia" w:hAnsi="Calibri" w:cs="Calibri"/>
        </w:rPr>
      </w:pPr>
      <w:r w:rsidRPr="008B6CFD">
        <w:rPr>
          <w:rFonts w:ascii="Calibri" w:eastAsiaTheme="majorEastAsia" w:hAnsi="Calibri" w:cs="Calibri"/>
        </w:rPr>
        <w:t>Calculate source-level totals</w:t>
      </w:r>
    </w:p>
    <w:p w14:paraId="185AD576" w14:textId="77777777" w:rsidR="002F3F51" w:rsidRDefault="002F3F51" w:rsidP="007D5939">
      <w:pPr>
        <w:numPr>
          <w:ilvl w:val="0"/>
          <w:numId w:val="86"/>
        </w:numPr>
        <w:rPr>
          <w:rFonts w:ascii="Calibri" w:eastAsiaTheme="majorEastAsia" w:hAnsi="Calibri" w:cs="Calibri"/>
        </w:rPr>
      </w:pPr>
      <w:r w:rsidRPr="008B6CFD">
        <w:rPr>
          <w:rFonts w:ascii="Calibri" w:eastAsiaTheme="majorEastAsia" w:hAnsi="Calibri" w:cs="Calibri"/>
        </w:rPr>
        <w:t>Include all required banking information from PlanConnect</w:t>
      </w:r>
    </w:p>
    <w:p w14:paraId="111FF2C7" w14:textId="77777777" w:rsidR="00A65EC8" w:rsidRPr="008B6CFD" w:rsidRDefault="00A65EC8" w:rsidP="651993D2">
      <w:pPr>
        <w:rPr>
          <w:rFonts w:ascii="Calibri" w:eastAsiaTheme="majorEastAsia" w:hAnsi="Calibri" w:cs="Calibri"/>
        </w:rPr>
      </w:pPr>
    </w:p>
    <w:p w14:paraId="21AB41A3" w14:textId="6CB124F9" w:rsidR="651993D2" w:rsidRDefault="651993D2" w:rsidP="651993D2">
      <w:pPr>
        <w:rPr>
          <w:rFonts w:ascii="Calibri" w:eastAsiaTheme="majorEastAsia" w:hAnsi="Calibri" w:cs="Calibri"/>
        </w:rPr>
      </w:pPr>
    </w:p>
    <w:p w14:paraId="2CC803ED" w14:textId="770866F8" w:rsidR="651993D2" w:rsidRDefault="651993D2" w:rsidP="651993D2">
      <w:pPr>
        <w:rPr>
          <w:rFonts w:ascii="Calibri" w:eastAsiaTheme="majorEastAsia" w:hAnsi="Calibri" w:cs="Calibri"/>
        </w:rPr>
      </w:pPr>
    </w:p>
    <w:p w14:paraId="6FBBC151"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FR-014: Exception Record Handling</w:t>
      </w:r>
    </w:p>
    <w:p w14:paraId="348F694E" w14:textId="329F54F8" w:rsidR="00D732B6" w:rsidRPr="008B6CFD" w:rsidRDefault="002F3F51" w:rsidP="5C93AB0F">
      <w:pPr>
        <w:rPr>
          <w:ins w:id="161" w:author="Koushik Sinha" w:date="2026-02-02T20:16:00Z" w16du:dateUtc="2026-02-02T20:16:31Z"/>
          <w:rFonts w:ascii="Calibri" w:eastAsiaTheme="majorEastAsia" w:hAnsi="Calibri" w:cs="Calibri"/>
        </w:rPr>
      </w:pPr>
      <w:r w:rsidRPr="008B6CFD">
        <w:rPr>
          <w:rFonts w:ascii="Calibri" w:eastAsiaTheme="majorEastAsia" w:hAnsi="Calibri" w:cs="Calibri"/>
          <w:b/>
        </w:rPr>
        <w:lastRenderedPageBreak/>
        <w:t>Priority:</w:t>
      </w:r>
      <w:r w:rsidRPr="008B6CFD">
        <w:rPr>
          <w:rFonts w:ascii="Calibri" w:eastAsiaTheme="majorEastAsia" w:hAnsi="Calibri" w:cs="Calibri"/>
        </w:rPr>
        <w:t xml:space="preserve"> Critical</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properly handle exception records </w:t>
      </w:r>
    </w:p>
    <w:p w14:paraId="10F43C23" w14:textId="7E2E3001"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04B3BA00" w14:textId="77777777" w:rsidR="002F3F51" w:rsidRPr="008B6CFD" w:rsidRDefault="002F3F51" w:rsidP="007D5939">
      <w:pPr>
        <w:numPr>
          <w:ilvl w:val="0"/>
          <w:numId w:val="87"/>
        </w:numPr>
        <w:rPr>
          <w:rFonts w:ascii="Calibri" w:eastAsiaTheme="majorEastAsia" w:hAnsi="Calibri" w:cs="Calibri"/>
        </w:rPr>
      </w:pPr>
      <w:r w:rsidRPr="008B6CFD">
        <w:rPr>
          <w:rFonts w:ascii="Calibri" w:eastAsiaTheme="majorEastAsia" w:hAnsi="Calibri" w:cs="Calibri"/>
        </w:rPr>
        <w:t>Separate records with bad SSN into exception file</w:t>
      </w:r>
    </w:p>
    <w:p w14:paraId="7DF336B6" w14:textId="77777777" w:rsidR="002F3F51" w:rsidRPr="008B6CFD" w:rsidRDefault="002F3F51" w:rsidP="007D5939">
      <w:pPr>
        <w:numPr>
          <w:ilvl w:val="0"/>
          <w:numId w:val="87"/>
        </w:numPr>
        <w:rPr>
          <w:rFonts w:ascii="Calibri" w:eastAsiaTheme="majorEastAsia" w:hAnsi="Calibri" w:cs="Calibri"/>
        </w:rPr>
      </w:pPr>
      <w:r w:rsidRPr="008B6CFD">
        <w:rPr>
          <w:rFonts w:ascii="Calibri" w:eastAsiaTheme="majorEastAsia" w:hAnsi="Calibri" w:cs="Calibri"/>
        </w:rPr>
        <w:t>Calculate adjusted ACH amount excluding exceptions</w:t>
      </w:r>
    </w:p>
    <w:p w14:paraId="7686E477" w14:textId="77777777" w:rsidR="002F3F51" w:rsidRPr="008B6CFD" w:rsidRDefault="002F3F51" w:rsidP="007D5939">
      <w:pPr>
        <w:numPr>
          <w:ilvl w:val="0"/>
          <w:numId w:val="87"/>
        </w:numPr>
        <w:rPr>
          <w:rFonts w:ascii="Calibri" w:eastAsiaTheme="majorEastAsia" w:hAnsi="Calibri" w:cs="Calibri"/>
        </w:rPr>
      </w:pPr>
      <w:r w:rsidRPr="008B6CFD">
        <w:rPr>
          <w:rFonts w:ascii="Calibri" w:eastAsiaTheme="majorEastAsia" w:hAnsi="Calibri" w:cs="Calibri"/>
        </w:rPr>
        <w:t>Generate exception report for follow-up</w:t>
      </w:r>
    </w:p>
    <w:p w14:paraId="2FF7AF47" w14:textId="77777777" w:rsidR="002F3F51" w:rsidRPr="008B6CFD" w:rsidRDefault="002F3F51" w:rsidP="007D5939">
      <w:pPr>
        <w:numPr>
          <w:ilvl w:val="0"/>
          <w:numId w:val="87"/>
        </w:numPr>
        <w:rPr>
          <w:rFonts w:ascii="Calibri" w:eastAsiaTheme="majorEastAsia" w:hAnsi="Calibri" w:cs="Calibri"/>
        </w:rPr>
      </w:pPr>
      <w:r w:rsidRPr="008B6CFD">
        <w:rPr>
          <w:rFonts w:ascii="Calibri" w:eastAsiaTheme="majorEastAsia" w:hAnsi="Calibri" w:cs="Calibri"/>
        </w:rPr>
        <w:t>Track exception reasons (missing SSN, ineligible, etc.)</w:t>
      </w:r>
    </w:p>
    <w:p w14:paraId="4C0C0EFC" w14:textId="77777777" w:rsidR="002F3F51" w:rsidRPr="008B6CFD" w:rsidRDefault="002F3F51" w:rsidP="007D5939">
      <w:pPr>
        <w:numPr>
          <w:ilvl w:val="0"/>
          <w:numId w:val="87"/>
        </w:numPr>
        <w:rPr>
          <w:rFonts w:ascii="Calibri" w:eastAsiaTheme="majorEastAsia" w:hAnsi="Calibri" w:cs="Calibri"/>
        </w:rPr>
      </w:pPr>
      <w:r w:rsidRPr="008B6CFD">
        <w:rPr>
          <w:rFonts w:ascii="Calibri" w:eastAsiaTheme="majorEastAsia" w:hAnsi="Calibri" w:cs="Calibri"/>
          <w:b/>
        </w:rPr>
        <w:t>CRITICAL:</w:t>
      </w:r>
      <w:r w:rsidRPr="008B6CFD">
        <w:rPr>
          <w:rFonts w:ascii="Calibri" w:eastAsiaTheme="majorEastAsia" w:hAnsi="Calibri" w:cs="Calibri"/>
        </w:rPr>
        <w:t xml:space="preserve"> Only pull ACH amount for valid records (not full file amount)</w:t>
      </w:r>
    </w:p>
    <w:p w14:paraId="05A7AB5F"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FR-015: Output File Generation</w:t>
      </w:r>
    </w:p>
    <w:p w14:paraId="762D6B13" w14:textId="0F745D20" w:rsidR="00D732B6" w:rsidRPr="008B6CFD" w:rsidRDefault="002F3F51" w:rsidP="5C93AB0F">
      <w:pPr>
        <w:rPr>
          <w:ins w:id="162" w:author="Koushik Sinha" w:date="2026-02-02T20:16:00Z" w16du:dateUtc="2026-02-02T20:16:33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generate all required output files </w:t>
      </w:r>
    </w:p>
    <w:p w14:paraId="0C661C7A" w14:textId="367BC5A4"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445F3A4E" w14:textId="77777777" w:rsidR="002F3F51" w:rsidRPr="008B6CFD" w:rsidRDefault="002F3F51" w:rsidP="007D5939">
      <w:pPr>
        <w:numPr>
          <w:ilvl w:val="0"/>
          <w:numId w:val="88"/>
        </w:numPr>
        <w:rPr>
          <w:rFonts w:ascii="Calibri" w:eastAsiaTheme="majorEastAsia" w:hAnsi="Calibri" w:cs="Calibri"/>
        </w:rPr>
      </w:pPr>
      <w:r w:rsidRPr="008B6CFD">
        <w:rPr>
          <w:rFonts w:ascii="Calibri" w:eastAsiaTheme="majorEastAsia" w:hAnsi="Calibri" w:cs="Calibri"/>
        </w:rPr>
        <w:t>Generate files matching current naming convention</w:t>
      </w:r>
    </w:p>
    <w:p w14:paraId="144C8ED7" w14:textId="77777777" w:rsidR="002F3F51" w:rsidRPr="008B6CFD" w:rsidRDefault="002F3F51" w:rsidP="007D5939">
      <w:pPr>
        <w:numPr>
          <w:ilvl w:val="0"/>
          <w:numId w:val="88"/>
        </w:numPr>
        <w:rPr>
          <w:rFonts w:ascii="Calibri" w:eastAsiaTheme="majorEastAsia" w:hAnsi="Calibri" w:cs="Calibri"/>
        </w:rPr>
      </w:pPr>
      <w:r w:rsidRPr="008B6CFD">
        <w:rPr>
          <w:rFonts w:ascii="Calibri" w:eastAsiaTheme="majorEastAsia" w:hAnsi="Calibri" w:cs="Calibri"/>
        </w:rPr>
        <w:t>Create subfolder structure: [ClientID]/[PayFrequency]/[YYYYMMDD]/</w:t>
      </w:r>
    </w:p>
    <w:p w14:paraId="5810930A" w14:textId="77777777" w:rsidR="002F3F51" w:rsidRPr="008B6CFD" w:rsidRDefault="002F3F51" w:rsidP="007D5939">
      <w:pPr>
        <w:numPr>
          <w:ilvl w:val="0"/>
          <w:numId w:val="88"/>
        </w:numPr>
        <w:rPr>
          <w:rFonts w:ascii="Calibri" w:eastAsiaTheme="majorEastAsia" w:hAnsi="Calibri" w:cs="Calibri"/>
        </w:rPr>
      </w:pPr>
      <w:r w:rsidRPr="008B6CFD">
        <w:rPr>
          <w:rFonts w:ascii="Calibri" w:eastAsiaTheme="majorEastAsia" w:hAnsi="Calibri" w:cs="Calibri"/>
        </w:rPr>
        <w:t xml:space="preserve">Generate audit/reference files: </w:t>
      </w:r>
    </w:p>
    <w:p w14:paraId="0EE5C4AC" w14:textId="77777777" w:rsidR="002F3F51" w:rsidRPr="008B6CFD" w:rsidRDefault="002F3F51" w:rsidP="007D5939">
      <w:pPr>
        <w:numPr>
          <w:ilvl w:val="1"/>
          <w:numId w:val="88"/>
        </w:numPr>
        <w:rPr>
          <w:rFonts w:ascii="Calibri" w:eastAsiaTheme="majorEastAsia" w:hAnsi="Calibri" w:cs="Calibri"/>
        </w:rPr>
      </w:pPr>
      <w:r w:rsidRPr="008B6CFD">
        <w:rPr>
          <w:rFonts w:ascii="Calibri" w:eastAsiaTheme="majorEastAsia" w:hAnsi="Calibri" w:cs="Calibri"/>
        </w:rPr>
        <w:t>Issues report</w:t>
      </w:r>
    </w:p>
    <w:p w14:paraId="1FB6AC64" w14:textId="77777777" w:rsidR="002F3F51" w:rsidRPr="008B6CFD" w:rsidRDefault="002F3F51" w:rsidP="007D5939">
      <w:pPr>
        <w:numPr>
          <w:ilvl w:val="1"/>
          <w:numId w:val="88"/>
        </w:numPr>
        <w:rPr>
          <w:rFonts w:ascii="Calibri" w:eastAsiaTheme="majorEastAsia" w:hAnsi="Calibri" w:cs="Calibri"/>
        </w:rPr>
      </w:pPr>
      <w:r w:rsidRPr="008B6CFD">
        <w:rPr>
          <w:rFonts w:ascii="Calibri" w:eastAsiaTheme="majorEastAsia" w:hAnsi="Calibri" w:cs="Calibri"/>
        </w:rPr>
        <w:t>Bad SSN report</w:t>
      </w:r>
    </w:p>
    <w:p w14:paraId="3E002AC1" w14:textId="77777777" w:rsidR="002F3F51" w:rsidRPr="008B6CFD" w:rsidRDefault="002F3F51" w:rsidP="007D5939">
      <w:pPr>
        <w:numPr>
          <w:ilvl w:val="1"/>
          <w:numId w:val="88"/>
        </w:numPr>
        <w:rPr>
          <w:rFonts w:ascii="Calibri" w:eastAsiaTheme="majorEastAsia" w:hAnsi="Calibri" w:cs="Calibri"/>
        </w:rPr>
      </w:pPr>
      <w:r w:rsidRPr="008B6CFD">
        <w:rPr>
          <w:rFonts w:ascii="Calibri" w:eastAsiaTheme="majorEastAsia" w:hAnsi="Calibri" w:cs="Calibri"/>
        </w:rPr>
        <w:t>Warnings report</w:t>
      </w:r>
    </w:p>
    <w:p w14:paraId="27751152" w14:textId="77777777" w:rsidR="002F3F51" w:rsidRPr="008B6CFD" w:rsidRDefault="002F3F51" w:rsidP="007D5939">
      <w:pPr>
        <w:numPr>
          <w:ilvl w:val="1"/>
          <w:numId w:val="88"/>
        </w:numPr>
        <w:rPr>
          <w:rFonts w:ascii="Calibri" w:eastAsiaTheme="majorEastAsia" w:hAnsi="Calibri" w:cs="Calibri"/>
        </w:rPr>
      </w:pPr>
      <w:r w:rsidRPr="008B6CFD">
        <w:rPr>
          <w:rFonts w:ascii="Calibri" w:eastAsiaTheme="majorEastAsia" w:hAnsi="Calibri" w:cs="Calibri"/>
        </w:rPr>
        <w:t>Discrepancies report</w:t>
      </w:r>
    </w:p>
    <w:p w14:paraId="51263D25" w14:textId="77777777" w:rsidR="002F3F51" w:rsidRPr="008B6CFD" w:rsidRDefault="002F3F51" w:rsidP="007D5939">
      <w:pPr>
        <w:numPr>
          <w:ilvl w:val="1"/>
          <w:numId w:val="88"/>
        </w:numPr>
        <w:rPr>
          <w:rFonts w:ascii="Calibri" w:eastAsiaTheme="majorEastAsia" w:hAnsi="Calibri" w:cs="Calibri"/>
        </w:rPr>
      </w:pPr>
      <w:r w:rsidRPr="008B6CFD">
        <w:rPr>
          <w:rFonts w:ascii="Calibri" w:eastAsiaTheme="majorEastAsia" w:hAnsi="Calibri" w:cs="Calibri"/>
        </w:rPr>
        <w:t>Import-ready files</w:t>
      </w:r>
    </w:p>
    <w:p w14:paraId="4304A3C9"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FR-016: Duplicate Employee Consolidation</w:t>
      </w:r>
    </w:p>
    <w:p w14:paraId="508BA6D8" w14:textId="61488A57" w:rsidR="00D732B6" w:rsidRPr="008B6CFD" w:rsidRDefault="002F3F51" w:rsidP="5C93AB0F">
      <w:pPr>
        <w:rPr>
          <w:ins w:id="163" w:author="Koushik Sinha" w:date="2026-02-02T20:16:00Z" w16du:dateUtc="2026-02-02T20:16:35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consolidate duplicate employee records within a file </w:t>
      </w:r>
    </w:p>
    <w:p w14:paraId="240C2CB7" w14:textId="4AB21676"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021C2208" w14:textId="77777777" w:rsidR="002F3F51" w:rsidRPr="008B6CFD" w:rsidRDefault="002F3F51" w:rsidP="007D5939">
      <w:pPr>
        <w:numPr>
          <w:ilvl w:val="0"/>
          <w:numId w:val="89"/>
        </w:numPr>
        <w:rPr>
          <w:rFonts w:ascii="Calibri" w:eastAsiaTheme="majorEastAsia" w:hAnsi="Calibri" w:cs="Calibri"/>
        </w:rPr>
      </w:pPr>
      <w:r w:rsidRPr="008B6CFD">
        <w:rPr>
          <w:rFonts w:ascii="Calibri" w:eastAsiaTheme="majorEastAsia" w:hAnsi="Calibri" w:cs="Calibri"/>
        </w:rPr>
        <w:t>Identify duplicates by SSN within plan</w:t>
      </w:r>
    </w:p>
    <w:p w14:paraId="0C522D34" w14:textId="77777777" w:rsidR="002F3F51" w:rsidRPr="008B6CFD" w:rsidRDefault="002F3F51" w:rsidP="007D5939">
      <w:pPr>
        <w:numPr>
          <w:ilvl w:val="0"/>
          <w:numId w:val="89"/>
        </w:numPr>
        <w:rPr>
          <w:rFonts w:ascii="Calibri" w:eastAsiaTheme="majorEastAsia" w:hAnsi="Calibri" w:cs="Calibri"/>
        </w:rPr>
      </w:pPr>
      <w:r w:rsidRPr="008B6CFD">
        <w:rPr>
          <w:rFonts w:ascii="Calibri" w:eastAsiaTheme="majorEastAsia" w:hAnsi="Calibri" w:cs="Calibri"/>
        </w:rPr>
        <w:lastRenderedPageBreak/>
        <w:t xml:space="preserve">Aggregate (SUM) all numeric fields: </w:t>
      </w:r>
    </w:p>
    <w:p w14:paraId="479CE262" w14:textId="77777777" w:rsidR="002F3F51" w:rsidRPr="008B6CFD" w:rsidRDefault="002F3F51" w:rsidP="007D5939">
      <w:pPr>
        <w:numPr>
          <w:ilvl w:val="1"/>
          <w:numId w:val="89"/>
        </w:numPr>
        <w:rPr>
          <w:rFonts w:ascii="Calibri" w:eastAsiaTheme="majorEastAsia" w:hAnsi="Calibri" w:cs="Calibri"/>
        </w:rPr>
      </w:pPr>
      <w:r w:rsidRPr="008B6CFD">
        <w:rPr>
          <w:rFonts w:ascii="Calibri" w:eastAsiaTheme="majorEastAsia" w:hAnsi="Calibri" w:cs="Calibri"/>
        </w:rPr>
        <w:t>hours, salary, bonus, commissions, overtime</w:t>
      </w:r>
    </w:p>
    <w:p w14:paraId="68A5A6CD" w14:textId="77777777" w:rsidR="002F3F51" w:rsidRPr="008B6CFD" w:rsidRDefault="002F3F51" w:rsidP="007D5939">
      <w:pPr>
        <w:numPr>
          <w:ilvl w:val="1"/>
          <w:numId w:val="89"/>
        </w:numPr>
        <w:rPr>
          <w:rFonts w:ascii="Calibri" w:eastAsiaTheme="majorEastAsia" w:hAnsi="Calibri" w:cs="Calibri"/>
        </w:rPr>
      </w:pPr>
      <w:r w:rsidRPr="008B6CFD">
        <w:rPr>
          <w:rFonts w:ascii="Calibri" w:eastAsiaTheme="majorEastAsia" w:hAnsi="Calibri" w:cs="Calibri"/>
        </w:rPr>
        <w:t>deferral, rothdeferral, match, shmatch, shne, pshare</w:t>
      </w:r>
    </w:p>
    <w:p w14:paraId="35FCF5E4" w14:textId="77777777" w:rsidR="002F3F51" w:rsidRPr="008B6CFD" w:rsidRDefault="002F3F51" w:rsidP="007D5939">
      <w:pPr>
        <w:numPr>
          <w:ilvl w:val="1"/>
          <w:numId w:val="89"/>
        </w:numPr>
        <w:rPr>
          <w:rFonts w:ascii="Calibri" w:eastAsiaTheme="majorEastAsia" w:hAnsi="Calibri" w:cs="Calibri"/>
        </w:rPr>
      </w:pPr>
      <w:r w:rsidRPr="008B6CFD">
        <w:rPr>
          <w:rFonts w:ascii="Calibri" w:eastAsiaTheme="majorEastAsia" w:hAnsi="Calibri" w:cs="Calibri"/>
        </w:rPr>
        <w:t>loan, shmatchqaca, shneqaca, prevwageer, prevwageqnec, aftertax</w:t>
      </w:r>
    </w:p>
    <w:p w14:paraId="4472097D" w14:textId="77777777" w:rsidR="002F3F51" w:rsidRPr="008B6CFD" w:rsidRDefault="002F3F51" w:rsidP="007D5939">
      <w:pPr>
        <w:numPr>
          <w:ilvl w:val="1"/>
          <w:numId w:val="89"/>
        </w:numPr>
        <w:rPr>
          <w:rFonts w:ascii="Calibri" w:eastAsiaTheme="majorEastAsia" w:hAnsi="Calibri" w:cs="Calibri"/>
        </w:rPr>
      </w:pPr>
      <w:r w:rsidRPr="008B6CFD">
        <w:rPr>
          <w:rFonts w:ascii="Calibri" w:eastAsiaTheme="majorEastAsia" w:hAnsi="Calibri" w:cs="Calibri"/>
        </w:rPr>
        <w:t>grosscomp, plancomp, matchcomp, ercomp</w:t>
      </w:r>
    </w:p>
    <w:p w14:paraId="65E2DC32" w14:textId="77777777" w:rsidR="002F3F51" w:rsidRPr="008B6CFD" w:rsidRDefault="002F3F51" w:rsidP="007D5939">
      <w:pPr>
        <w:numPr>
          <w:ilvl w:val="0"/>
          <w:numId w:val="89"/>
        </w:numPr>
        <w:rPr>
          <w:rFonts w:ascii="Calibri" w:eastAsiaTheme="majorEastAsia" w:hAnsi="Calibri" w:cs="Calibri"/>
        </w:rPr>
      </w:pPr>
      <w:r w:rsidRPr="008B6CFD">
        <w:rPr>
          <w:rFonts w:ascii="Calibri" w:eastAsiaTheme="majorEastAsia" w:hAnsi="Calibri" w:cs="Calibri"/>
        </w:rPr>
        <w:t xml:space="preserve">Apply date resolution rules: </w:t>
      </w:r>
    </w:p>
    <w:p w14:paraId="4B26578F" w14:textId="77777777" w:rsidR="002F3F51" w:rsidRPr="008B6CFD" w:rsidRDefault="002F3F51" w:rsidP="007D5939">
      <w:pPr>
        <w:numPr>
          <w:ilvl w:val="1"/>
          <w:numId w:val="89"/>
        </w:numPr>
        <w:rPr>
          <w:rFonts w:ascii="Calibri" w:eastAsiaTheme="majorEastAsia" w:hAnsi="Calibri" w:cs="Calibri"/>
        </w:rPr>
      </w:pPr>
      <w:r w:rsidRPr="008B6CFD">
        <w:rPr>
          <w:rFonts w:ascii="Calibri" w:eastAsiaTheme="majorEastAsia" w:hAnsi="Calibri" w:cs="Calibri"/>
        </w:rPr>
        <w:t>Use minimum DOB</w:t>
      </w:r>
    </w:p>
    <w:p w14:paraId="18F9EA49" w14:textId="77777777" w:rsidR="002F3F51" w:rsidRPr="008B6CFD" w:rsidRDefault="002F3F51" w:rsidP="007D5939">
      <w:pPr>
        <w:numPr>
          <w:ilvl w:val="1"/>
          <w:numId w:val="89"/>
        </w:numPr>
        <w:rPr>
          <w:rFonts w:ascii="Calibri" w:eastAsiaTheme="majorEastAsia" w:hAnsi="Calibri" w:cs="Calibri"/>
        </w:rPr>
      </w:pPr>
      <w:r w:rsidRPr="008B6CFD">
        <w:rPr>
          <w:rFonts w:ascii="Calibri" w:eastAsiaTheme="majorEastAsia" w:hAnsi="Calibri" w:cs="Calibri"/>
        </w:rPr>
        <w:t>Use minimum DOH</w:t>
      </w:r>
    </w:p>
    <w:p w14:paraId="469DA41F" w14:textId="77777777" w:rsidR="002F3F51" w:rsidRPr="008B6CFD" w:rsidRDefault="002F3F51" w:rsidP="007D5939">
      <w:pPr>
        <w:numPr>
          <w:ilvl w:val="1"/>
          <w:numId w:val="89"/>
        </w:numPr>
        <w:rPr>
          <w:rFonts w:ascii="Calibri" w:eastAsiaTheme="majorEastAsia" w:hAnsi="Calibri" w:cs="Calibri"/>
        </w:rPr>
      </w:pPr>
      <w:r w:rsidRPr="008B6CFD">
        <w:rPr>
          <w:rFonts w:ascii="Calibri" w:eastAsiaTheme="majorEastAsia" w:hAnsi="Calibri" w:cs="Calibri"/>
        </w:rPr>
        <w:t>Use maximum DOT (keep null if any record is not terminated)</w:t>
      </w:r>
    </w:p>
    <w:p w14:paraId="28AE1C8B" w14:textId="77777777" w:rsidR="002F3F51" w:rsidRPr="008B6CFD" w:rsidRDefault="002F3F51" w:rsidP="007D5939">
      <w:pPr>
        <w:numPr>
          <w:ilvl w:val="1"/>
          <w:numId w:val="89"/>
        </w:numPr>
        <w:rPr>
          <w:rFonts w:ascii="Calibri" w:eastAsiaTheme="majorEastAsia" w:hAnsi="Calibri" w:cs="Calibri"/>
        </w:rPr>
      </w:pPr>
      <w:r w:rsidRPr="008B6CFD">
        <w:rPr>
          <w:rFonts w:ascii="Calibri" w:eastAsiaTheme="majorEastAsia" w:hAnsi="Calibri" w:cs="Calibri"/>
        </w:rPr>
        <w:t>Use maximum DOR</w:t>
      </w:r>
    </w:p>
    <w:p w14:paraId="3A89CDD3" w14:textId="77777777" w:rsidR="002F3F51" w:rsidRPr="008B6CFD" w:rsidRDefault="002F3F51" w:rsidP="007D5939">
      <w:pPr>
        <w:numPr>
          <w:ilvl w:val="1"/>
          <w:numId w:val="89"/>
        </w:numPr>
        <w:rPr>
          <w:rFonts w:ascii="Calibri" w:eastAsiaTheme="majorEastAsia" w:hAnsi="Calibri" w:cs="Calibri"/>
        </w:rPr>
      </w:pPr>
      <w:r w:rsidRPr="008B6CFD">
        <w:rPr>
          <w:rFonts w:ascii="Calibri" w:eastAsiaTheme="majorEastAsia" w:hAnsi="Calibri" w:cs="Calibri"/>
        </w:rPr>
        <w:t>Use maximum divdate</w:t>
      </w:r>
    </w:p>
    <w:p w14:paraId="53A9DC83" w14:textId="77777777" w:rsidR="002F3F51" w:rsidRPr="008B6CFD" w:rsidRDefault="002F3F51" w:rsidP="007D5939">
      <w:pPr>
        <w:numPr>
          <w:ilvl w:val="0"/>
          <w:numId w:val="89"/>
        </w:numPr>
        <w:rPr>
          <w:rFonts w:ascii="Calibri" w:eastAsiaTheme="majorEastAsia" w:hAnsi="Calibri" w:cs="Calibri"/>
        </w:rPr>
      </w:pPr>
      <w:r w:rsidRPr="008B6CFD">
        <w:rPr>
          <w:rFonts w:ascii="Calibri" w:eastAsiaTheme="majorEastAsia" w:hAnsi="Calibri" w:cs="Calibri"/>
        </w:rPr>
        <w:t>Handle PEO census-only records (skipexcleecoding flag)</w:t>
      </w:r>
    </w:p>
    <w:p w14:paraId="367D64A8" w14:textId="77777777" w:rsidR="002F3F51" w:rsidRPr="008B6CFD" w:rsidRDefault="002F3F51" w:rsidP="007D5939">
      <w:pPr>
        <w:numPr>
          <w:ilvl w:val="0"/>
          <w:numId w:val="89"/>
        </w:numPr>
        <w:rPr>
          <w:rFonts w:ascii="Calibri" w:eastAsiaTheme="majorEastAsia" w:hAnsi="Calibri" w:cs="Calibri"/>
        </w:rPr>
      </w:pPr>
      <w:r w:rsidRPr="008B6CFD">
        <w:rPr>
          <w:rFonts w:ascii="Calibri" w:eastAsiaTheme="majorEastAsia" w:hAnsi="Calibri" w:cs="Calibri"/>
        </w:rPr>
        <w:t>Sort priority: keep record with non-zero compensation over zero-comp record</w:t>
      </w:r>
    </w:p>
    <w:p w14:paraId="038B5D6C" w14:textId="77777777" w:rsidR="002F3F51" w:rsidRPr="008B6CFD" w:rsidRDefault="002F3F51" w:rsidP="007D5939">
      <w:pPr>
        <w:numPr>
          <w:ilvl w:val="0"/>
          <w:numId w:val="89"/>
        </w:numPr>
        <w:rPr>
          <w:rFonts w:ascii="Calibri" w:eastAsiaTheme="majorEastAsia" w:hAnsi="Calibri" w:cs="Calibri"/>
        </w:rPr>
      </w:pPr>
      <w:r w:rsidRPr="008B6CFD">
        <w:rPr>
          <w:rFonts w:ascii="Calibri" w:eastAsiaTheme="majorEastAsia" w:hAnsi="Calibri" w:cs="Calibri"/>
        </w:rPr>
        <w:t>Support MEP plan logic (aggregate by SSN across plans when applicable)</w:t>
      </w:r>
    </w:p>
    <w:p w14:paraId="148BAA4A" w14:textId="77777777" w:rsidR="002F3F51" w:rsidRPr="008B6CFD" w:rsidRDefault="002F3F51" w:rsidP="002F3F51">
      <w:pPr>
        <w:rPr>
          <w:rFonts w:ascii="Calibri" w:eastAsiaTheme="majorEastAsia" w:hAnsi="Calibri" w:cs="Calibri"/>
        </w:rPr>
      </w:pPr>
      <w:r w:rsidRPr="008B6CFD">
        <w:rPr>
          <w:rFonts w:ascii="Calibri" w:eastAsiaTheme="majorEastAsia" w:hAnsi="Calibri" w:cs="Calibri"/>
          <w:b/>
        </w:rPr>
        <w:t>Implementation Reference:</w:t>
      </w:r>
      <w:r w:rsidRPr="008B6CFD">
        <w:rPr>
          <w:rFonts w:ascii="Calibri" w:eastAsiaTheme="majorEastAsia" w:hAnsi="Calibri" w:cs="Calibri"/>
        </w:rPr>
        <w:t xml:space="preserve"> subroutine-DuplicateEmployees.do</w:t>
      </w:r>
    </w:p>
    <w:p w14:paraId="4D10993F"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FR-017: Old Terminated Employee Removal</w:t>
      </w:r>
    </w:p>
    <w:p w14:paraId="0C650C72" w14:textId="31BF33A4" w:rsidR="002F3F51" w:rsidRPr="008B6CFD" w:rsidRDefault="002F3F51" w:rsidP="5C93AB0F">
      <w:pPr>
        <w:rPr>
          <w:ins w:id="164" w:author="Koushik Sinha" w:date="2026-02-02T20:16:00Z" w16du:dateUtc="2026-02-02T20:16:37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remove </w:t>
      </w:r>
      <w:r w:rsidR="00A87524" w:rsidRPr="008B6CFD">
        <w:rPr>
          <w:rFonts w:ascii="Calibri" w:eastAsiaTheme="majorEastAsia" w:hAnsi="Calibri" w:cs="Calibri"/>
        </w:rPr>
        <w:t>old terminated</w:t>
      </w:r>
      <w:r w:rsidRPr="008B6CFD">
        <w:rPr>
          <w:rFonts w:ascii="Calibri" w:eastAsiaTheme="majorEastAsia" w:hAnsi="Calibri" w:cs="Calibri"/>
        </w:rPr>
        <w:t xml:space="preserve"> employees with no activity </w:t>
      </w:r>
    </w:p>
    <w:p w14:paraId="10D3E0DA" w14:textId="7A84946E" w:rsidR="002F3F51" w:rsidRPr="008B6CFD" w:rsidRDefault="002F3F51" w:rsidP="002F3F51">
      <w:pPr>
        <w:rPr>
          <w:rFonts w:ascii="Calibri" w:eastAsiaTheme="majorEastAsia" w:hAnsi="Calibri" w:cs="Calibri"/>
        </w:rPr>
      </w:pPr>
      <w:r w:rsidRPr="008B6CFD">
        <w:rPr>
          <w:rFonts w:ascii="Calibri" w:eastAsiaTheme="majorEastAsia" w:hAnsi="Calibri" w:cs="Calibri"/>
          <w:b/>
        </w:rPr>
        <w:t>Acceptance Criteria:</w:t>
      </w:r>
    </w:p>
    <w:p w14:paraId="2B65D24E" w14:textId="77777777" w:rsidR="002F3F51" w:rsidRPr="008B6CFD" w:rsidRDefault="002F3F51" w:rsidP="007D5939">
      <w:pPr>
        <w:numPr>
          <w:ilvl w:val="0"/>
          <w:numId w:val="90"/>
        </w:numPr>
        <w:rPr>
          <w:rFonts w:ascii="Calibri" w:eastAsiaTheme="majorEastAsia" w:hAnsi="Calibri" w:cs="Calibri"/>
        </w:rPr>
      </w:pPr>
      <w:r w:rsidRPr="008B6CFD">
        <w:rPr>
          <w:rFonts w:ascii="Calibri" w:eastAsiaTheme="majorEastAsia" w:hAnsi="Calibri" w:cs="Calibri"/>
        </w:rPr>
        <w:t xml:space="preserve">Drop records where ALL of the following are true: </w:t>
      </w:r>
    </w:p>
    <w:p w14:paraId="7C41BC45"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salary = 0</w:t>
      </w:r>
    </w:p>
    <w:p w14:paraId="00E09D47"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hours = 0</w:t>
      </w:r>
    </w:p>
    <w:p w14:paraId="43FE6A29"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deferral = 0</w:t>
      </w:r>
    </w:p>
    <w:p w14:paraId="123B77AC"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rothdeferral = 0</w:t>
      </w:r>
    </w:p>
    <w:p w14:paraId="0E6AB916"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match = 0</w:t>
      </w:r>
    </w:p>
    <w:p w14:paraId="2F4B2BED"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lastRenderedPageBreak/>
        <w:t>shmatch = 0</w:t>
      </w:r>
    </w:p>
    <w:p w14:paraId="71E10002"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shne = 0</w:t>
      </w:r>
    </w:p>
    <w:p w14:paraId="5FCA2F8E"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pshare = 0</w:t>
      </w:r>
    </w:p>
    <w:p w14:paraId="6A8F4AE7"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loan = 0</w:t>
      </w:r>
    </w:p>
    <w:p w14:paraId="1639647A"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shmatchqaca = 0</w:t>
      </w:r>
    </w:p>
    <w:p w14:paraId="32D046A8"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shneqaca = 0</w:t>
      </w:r>
    </w:p>
    <w:p w14:paraId="7B33668E"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prevwageer = 0</w:t>
      </w:r>
    </w:p>
    <w:p w14:paraId="7DF25962"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prevwageqnec = 0</w:t>
      </w:r>
    </w:p>
    <w:p w14:paraId="555BF1EC" w14:textId="77777777" w:rsidR="002F3F51" w:rsidRPr="008B6CFD" w:rsidRDefault="002F3F51" w:rsidP="007D5939">
      <w:pPr>
        <w:numPr>
          <w:ilvl w:val="1"/>
          <w:numId w:val="90"/>
        </w:numPr>
        <w:rPr>
          <w:rFonts w:ascii="Calibri" w:eastAsiaTheme="majorEastAsia" w:hAnsi="Calibri" w:cs="Calibri"/>
        </w:rPr>
      </w:pPr>
      <w:r w:rsidRPr="008B6CFD">
        <w:rPr>
          <w:rFonts w:ascii="Calibri" w:eastAsiaTheme="majorEastAsia" w:hAnsi="Calibri" w:cs="Calibri"/>
        </w:rPr>
        <w:t>DOT &lt; (payroll date - 180 days)</w:t>
      </w:r>
    </w:p>
    <w:p w14:paraId="435CC52C" w14:textId="77777777" w:rsidR="002F3F51" w:rsidRPr="008B6CFD" w:rsidRDefault="002F3F51" w:rsidP="007D5939">
      <w:pPr>
        <w:numPr>
          <w:ilvl w:val="0"/>
          <w:numId w:val="90"/>
        </w:numPr>
        <w:rPr>
          <w:rFonts w:ascii="Calibri" w:eastAsiaTheme="majorEastAsia" w:hAnsi="Calibri" w:cs="Calibri"/>
        </w:rPr>
      </w:pPr>
      <w:r w:rsidRPr="008B6CFD">
        <w:rPr>
          <w:rFonts w:ascii="Calibri" w:eastAsiaTheme="majorEastAsia" w:hAnsi="Calibri" w:cs="Calibri"/>
        </w:rPr>
        <w:t>Log dropped records for audit trail</w:t>
      </w:r>
    </w:p>
    <w:p w14:paraId="59050C0A" w14:textId="77777777" w:rsidR="002F3F51" w:rsidRDefault="002F3F51" w:rsidP="002F3F51">
      <w:pPr>
        <w:rPr>
          <w:rFonts w:ascii="Calibri" w:eastAsiaTheme="majorEastAsia" w:hAnsi="Calibri" w:cs="Calibri"/>
        </w:rPr>
      </w:pPr>
      <w:r w:rsidRPr="008B6CFD">
        <w:rPr>
          <w:rFonts w:ascii="Calibri" w:eastAsiaTheme="majorEastAsia" w:hAnsi="Calibri" w:cs="Calibri"/>
          <w:b/>
        </w:rPr>
        <w:t>Implementation Reference:</w:t>
      </w:r>
      <w:r w:rsidRPr="008B6CFD">
        <w:rPr>
          <w:rFonts w:ascii="Calibri" w:eastAsiaTheme="majorEastAsia" w:hAnsi="Calibri" w:cs="Calibri"/>
        </w:rPr>
        <w:t xml:space="preserve"> Pattern from client do files:</w:t>
      </w:r>
    </w:p>
    <w:tbl>
      <w:tblPr>
        <w:tblStyle w:val="TableGrid"/>
        <w:tblW w:w="0" w:type="auto"/>
        <w:shd w:val="clear" w:color="auto" w:fill="E8E8E8" w:themeFill="background2"/>
        <w:tblLook w:val="04A0" w:firstRow="1" w:lastRow="0" w:firstColumn="1" w:lastColumn="0" w:noHBand="0" w:noVBand="1"/>
      </w:tblPr>
      <w:tblGrid>
        <w:gridCol w:w="9350"/>
      </w:tblGrid>
      <w:tr w:rsidR="00442418" w14:paraId="2675C1B5" w14:textId="77777777" w:rsidTr="00442418">
        <w:tc>
          <w:tcPr>
            <w:tcW w:w="9350" w:type="dxa"/>
            <w:shd w:val="clear" w:color="auto" w:fill="E8E8E8" w:themeFill="background2"/>
          </w:tcPr>
          <w:p w14:paraId="6B544822" w14:textId="77777777" w:rsidR="00442418" w:rsidRPr="008B6CFD" w:rsidRDefault="00442418" w:rsidP="00442418">
            <w:pPr>
              <w:spacing w:after="160" w:line="279" w:lineRule="auto"/>
              <w:rPr>
                <w:rFonts w:ascii="Calibri" w:eastAsiaTheme="majorEastAsia" w:hAnsi="Calibri" w:cs="Calibri"/>
              </w:rPr>
            </w:pPr>
            <w:r w:rsidRPr="008B6CFD">
              <w:rPr>
                <w:rFonts w:ascii="Calibri" w:eastAsiaTheme="majorEastAsia" w:hAnsi="Calibri" w:cs="Calibri"/>
              </w:rPr>
              <w:t>stata</w:t>
            </w:r>
          </w:p>
          <w:p w14:paraId="1B6021C3" w14:textId="77777777" w:rsidR="00442418" w:rsidRPr="008B6CFD" w:rsidRDefault="00442418" w:rsidP="00442418">
            <w:pPr>
              <w:spacing w:after="160" w:line="279" w:lineRule="auto"/>
              <w:rPr>
                <w:rFonts w:ascii="Calibri" w:eastAsiaTheme="majorEastAsia" w:hAnsi="Calibri" w:cs="Calibri"/>
              </w:rPr>
            </w:pPr>
            <w:r w:rsidRPr="008B6CFD">
              <w:rPr>
                <w:rFonts w:ascii="Calibri" w:eastAsiaTheme="majorEastAsia" w:hAnsi="Calibri" w:cs="Calibri"/>
              </w:rPr>
              <w:t>drop if salary==0 &amp; hours==0 &amp; deferral==0 &amp; rothdeferral==0 &amp; match==0 &amp; shmatch==0 &amp; shne==0 &amp; pshare==0 &amp; loan==0 &amp; shmatchqaca==0 &amp; shneqaca==0 &amp; prevwageer==0 &amp; prevwageqnec==0 &amp; dot&lt;payroll-180</w:t>
            </w:r>
          </w:p>
          <w:p w14:paraId="0E81D930" w14:textId="77777777" w:rsidR="00442418" w:rsidRDefault="00442418" w:rsidP="008B6CFD">
            <w:pPr>
              <w:rPr>
                <w:rFonts w:ascii="Calibri" w:eastAsiaTheme="majorEastAsia" w:hAnsi="Calibri" w:cs="Calibri"/>
              </w:rPr>
            </w:pPr>
          </w:p>
        </w:tc>
      </w:tr>
    </w:tbl>
    <w:p w14:paraId="4DFB408F" w14:textId="77777777" w:rsidR="00D732B6" w:rsidRPr="008B6CFD" w:rsidRDefault="00D732B6" w:rsidP="002F3F51">
      <w:pPr>
        <w:rPr>
          <w:rFonts w:ascii="Calibri" w:eastAsiaTheme="majorEastAsia" w:hAnsi="Calibri" w:cs="Calibri"/>
        </w:rPr>
      </w:pPr>
    </w:p>
    <w:p w14:paraId="4B0EAAA9"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FR-018: Negative Contribution Handling</w:t>
      </w:r>
    </w:p>
    <w:p w14:paraId="5DD8F770" w14:textId="20028E7B" w:rsidR="00D732B6" w:rsidRPr="008B6CFD" w:rsidRDefault="002F3F51" w:rsidP="5C93AB0F">
      <w:pPr>
        <w:rPr>
          <w:ins w:id="165" w:author="Koushik Sinha" w:date="2026-02-02T20:16:00Z" w16du:dateUtc="2026-02-02T20:16:41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handle negative contribution amounts </w:t>
      </w:r>
    </w:p>
    <w:p w14:paraId="0CB5FC59" w14:textId="7CA77D66"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3C9EABD6" w14:textId="77777777" w:rsidR="002F3F51" w:rsidRPr="008B6CFD" w:rsidRDefault="002F3F51" w:rsidP="007D5939">
      <w:pPr>
        <w:numPr>
          <w:ilvl w:val="0"/>
          <w:numId w:val="91"/>
        </w:numPr>
        <w:rPr>
          <w:rFonts w:ascii="Calibri" w:eastAsiaTheme="majorEastAsia" w:hAnsi="Calibri" w:cs="Calibri"/>
        </w:rPr>
      </w:pPr>
      <w:r w:rsidRPr="008B6CFD">
        <w:rPr>
          <w:rFonts w:ascii="Calibri" w:eastAsiaTheme="majorEastAsia" w:hAnsi="Calibri" w:cs="Calibri"/>
        </w:rPr>
        <w:t xml:space="preserve">Zero out negative values for all contribution fields: </w:t>
      </w:r>
    </w:p>
    <w:p w14:paraId="2E3311DA" w14:textId="77777777" w:rsidR="002F3F51" w:rsidRPr="008B6CFD" w:rsidRDefault="002F3F51" w:rsidP="007D5939">
      <w:pPr>
        <w:numPr>
          <w:ilvl w:val="1"/>
          <w:numId w:val="91"/>
        </w:numPr>
        <w:rPr>
          <w:rFonts w:ascii="Calibri" w:eastAsiaTheme="majorEastAsia" w:hAnsi="Calibri" w:cs="Calibri"/>
        </w:rPr>
      </w:pPr>
      <w:r w:rsidRPr="008B6CFD">
        <w:rPr>
          <w:rFonts w:ascii="Calibri" w:eastAsiaTheme="majorEastAsia" w:hAnsi="Calibri" w:cs="Calibri"/>
        </w:rPr>
        <w:t>deferral, rothdeferral, match, shmatch, shne, pshare</w:t>
      </w:r>
    </w:p>
    <w:p w14:paraId="78409B41" w14:textId="77777777" w:rsidR="002F3F51" w:rsidRPr="008B6CFD" w:rsidRDefault="002F3F51" w:rsidP="007D5939">
      <w:pPr>
        <w:numPr>
          <w:ilvl w:val="1"/>
          <w:numId w:val="91"/>
        </w:numPr>
        <w:rPr>
          <w:rFonts w:ascii="Calibri" w:eastAsiaTheme="majorEastAsia" w:hAnsi="Calibri" w:cs="Calibri"/>
        </w:rPr>
      </w:pPr>
      <w:r w:rsidRPr="008B6CFD">
        <w:rPr>
          <w:rFonts w:ascii="Calibri" w:eastAsiaTheme="majorEastAsia" w:hAnsi="Calibri" w:cs="Calibri"/>
        </w:rPr>
        <w:t>loan, shmatchqaca, shneqaca, prevwageer, prevwageqnec, aftertax</w:t>
      </w:r>
    </w:p>
    <w:p w14:paraId="6190FC41" w14:textId="77777777" w:rsidR="002F3F51" w:rsidRPr="008B6CFD" w:rsidRDefault="002F3F51" w:rsidP="007D5939">
      <w:pPr>
        <w:numPr>
          <w:ilvl w:val="0"/>
          <w:numId w:val="91"/>
        </w:numPr>
        <w:rPr>
          <w:rFonts w:ascii="Calibri" w:eastAsiaTheme="majorEastAsia" w:hAnsi="Calibri" w:cs="Calibri"/>
        </w:rPr>
      </w:pPr>
      <w:r w:rsidRPr="008B6CFD">
        <w:rPr>
          <w:rFonts w:ascii="Calibri" w:eastAsiaTheme="majorEastAsia" w:hAnsi="Calibri" w:cs="Calibri"/>
        </w:rPr>
        <w:t>Flag records with negative contributions in Warnings report</w:t>
      </w:r>
      <w:commentRangeStart w:id="166"/>
      <w:commentRangeEnd w:id="166"/>
      <w:r w:rsidRPr="008B6CFD">
        <w:rPr>
          <w:rStyle w:val="CommentReference"/>
          <w:rFonts w:ascii="Calibri" w:eastAsiaTheme="majorEastAsia" w:hAnsi="Calibri" w:cs="Calibri"/>
          <w:sz w:val="24"/>
          <w:szCs w:val="24"/>
        </w:rPr>
        <w:commentReference w:id="166"/>
      </w:r>
    </w:p>
    <w:p w14:paraId="122A3C55" w14:textId="77777777" w:rsidR="002F3F51" w:rsidRPr="008B6CFD" w:rsidRDefault="002F3F51" w:rsidP="007D5939">
      <w:pPr>
        <w:numPr>
          <w:ilvl w:val="0"/>
          <w:numId w:val="91"/>
        </w:numPr>
        <w:rPr>
          <w:rFonts w:ascii="Calibri" w:eastAsiaTheme="majorEastAsia" w:hAnsi="Calibri" w:cs="Calibri"/>
        </w:rPr>
      </w:pPr>
      <w:r w:rsidRPr="008B6CFD">
        <w:rPr>
          <w:rFonts w:ascii="Calibri" w:eastAsiaTheme="majorEastAsia" w:hAnsi="Calibri" w:cs="Calibri"/>
        </w:rPr>
        <w:t>Set NegativeSourceInd flag in ACH output when any source is negative</w:t>
      </w:r>
    </w:p>
    <w:p w14:paraId="79593FE0" w14:textId="77777777" w:rsidR="002F3F51" w:rsidRPr="008B6CFD" w:rsidRDefault="002F3F51" w:rsidP="007D5939">
      <w:pPr>
        <w:numPr>
          <w:ilvl w:val="0"/>
          <w:numId w:val="91"/>
        </w:numPr>
        <w:rPr>
          <w:rFonts w:ascii="Calibri" w:eastAsiaTheme="majorEastAsia" w:hAnsi="Calibri" w:cs="Calibri"/>
        </w:rPr>
      </w:pPr>
      <w:r w:rsidRPr="008B6CFD">
        <w:rPr>
          <w:rFonts w:ascii="Calibri" w:eastAsiaTheme="majorEastAsia" w:hAnsi="Calibri" w:cs="Calibri"/>
        </w:rPr>
        <w:lastRenderedPageBreak/>
        <w:t>Preserve negative values in Issues report for visibility</w:t>
      </w:r>
    </w:p>
    <w:p w14:paraId="6FF45AA6" w14:textId="77777777" w:rsidR="002F3F51" w:rsidRDefault="002F3F51" w:rsidP="002F3F51">
      <w:pPr>
        <w:rPr>
          <w:rFonts w:ascii="Calibri" w:eastAsiaTheme="majorEastAsia" w:hAnsi="Calibri" w:cs="Calibri"/>
        </w:rPr>
      </w:pPr>
      <w:r w:rsidRPr="008B6CFD">
        <w:rPr>
          <w:rFonts w:ascii="Calibri" w:eastAsiaTheme="majorEastAsia" w:hAnsi="Calibri" w:cs="Calibri"/>
          <w:b/>
        </w:rPr>
        <w:t>Implementation Reference:</w:t>
      </w:r>
      <w:r w:rsidRPr="008B6CFD">
        <w:rPr>
          <w:rFonts w:ascii="Calibri" w:eastAsiaTheme="majorEastAsia" w:hAnsi="Calibri" w:cs="Calibri"/>
        </w:rPr>
        <w:t xml:space="preserve"> subroutine-negativepayroll.do</w:t>
      </w:r>
    </w:p>
    <w:p w14:paraId="173695EC" w14:textId="77777777" w:rsidR="444BEF9A" w:rsidRPr="008B6CFD" w:rsidRDefault="444BEF9A" w:rsidP="651993D2">
      <w:pPr>
        <w:rPr>
          <w:rFonts w:ascii="Calibri" w:eastAsiaTheme="majorEastAsia" w:hAnsi="Calibri" w:cs="Calibri"/>
        </w:rPr>
      </w:pPr>
    </w:p>
    <w:p w14:paraId="2F6DA79F" w14:textId="1F102547" w:rsidR="651993D2" w:rsidRDefault="651993D2" w:rsidP="651993D2">
      <w:pPr>
        <w:rPr>
          <w:rFonts w:ascii="Calibri" w:eastAsiaTheme="majorEastAsia" w:hAnsi="Calibri" w:cs="Calibri"/>
        </w:rPr>
      </w:pPr>
    </w:p>
    <w:p w14:paraId="0C469043"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FR-019: Hours Auto-Calculation</w:t>
      </w:r>
    </w:p>
    <w:p w14:paraId="74D87D72" w14:textId="1FCD6E9A" w:rsidR="00D732B6" w:rsidRPr="008B6CFD" w:rsidRDefault="002F3F51" w:rsidP="5C93AB0F">
      <w:pPr>
        <w:rPr>
          <w:ins w:id="167" w:author="Koushik Sinha" w:date="2026-02-02T20:16:00Z" w16du:dateUtc="2026-02-02T20:16:43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Medium</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estimate hours when missing but compensation exists </w:t>
      </w:r>
    </w:p>
    <w:p w14:paraId="0A191ADB" w14:textId="1DDC9030"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00280619" w14:textId="77777777" w:rsidR="002F3F51" w:rsidRPr="008B6CFD" w:rsidRDefault="002F3F51" w:rsidP="007D5939">
      <w:pPr>
        <w:numPr>
          <w:ilvl w:val="0"/>
          <w:numId w:val="92"/>
        </w:numPr>
        <w:rPr>
          <w:rFonts w:ascii="Calibri" w:eastAsiaTheme="majorEastAsia" w:hAnsi="Calibri" w:cs="Calibri"/>
        </w:rPr>
      </w:pPr>
      <w:r w:rsidRPr="008B6CFD">
        <w:rPr>
          <w:rFonts w:ascii="Calibri" w:eastAsiaTheme="majorEastAsia" w:hAnsi="Calibri" w:cs="Calibri"/>
        </w:rPr>
        <w:t>Calculate estimated hours as: (salary + commissions + overtime) / 10</w:t>
      </w:r>
    </w:p>
    <w:p w14:paraId="1A7EABF3" w14:textId="77777777" w:rsidR="002F3F51" w:rsidRPr="008B6CFD" w:rsidRDefault="002F3F51" w:rsidP="007D5939">
      <w:pPr>
        <w:numPr>
          <w:ilvl w:val="0"/>
          <w:numId w:val="92"/>
        </w:numPr>
        <w:rPr>
          <w:rFonts w:ascii="Calibri" w:eastAsiaTheme="majorEastAsia" w:hAnsi="Calibri" w:cs="Calibri"/>
        </w:rPr>
      </w:pPr>
      <w:r w:rsidRPr="008B6CFD">
        <w:rPr>
          <w:rFonts w:ascii="Calibri" w:eastAsiaTheme="majorEastAsia" w:hAnsi="Calibri" w:cs="Calibri"/>
        </w:rPr>
        <w:t xml:space="preserve">Apply maximum caps by pay frequency: </w:t>
      </w:r>
    </w:p>
    <w:p w14:paraId="08974BF8" w14:textId="77777777" w:rsidR="002F3F51" w:rsidRPr="008B6CFD" w:rsidRDefault="002F3F51" w:rsidP="007D5939">
      <w:pPr>
        <w:numPr>
          <w:ilvl w:val="1"/>
          <w:numId w:val="92"/>
        </w:numPr>
        <w:rPr>
          <w:rFonts w:ascii="Calibri" w:eastAsiaTheme="majorEastAsia" w:hAnsi="Calibri" w:cs="Calibri"/>
        </w:rPr>
      </w:pPr>
      <w:r w:rsidRPr="008B6CFD">
        <w:rPr>
          <w:rFonts w:ascii="Calibri" w:eastAsiaTheme="majorEastAsia" w:hAnsi="Calibri" w:cs="Calibri"/>
        </w:rPr>
        <w:t>Weekly (W): cap at 45 hours</w:t>
      </w:r>
    </w:p>
    <w:p w14:paraId="2F4A1DE7" w14:textId="77777777" w:rsidR="002F3F51" w:rsidRPr="008B6CFD" w:rsidRDefault="002F3F51" w:rsidP="007D5939">
      <w:pPr>
        <w:numPr>
          <w:ilvl w:val="1"/>
          <w:numId w:val="92"/>
        </w:numPr>
        <w:rPr>
          <w:rFonts w:ascii="Calibri" w:eastAsiaTheme="majorEastAsia" w:hAnsi="Calibri" w:cs="Calibri"/>
        </w:rPr>
      </w:pPr>
      <w:r w:rsidRPr="008B6CFD">
        <w:rPr>
          <w:rFonts w:ascii="Calibri" w:eastAsiaTheme="majorEastAsia" w:hAnsi="Calibri" w:cs="Calibri"/>
        </w:rPr>
        <w:t>Bi-Weekly (B) or blank: cap at 90 hours</w:t>
      </w:r>
    </w:p>
    <w:p w14:paraId="4969E46A" w14:textId="77777777" w:rsidR="002F3F51" w:rsidRPr="008B6CFD" w:rsidRDefault="002F3F51" w:rsidP="007D5939">
      <w:pPr>
        <w:numPr>
          <w:ilvl w:val="1"/>
          <w:numId w:val="92"/>
        </w:numPr>
        <w:rPr>
          <w:rFonts w:ascii="Calibri" w:eastAsiaTheme="majorEastAsia" w:hAnsi="Calibri" w:cs="Calibri"/>
        </w:rPr>
      </w:pPr>
      <w:r w:rsidRPr="008B6CFD">
        <w:rPr>
          <w:rFonts w:ascii="Calibri" w:eastAsiaTheme="majorEastAsia" w:hAnsi="Calibri" w:cs="Calibri"/>
        </w:rPr>
        <w:t>Semi-Monthly (S): cap at 95 hours</w:t>
      </w:r>
    </w:p>
    <w:p w14:paraId="7E6C9D15" w14:textId="77777777" w:rsidR="002F3F51" w:rsidRPr="008B6CFD" w:rsidRDefault="002F3F51" w:rsidP="007D5939">
      <w:pPr>
        <w:numPr>
          <w:ilvl w:val="1"/>
          <w:numId w:val="92"/>
        </w:numPr>
        <w:rPr>
          <w:rFonts w:ascii="Calibri" w:eastAsiaTheme="majorEastAsia" w:hAnsi="Calibri" w:cs="Calibri"/>
        </w:rPr>
      </w:pPr>
      <w:r w:rsidRPr="008B6CFD">
        <w:rPr>
          <w:rFonts w:ascii="Calibri" w:eastAsiaTheme="majorEastAsia" w:hAnsi="Calibri" w:cs="Calibri"/>
        </w:rPr>
        <w:t>Monthly (M): cap at 190 hours</w:t>
      </w:r>
    </w:p>
    <w:p w14:paraId="27D32205" w14:textId="77777777" w:rsidR="002F3F51" w:rsidRPr="008B6CFD" w:rsidRDefault="002F3F51" w:rsidP="007D5939">
      <w:pPr>
        <w:numPr>
          <w:ilvl w:val="0"/>
          <w:numId w:val="92"/>
        </w:numPr>
        <w:rPr>
          <w:rFonts w:ascii="Calibri" w:eastAsiaTheme="majorEastAsia" w:hAnsi="Calibri" w:cs="Calibri"/>
        </w:rPr>
      </w:pPr>
      <w:r w:rsidRPr="008B6CFD">
        <w:rPr>
          <w:rFonts w:ascii="Calibri" w:eastAsiaTheme="majorEastAsia" w:hAnsi="Calibri" w:cs="Calibri"/>
        </w:rPr>
        <w:t>Only apply when hours = 0 and compensation &gt; 0</w:t>
      </w:r>
    </w:p>
    <w:p w14:paraId="69CCE92A" w14:textId="77777777" w:rsidR="002F3F51" w:rsidRPr="008B6CFD" w:rsidRDefault="002F3F51" w:rsidP="007D5939">
      <w:pPr>
        <w:numPr>
          <w:ilvl w:val="0"/>
          <w:numId w:val="92"/>
        </w:numPr>
        <w:rPr>
          <w:rFonts w:ascii="Calibri" w:eastAsiaTheme="majorEastAsia" w:hAnsi="Calibri" w:cs="Calibri"/>
        </w:rPr>
      </w:pPr>
      <w:r w:rsidRPr="008B6CFD">
        <w:rPr>
          <w:rFonts w:ascii="Calibri" w:eastAsiaTheme="majorEastAsia" w:hAnsi="Calibri" w:cs="Calibri"/>
        </w:rPr>
        <w:t>Set hours to 0 when hours &gt; 0 but compensation = 0 (bonus-only pay)</w:t>
      </w:r>
    </w:p>
    <w:p w14:paraId="7519D7CE" w14:textId="77777777" w:rsidR="002F3F51" w:rsidRPr="008B6CFD" w:rsidRDefault="002F3F51" w:rsidP="002F3F51">
      <w:pPr>
        <w:rPr>
          <w:rFonts w:ascii="Calibri" w:eastAsiaTheme="majorEastAsia" w:hAnsi="Calibri" w:cs="Calibri"/>
        </w:rPr>
      </w:pPr>
      <w:r w:rsidRPr="008B6CFD">
        <w:rPr>
          <w:rFonts w:ascii="Calibri" w:eastAsiaTheme="majorEastAsia" w:hAnsi="Calibri" w:cs="Calibri"/>
          <w:b/>
        </w:rPr>
        <w:t>Implementation Reference:</w:t>
      </w:r>
      <w:r w:rsidRPr="008B6CFD">
        <w:rPr>
          <w:rFonts w:ascii="Calibri" w:eastAsiaTheme="majorEastAsia" w:hAnsi="Calibri" w:cs="Calibri"/>
        </w:rPr>
        <w:t xml:space="preserve"> subroutine-fixinghours.do</w:t>
      </w:r>
    </w:p>
    <w:p w14:paraId="7B78FB15" w14:textId="77777777" w:rsidR="002F3F51" w:rsidRPr="008B6CFD" w:rsidRDefault="002F3F51" w:rsidP="00ED57A2">
      <w:pPr>
        <w:pStyle w:val="Heading3"/>
      </w:pPr>
      <w:bookmarkStart w:id="168" w:name="_Toc220763489"/>
      <w:r w:rsidRPr="008B6CFD">
        <w:t>4.5 ACH Processing Requirements</w:t>
      </w:r>
      <w:bookmarkEnd w:id="168"/>
    </w:p>
    <w:p w14:paraId="6B456191"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FR-020: ACH File Creation</w:t>
      </w:r>
    </w:p>
    <w:p w14:paraId="7476EF50" w14:textId="2155C940" w:rsidR="00D732B6" w:rsidRPr="008B6CFD" w:rsidRDefault="002F3F51" w:rsidP="5C93AB0F">
      <w:pPr>
        <w:rPr>
          <w:ins w:id="169" w:author="Koushik Sinha" w:date="2026-02-02T20:16:00Z" w16du:dateUtc="2026-02-02T20:16:55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create properly formatted ACH files</w:t>
      </w:r>
      <w:r w:rsidR="008B6CFD" w:rsidRPr="008B6CFD">
        <w:rPr>
          <w:rFonts w:ascii="Calibri" w:eastAsiaTheme="majorEastAsia" w:hAnsi="Calibri" w:cs="Calibri"/>
        </w:rPr>
        <w:t xml:space="preserve"> </w:t>
      </w:r>
    </w:p>
    <w:p w14:paraId="5FBCEB24" w14:textId="736B8CEA"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6D959A78" w14:textId="77777777" w:rsidR="002F3F51" w:rsidRPr="008B6CFD" w:rsidRDefault="002F3F51" w:rsidP="007D5939">
      <w:pPr>
        <w:numPr>
          <w:ilvl w:val="0"/>
          <w:numId w:val="93"/>
        </w:numPr>
        <w:rPr>
          <w:rFonts w:ascii="Calibri" w:eastAsiaTheme="majorEastAsia" w:hAnsi="Calibri" w:cs="Calibri"/>
        </w:rPr>
      </w:pPr>
      <w:r w:rsidRPr="008B6CFD">
        <w:rPr>
          <w:rFonts w:ascii="Calibri" w:eastAsiaTheme="majorEastAsia" w:hAnsi="Calibri" w:cs="Calibri"/>
        </w:rPr>
        <w:t>Generate ACH text file with standard format</w:t>
      </w:r>
    </w:p>
    <w:p w14:paraId="1F53D7FF" w14:textId="77777777" w:rsidR="002F3F51" w:rsidRPr="008B6CFD" w:rsidRDefault="002F3F51" w:rsidP="007D5939">
      <w:pPr>
        <w:numPr>
          <w:ilvl w:val="0"/>
          <w:numId w:val="93"/>
        </w:numPr>
        <w:rPr>
          <w:rFonts w:ascii="Calibri" w:eastAsiaTheme="majorEastAsia" w:hAnsi="Calibri" w:cs="Calibri"/>
        </w:rPr>
      </w:pPr>
      <w:r w:rsidRPr="008B6CFD">
        <w:rPr>
          <w:rFonts w:ascii="Calibri" w:eastAsiaTheme="majorEastAsia" w:hAnsi="Calibri" w:cs="Calibri"/>
        </w:rPr>
        <w:t>Include plan identification</w:t>
      </w:r>
    </w:p>
    <w:p w14:paraId="6E92026A" w14:textId="63BB419B" w:rsidR="002F3F51" w:rsidRPr="008B6CFD" w:rsidRDefault="002F3F51" w:rsidP="007D5939">
      <w:pPr>
        <w:numPr>
          <w:ilvl w:val="0"/>
          <w:numId w:val="93"/>
        </w:numPr>
        <w:rPr>
          <w:rFonts w:ascii="Calibri" w:eastAsiaTheme="majorEastAsia" w:hAnsi="Calibri" w:cs="Calibri"/>
        </w:rPr>
      </w:pPr>
      <w:commentRangeStart w:id="170"/>
      <w:r w:rsidRPr="008B6CFD">
        <w:rPr>
          <w:rFonts w:ascii="Calibri" w:eastAsiaTheme="majorEastAsia" w:hAnsi="Calibri" w:cs="Calibri"/>
        </w:rPr>
        <w:t>Include banking information (pulled from PlanConnect</w:t>
      </w:r>
      <w:r w:rsidR="008B6CFD" w:rsidRPr="008B6CFD">
        <w:rPr>
          <w:rFonts w:ascii="Calibri" w:eastAsiaTheme="majorEastAsia" w:hAnsi="Calibri" w:cs="Calibri"/>
        </w:rPr>
        <w:t xml:space="preserve"> via Token Service</w:t>
      </w:r>
      <w:r w:rsidRPr="008B6CFD">
        <w:rPr>
          <w:rFonts w:ascii="Calibri" w:eastAsiaTheme="majorEastAsia" w:hAnsi="Calibri" w:cs="Calibri"/>
        </w:rPr>
        <w:t>)</w:t>
      </w:r>
      <w:commentRangeEnd w:id="170"/>
      <w:r w:rsidR="00611B7D" w:rsidRPr="008B6CFD">
        <w:rPr>
          <w:rStyle w:val="CommentReference"/>
          <w:rFonts w:ascii="Calibri" w:eastAsiaTheme="majorEastAsia" w:hAnsi="Calibri" w:cs="Calibri"/>
          <w:sz w:val="24"/>
          <w:szCs w:val="24"/>
        </w:rPr>
        <w:commentReference w:id="170"/>
      </w:r>
    </w:p>
    <w:p w14:paraId="72737FDC" w14:textId="77777777" w:rsidR="002F3F51" w:rsidRPr="008B6CFD" w:rsidRDefault="002F3F51" w:rsidP="007D5939">
      <w:pPr>
        <w:numPr>
          <w:ilvl w:val="0"/>
          <w:numId w:val="93"/>
        </w:numPr>
        <w:rPr>
          <w:rFonts w:ascii="Calibri" w:eastAsiaTheme="majorEastAsia" w:hAnsi="Calibri" w:cs="Calibri"/>
        </w:rPr>
      </w:pPr>
      <w:r w:rsidRPr="008B6CFD">
        <w:rPr>
          <w:rFonts w:ascii="Calibri" w:eastAsiaTheme="majorEastAsia" w:hAnsi="Calibri" w:cs="Calibri"/>
        </w:rPr>
        <w:lastRenderedPageBreak/>
        <w:t>Calculate amounts by contribution source</w:t>
      </w:r>
    </w:p>
    <w:p w14:paraId="53FD15BA" w14:textId="77777777" w:rsidR="002F3F51" w:rsidRDefault="002F3F51" w:rsidP="007D5939">
      <w:pPr>
        <w:numPr>
          <w:ilvl w:val="0"/>
          <w:numId w:val="93"/>
        </w:numPr>
        <w:rPr>
          <w:rFonts w:ascii="Calibri" w:eastAsiaTheme="majorEastAsia" w:hAnsi="Calibri" w:cs="Calibri"/>
        </w:rPr>
      </w:pPr>
      <w:r w:rsidRPr="008B6CFD">
        <w:rPr>
          <w:rFonts w:ascii="Calibri" w:eastAsiaTheme="majorEastAsia" w:hAnsi="Calibri" w:cs="Calibri"/>
        </w:rPr>
        <w:t>Support multiple custodians (Matrix, Mid Atlantic, Schwab)</w:t>
      </w:r>
    </w:p>
    <w:p w14:paraId="7F8A2FF8" w14:textId="77777777" w:rsidR="00442418" w:rsidRDefault="00442418" w:rsidP="00442418">
      <w:pPr>
        <w:rPr>
          <w:rFonts w:ascii="Calibri" w:eastAsiaTheme="majorEastAsia" w:hAnsi="Calibri" w:cs="Calibri"/>
        </w:rPr>
      </w:pPr>
    </w:p>
    <w:p w14:paraId="279A001D" w14:textId="77777777" w:rsidR="00442418" w:rsidRDefault="00442418" w:rsidP="00442418">
      <w:pPr>
        <w:rPr>
          <w:rFonts w:ascii="Calibri" w:eastAsiaTheme="majorEastAsia" w:hAnsi="Calibri" w:cs="Calibri"/>
        </w:rPr>
      </w:pPr>
    </w:p>
    <w:p w14:paraId="46406F1A" w14:textId="77777777" w:rsidR="00442418" w:rsidRPr="008B6CFD" w:rsidRDefault="00442418" w:rsidP="00442418">
      <w:pPr>
        <w:rPr>
          <w:rFonts w:ascii="Calibri" w:eastAsiaTheme="majorEastAsia" w:hAnsi="Calibri" w:cs="Calibri"/>
        </w:rPr>
      </w:pPr>
    </w:p>
    <w:p w14:paraId="2F3775AF" w14:textId="77777777" w:rsidR="008B6CFD" w:rsidRPr="008B6CFD" w:rsidRDefault="008B6CFD" w:rsidP="008B6CFD">
      <w:pPr>
        <w:rPr>
          <w:rFonts w:ascii="Calibri" w:eastAsiaTheme="majorEastAsia" w:hAnsi="Calibri" w:cs="Calibri"/>
          <w:b/>
          <w:bCs/>
          <w:u w:val="single"/>
        </w:rPr>
      </w:pPr>
      <w:r w:rsidRPr="008B6CFD">
        <w:rPr>
          <w:rFonts w:ascii="Calibri" w:eastAsiaTheme="majorEastAsia" w:hAnsi="Calibri" w:cs="Calibri"/>
          <w:b/>
          <w:bCs/>
          <w:u w:val="single"/>
        </w:rPr>
        <w:t>FR-020A: Database-Driven ACH Generation</w:t>
      </w:r>
    </w:p>
    <w:p w14:paraId="28606745" w14:textId="49C504AD" w:rsidR="008B6CFD" w:rsidRPr="008B6CFD" w:rsidRDefault="008B6CFD" w:rsidP="5C93AB0F">
      <w:pPr>
        <w:rPr>
          <w:ins w:id="171" w:author="Koushik Sinha" w:date="2026-02-02T20:16:00Z" w16du:dateUtc="2026-02-02T20:16:53Z"/>
          <w:rFonts w:ascii="Calibri" w:eastAsiaTheme="majorEastAsia" w:hAnsi="Calibri" w:cs="Calibri"/>
        </w:rPr>
      </w:pPr>
      <w:r w:rsidRPr="008B6CFD">
        <w:rPr>
          <w:rFonts w:ascii="Calibri" w:eastAsiaTheme="majorEastAsia" w:hAnsi="Calibri" w:cs="Calibri"/>
          <w:b/>
          <w:bCs/>
        </w:rPr>
        <w:t>Priority:</w:t>
      </w:r>
      <w:r w:rsidRPr="008B6CFD">
        <w:rPr>
          <w:rFonts w:ascii="Calibri" w:eastAsiaTheme="majorEastAsia" w:hAnsi="Calibri" w:cs="Calibri"/>
        </w:rPr>
        <w:t xml:space="preserve"> Critical</w:t>
      </w:r>
      <w:r>
        <w:br/>
      </w:r>
      <w:r w:rsidRPr="008B6CFD">
        <w:rPr>
          <w:rFonts w:ascii="Calibri" w:eastAsiaTheme="majorEastAsia" w:hAnsi="Calibri" w:cs="Calibri"/>
          <w:b/>
          <w:bCs/>
        </w:rPr>
        <w:t>Description:</w:t>
      </w:r>
      <w:r w:rsidRPr="008B6CFD">
        <w:rPr>
          <w:rFonts w:ascii="Calibri" w:eastAsiaTheme="majorEastAsia" w:hAnsi="Calibri" w:cs="Calibri"/>
        </w:rPr>
        <w:t xml:space="preserve"> System shall generate ACH files from validated database records </w:t>
      </w:r>
    </w:p>
    <w:p w14:paraId="7DAA90BD" w14:textId="6D37E03A" w:rsidR="008B6CFD" w:rsidRPr="008B6CFD" w:rsidRDefault="008B6CFD" w:rsidP="008B6CFD">
      <w:pPr>
        <w:rPr>
          <w:rFonts w:ascii="Calibri" w:eastAsiaTheme="majorEastAsia" w:hAnsi="Calibri" w:cs="Calibri"/>
        </w:rPr>
      </w:pPr>
      <w:r w:rsidRPr="008B6CFD">
        <w:rPr>
          <w:rFonts w:ascii="Calibri" w:eastAsiaTheme="majorEastAsia" w:hAnsi="Calibri" w:cs="Calibri"/>
          <w:b/>
          <w:bCs/>
        </w:rPr>
        <w:t>Acceptance Criteria:</w:t>
      </w:r>
    </w:p>
    <w:p w14:paraId="137F9E85" w14:textId="77777777" w:rsidR="008B6CFD" w:rsidRPr="008B6CFD" w:rsidRDefault="008B6CFD" w:rsidP="007D5939">
      <w:pPr>
        <w:numPr>
          <w:ilvl w:val="0"/>
          <w:numId w:val="94"/>
        </w:numPr>
        <w:rPr>
          <w:rFonts w:ascii="Calibri" w:eastAsiaTheme="majorEastAsia" w:hAnsi="Calibri" w:cs="Calibri"/>
        </w:rPr>
      </w:pPr>
      <w:r w:rsidRPr="008B6CFD">
        <w:rPr>
          <w:rFonts w:ascii="Calibri" w:eastAsiaTheme="majorEastAsia" w:hAnsi="Calibri" w:cs="Calibri"/>
        </w:rPr>
        <w:t>Query Pending Payroll Detail table for validated sponsor data ready for ACH</w:t>
      </w:r>
    </w:p>
    <w:p w14:paraId="21F11189" w14:textId="77777777" w:rsidR="008B6CFD" w:rsidRPr="008B6CFD" w:rsidRDefault="008B6CFD" w:rsidP="007D5939">
      <w:pPr>
        <w:numPr>
          <w:ilvl w:val="0"/>
          <w:numId w:val="94"/>
        </w:numPr>
        <w:rPr>
          <w:rFonts w:ascii="Calibri" w:eastAsiaTheme="majorEastAsia" w:hAnsi="Calibri" w:cs="Calibri"/>
        </w:rPr>
      </w:pPr>
      <w:r w:rsidRPr="008B6CFD">
        <w:rPr>
          <w:rFonts w:ascii="Calibri" w:eastAsiaTheme="majorEastAsia" w:hAnsi="Calibri" w:cs="Calibri"/>
        </w:rPr>
        <w:t>Retrieve banking information via Token Service (NACHA compliant)</w:t>
      </w:r>
    </w:p>
    <w:p w14:paraId="383A779B" w14:textId="77777777" w:rsidR="008B6CFD" w:rsidRPr="008B6CFD" w:rsidRDefault="008B6CFD" w:rsidP="007D5939">
      <w:pPr>
        <w:numPr>
          <w:ilvl w:val="0"/>
          <w:numId w:val="94"/>
        </w:numPr>
        <w:rPr>
          <w:rFonts w:ascii="Calibri" w:eastAsiaTheme="majorEastAsia" w:hAnsi="Calibri" w:cs="Calibri"/>
        </w:rPr>
      </w:pPr>
      <w:r w:rsidRPr="008B6CFD">
        <w:rPr>
          <w:rFonts w:ascii="Calibri" w:eastAsiaTheme="majorEastAsia" w:hAnsi="Calibri" w:cs="Calibri"/>
        </w:rPr>
        <w:t>Generate ACH file and place in "ACHPullImport" watched directory</w:t>
      </w:r>
    </w:p>
    <w:p w14:paraId="360B500C" w14:textId="77777777" w:rsidR="008B6CFD" w:rsidRPr="008B6CFD" w:rsidRDefault="008B6CFD" w:rsidP="007D5939">
      <w:pPr>
        <w:numPr>
          <w:ilvl w:val="0"/>
          <w:numId w:val="94"/>
        </w:numPr>
        <w:rPr>
          <w:rFonts w:ascii="Calibri" w:eastAsiaTheme="majorEastAsia" w:hAnsi="Calibri" w:cs="Calibri"/>
        </w:rPr>
      </w:pPr>
      <w:r w:rsidRPr="008B6CFD">
        <w:rPr>
          <w:rFonts w:ascii="Calibri" w:eastAsiaTheme="majorEastAsia" w:hAnsi="Calibri" w:cs="Calibri"/>
        </w:rPr>
        <w:t>Update Pending Payroll Detail table to indicate ACH generation complete</w:t>
      </w:r>
    </w:p>
    <w:p w14:paraId="6B0AB4EC" w14:textId="77777777" w:rsidR="008B6CFD" w:rsidRPr="008B6CFD" w:rsidRDefault="008B6CFD" w:rsidP="007D5939">
      <w:pPr>
        <w:numPr>
          <w:ilvl w:val="0"/>
          <w:numId w:val="94"/>
        </w:numPr>
        <w:rPr>
          <w:rFonts w:ascii="Calibri" w:eastAsiaTheme="majorEastAsia" w:hAnsi="Calibri" w:cs="Calibri"/>
        </w:rPr>
      </w:pPr>
      <w:r w:rsidRPr="008B6CFD">
        <w:rPr>
          <w:rFonts w:ascii="Calibri" w:eastAsiaTheme="majorEastAsia" w:hAnsi="Calibri" w:cs="Calibri"/>
        </w:rPr>
        <w:t>Record ACH generation metrics in Operational Stats table</w:t>
      </w:r>
    </w:p>
    <w:p w14:paraId="14CBB667" w14:textId="77777777" w:rsidR="008B6CFD" w:rsidRPr="008B6CFD" w:rsidRDefault="008B6CFD" w:rsidP="007D5939">
      <w:pPr>
        <w:numPr>
          <w:ilvl w:val="0"/>
          <w:numId w:val="94"/>
        </w:numPr>
        <w:rPr>
          <w:rFonts w:ascii="Calibri" w:eastAsiaTheme="majorEastAsia" w:hAnsi="Calibri" w:cs="Calibri"/>
        </w:rPr>
      </w:pPr>
      <w:r w:rsidRPr="008B6CFD">
        <w:rPr>
          <w:rFonts w:ascii="Calibri" w:eastAsiaTheme="majorEastAsia" w:hAnsi="Calibri" w:cs="Calibri"/>
        </w:rPr>
        <w:t>Support Business Calendar for timing control</w:t>
      </w:r>
    </w:p>
    <w:p w14:paraId="662139D9" w14:textId="77777777" w:rsidR="008B6CFD" w:rsidRPr="008B6CFD" w:rsidRDefault="008B6CFD" w:rsidP="008B6CFD">
      <w:pPr>
        <w:rPr>
          <w:rFonts w:ascii="Calibri" w:eastAsiaTheme="majorEastAsia" w:hAnsi="Calibri" w:cs="Calibri"/>
        </w:rPr>
      </w:pPr>
      <w:r w:rsidRPr="008B6CFD">
        <w:rPr>
          <w:rFonts w:ascii="Calibri" w:eastAsiaTheme="majorEastAsia" w:hAnsi="Calibri" w:cs="Calibri"/>
          <w:b/>
          <w:bCs/>
        </w:rPr>
        <w:t>Implementation Note:</w:t>
      </w:r>
      <w:r w:rsidRPr="008B6CFD">
        <w:rPr>
          <w:rFonts w:ascii="Calibri" w:eastAsiaTheme="majorEastAsia" w:hAnsi="Calibri" w:cs="Calibri"/>
        </w:rPr>
        <w:t xml:space="preserve"> File generation timing controlled by date/time stamps in Payroll Detail table conforming to Business Calendar entries.</w:t>
      </w:r>
    </w:p>
    <w:p w14:paraId="23B52F06"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FR-021: ACH Activity Tracking</w:t>
      </w:r>
    </w:p>
    <w:p w14:paraId="1B193100" w14:textId="0AC0C8CE" w:rsidR="00D732B6" w:rsidRPr="008B6CFD" w:rsidRDefault="002F3F51" w:rsidP="5C93AB0F">
      <w:pPr>
        <w:rPr>
          <w:ins w:id="172" w:author="Koushik Sinha" w:date="2026-02-02T20:16:00Z" w16du:dateUtc="2026-02-02T20:16:46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create and track ACH activity records </w:t>
      </w:r>
    </w:p>
    <w:p w14:paraId="78D9AFF3" w14:textId="6C1245C6"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523FF503" w14:textId="77777777" w:rsidR="002F3F51" w:rsidRPr="008B6CFD" w:rsidRDefault="002F3F51" w:rsidP="007D5939">
      <w:pPr>
        <w:numPr>
          <w:ilvl w:val="0"/>
          <w:numId w:val="95"/>
        </w:numPr>
        <w:rPr>
          <w:rFonts w:ascii="Calibri" w:eastAsiaTheme="majorEastAsia" w:hAnsi="Calibri" w:cs="Calibri"/>
        </w:rPr>
      </w:pPr>
      <w:r w:rsidRPr="008B6CFD">
        <w:rPr>
          <w:rFonts w:ascii="Calibri" w:eastAsiaTheme="majorEastAsia" w:hAnsi="Calibri" w:cs="Calibri"/>
        </w:rPr>
        <w:t>Create ACH Activity record in PlanConnect</w:t>
      </w:r>
    </w:p>
    <w:p w14:paraId="7AA7581E" w14:textId="77777777" w:rsidR="002F3F51" w:rsidRPr="008B6CFD" w:rsidRDefault="002F3F51" w:rsidP="007D5939">
      <w:pPr>
        <w:numPr>
          <w:ilvl w:val="0"/>
          <w:numId w:val="95"/>
        </w:numPr>
        <w:rPr>
          <w:rFonts w:ascii="Calibri" w:eastAsiaTheme="majorEastAsia" w:hAnsi="Calibri" w:cs="Calibri"/>
        </w:rPr>
      </w:pPr>
      <w:r w:rsidRPr="008B6CFD">
        <w:rPr>
          <w:rFonts w:ascii="Calibri" w:eastAsiaTheme="majorEastAsia" w:hAnsi="Calibri" w:cs="Calibri"/>
        </w:rPr>
        <w:t>Link to DepWDDetail record</w:t>
      </w:r>
    </w:p>
    <w:p w14:paraId="00EC638C" w14:textId="77777777" w:rsidR="002F3F51" w:rsidRPr="008B6CFD" w:rsidRDefault="002F3F51" w:rsidP="007D5939">
      <w:pPr>
        <w:numPr>
          <w:ilvl w:val="0"/>
          <w:numId w:val="95"/>
        </w:numPr>
        <w:rPr>
          <w:rFonts w:ascii="Calibri" w:eastAsiaTheme="majorEastAsia" w:hAnsi="Calibri" w:cs="Calibri"/>
        </w:rPr>
      </w:pPr>
      <w:r w:rsidRPr="008B6CFD">
        <w:rPr>
          <w:rFonts w:ascii="Calibri" w:eastAsiaTheme="majorEastAsia" w:hAnsi="Calibri" w:cs="Calibri"/>
        </w:rPr>
        <w:t>Track administrator assignment</w:t>
      </w:r>
    </w:p>
    <w:p w14:paraId="07B3B406" w14:textId="77777777" w:rsidR="002F3F51" w:rsidRPr="008B6CFD" w:rsidRDefault="002F3F51" w:rsidP="007D5939">
      <w:pPr>
        <w:numPr>
          <w:ilvl w:val="0"/>
          <w:numId w:val="95"/>
        </w:numPr>
        <w:rPr>
          <w:rFonts w:ascii="Calibri" w:eastAsiaTheme="majorEastAsia" w:hAnsi="Calibri" w:cs="Calibri"/>
        </w:rPr>
      </w:pPr>
      <w:r w:rsidRPr="008B6CFD">
        <w:rPr>
          <w:rFonts w:ascii="Calibri" w:eastAsiaTheme="majorEastAsia" w:hAnsi="Calibri" w:cs="Calibri"/>
        </w:rPr>
        <w:t>Support sponsor notification generation</w:t>
      </w:r>
    </w:p>
    <w:p w14:paraId="140E0C92" w14:textId="77777777" w:rsidR="002F3F51" w:rsidRPr="008B6CFD" w:rsidRDefault="002F3F51" w:rsidP="007D5939">
      <w:pPr>
        <w:numPr>
          <w:ilvl w:val="0"/>
          <w:numId w:val="95"/>
        </w:numPr>
        <w:rPr>
          <w:rFonts w:ascii="Calibri" w:eastAsiaTheme="majorEastAsia" w:hAnsi="Calibri" w:cs="Calibri"/>
        </w:rPr>
      </w:pPr>
      <w:r w:rsidRPr="008B6CFD">
        <w:rPr>
          <w:rFonts w:ascii="Calibri" w:eastAsiaTheme="majorEastAsia" w:hAnsi="Calibri" w:cs="Calibri"/>
        </w:rPr>
        <w:lastRenderedPageBreak/>
        <w:t>Detect potential duplicate ACH pulls</w:t>
      </w:r>
    </w:p>
    <w:p w14:paraId="7A04F977" w14:textId="21D0D378" w:rsidR="008B6CFD" w:rsidRPr="008B6CFD" w:rsidRDefault="008B6CFD" w:rsidP="008B6CFD">
      <w:pPr>
        <w:rPr>
          <w:rFonts w:ascii="Calibri" w:eastAsiaTheme="majorEastAsia" w:hAnsi="Calibri" w:cs="Calibri"/>
          <w:b/>
          <w:bCs/>
          <w:u w:val="single"/>
        </w:rPr>
      </w:pPr>
      <w:r w:rsidRPr="008B6CFD">
        <w:rPr>
          <w:rFonts w:ascii="Calibri" w:eastAsiaTheme="majorEastAsia" w:hAnsi="Calibri" w:cs="Calibri"/>
          <w:b/>
          <w:bCs/>
          <w:u w:val="single"/>
        </w:rPr>
        <w:t xml:space="preserve">FR-021A: </w:t>
      </w:r>
      <w:commentRangeStart w:id="173"/>
      <w:r w:rsidRPr="008B6CFD">
        <w:rPr>
          <w:rFonts w:ascii="Calibri" w:eastAsiaTheme="majorEastAsia" w:hAnsi="Calibri" w:cs="Calibri"/>
          <w:b/>
          <w:bCs/>
          <w:u w:val="single"/>
        </w:rPr>
        <w:t>Automated Administrator Assignment</w:t>
      </w:r>
      <w:commentRangeEnd w:id="173"/>
      <w:r w:rsidR="00277477" w:rsidRPr="008B6CFD">
        <w:rPr>
          <w:rStyle w:val="CommentReference"/>
          <w:rFonts w:ascii="Calibri" w:eastAsiaTheme="majorEastAsia" w:hAnsi="Calibri" w:cs="Calibri"/>
          <w:b/>
          <w:bCs/>
          <w:sz w:val="24"/>
          <w:szCs w:val="24"/>
          <w:u w:val="single"/>
        </w:rPr>
        <w:commentReference w:id="173"/>
      </w:r>
    </w:p>
    <w:p w14:paraId="2BE34A2C" w14:textId="77777777" w:rsidR="008B6CFD" w:rsidRPr="008B6CFD" w:rsidRDefault="008B6CFD" w:rsidP="008B6CFD">
      <w:pPr>
        <w:rPr>
          <w:rFonts w:ascii="Calibri" w:eastAsiaTheme="majorEastAsia" w:hAnsi="Calibri" w:cs="Calibri"/>
        </w:rPr>
      </w:pPr>
      <w:r w:rsidRPr="008B6CFD">
        <w:rPr>
          <w:rFonts w:ascii="Calibri" w:eastAsiaTheme="majorEastAsia" w:hAnsi="Calibri" w:cs="Calibri"/>
          <w:b/>
          <w:bCs/>
        </w:rPr>
        <w:t>Priority:</w:t>
      </w:r>
      <w:r w:rsidRPr="008B6CFD">
        <w:rPr>
          <w:rFonts w:ascii="Calibri" w:eastAsiaTheme="majorEastAsia" w:hAnsi="Calibri" w:cs="Calibri"/>
        </w:rPr>
        <w:t xml:space="preserve"> Medium</w:t>
      </w:r>
      <w:r w:rsidRPr="008B6CFD">
        <w:rPr>
          <w:rFonts w:ascii="Calibri" w:eastAsiaTheme="majorEastAsia" w:hAnsi="Calibri" w:cs="Calibri"/>
        </w:rPr>
        <w:br/>
      </w:r>
      <w:r w:rsidRPr="008B6CFD">
        <w:rPr>
          <w:rFonts w:ascii="Calibri" w:eastAsiaTheme="majorEastAsia" w:hAnsi="Calibri" w:cs="Calibri"/>
          <w:b/>
          <w:bCs/>
        </w:rPr>
        <w:t>Description:</w:t>
      </w:r>
      <w:r w:rsidRPr="008B6CFD">
        <w:rPr>
          <w:rFonts w:ascii="Calibri" w:eastAsiaTheme="majorEastAsia" w:hAnsi="Calibri" w:cs="Calibri"/>
        </w:rPr>
        <w:t xml:space="preserve"> System shall support automated administrator assignment for ACH processing </w:t>
      </w:r>
      <w:r w:rsidRPr="008B6CFD">
        <w:rPr>
          <w:rFonts w:ascii="Calibri" w:eastAsiaTheme="majorEastAsia" w:hAnsi="Calibri" w:cs="Calibri"/>
          <w:b/>
          <w:bCs/>
        </w:rPr>
        <w:t>Acceptance Criteria:</w:t>
      </w:r>
    </w:p>
    <w:p w14:paraId="49A1467C" w14:textId="77777777" w:rsidR="008B6CFD" w:rsidRPr="008B6CFD" w:rsidRDefault="008B6CFD" w:rsidP="007D5939">
      <w:pPr>
        <w:numPr>
          <w:ilvl w:val="0"/>
          <w:numId w:val="96"/>
        </w:numPr>
        <w:rPr>
          <w:rFonts w:ascii="Calibri" w:eastAsiaTheme="majorEastAsia" w:hAnsi="Calibri" w:cs="Calibri"/>
        </w:rPr>
      </w:pPr>
      <w:r w:rsidRPr="008B6CFD">
        <w:rPr>
          <w:rFonts w:ascii="Calibri" w:eastAsiaTheme="majorEastAsia" w:hAnsi="Calibri" w:cs="Calibri"/>
        </w:rPr>
        <w:t>Auto-assign administrator based on plan configuration where possible</w:t>
      </w:r>
    </w:p>
    <w:p w14:paraId="4B19EE58" w14:textId="77777777" w:rsidR="008B6CFD" w:rsidRPr="008B6CFD" w:rsidRDefault="008B6CFD" w:rsidP="007D5939">
      <w:pPr>
        <w:numPr>
          <w:ilvl w:val="0"/>
          <w:numId w:val="96"/>
        </w:numPr>
        <w:rPr>
          <w:rFonts w:ascii="Calibri" w:eastAsiaTheme="majorEastAsia" w:hAnsi="Calibri" w:cs="Calibri"/>
        </w:rPr>
      </w:pPr>
      <w:r w:rsidRPr="008B6CFD">
        <w:rPr>
          <w:rFonts w:ascii="Calibri" w:eastAsiaTheme="majorEastAsia" w:hAnsi="Calibri" w:cs="Calibri"/>
        </w:rPr>
        <w:t>Queue for manual assignment when auto-assignment not possible</w:t>
      </w:r>
    </w:p>
    <w:p w14:paraId="3CD98401" w14:textId="77777777" w:rsidR="008B6CFD" w:rsidRPr="008B6CFD" w:rsidRDefault="008B6CFD" w:rsidP="007D5939">
      <w:pPr>
        <w:numPr>
          <w:ilvl w:val="0"/>
          <w:numId w:val="96"/>
        </w:numPr>
        <w:rPr>
          <w:rFonts w:ascii="Calibri" w:eastAsiaTheme="majorEastAsia" w:hAnsi="Calibri" w:cs="Calibri"/>
        </w:rPr>
      </w:pPr>
      <w:r w:rsidRPr="008B6CFD">
        <w:rPr>
          <w:rFonts w:ascii="Calibri" w:eastAsiaTheme="majorEastAsia" w:hAnsi="Calibri" w:cs="Calibri"/>
        </w:rPr>
        <w:t>Track assignment status in Operational Stats</w:t>
      </w:r>
    </w:p>
    <w:p w14:paraId="7FA9F2A0" w14:textId="77777777" w:rsidR="008B6CFD" w:rsidRPr="008B6CFD" w:rsidRDefault="008B6CFD" w:rsidP="008B6CFD">
      <w:pPr>
        <w:rPr>
          <w:rFonts w:ascii="Calibri" w:eastAsiaTheme="majorEastAsia" w:hAnsi="Calibri" w:cs="Calibri"/>
        </w:rPr>
      </w:pPr>
      <w:r w:rsidRPr="008B6CFD">
        <w:rPr>
          <w:rFonts w:ascii="Calibri" w:eastAsiaTheme="majorEastAsia" w:hAnsi="Calibri" w:cs="Calibri"/>
          <w:b/>
          <w:bCs/>
        </w:rPr>
        <w:t>Open Question:</w:t>
      </w:r>
      <w:r w:rsidRPr="008B6CFD">
        <w:rPr>
          <w:rFonts w:ascii="Calibri" w:eastAsiaTheme="majorEastAsia" w:hAnsi="Calibri" w:cs="Calibri"/>
        </w:rPr>
        <w:t xml:space="preserve"> In Legacy process, an Administrator needs to be identified within MPC before Create ACH Pull File is executed. Determine if this can be automated.</w:t>
      </w:r>
    </w:p>
    <w:p w14:paraId="35CDE347"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FR-022: Custodian Deadline Management</w:t>
      </w:r>
    </w:p>
    <w:p w14:paraId="3694FE13" w14:textId="77777777" w:rsidR="00D732B6" w:rsidRPr="008B6CFD" w:rsidRDefault="002F3F51" w:rsidP="002F3F51">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rsidRPr="008B6CFD">
        <w:rPr>
          <w:rFonts w:ascii="Calibri" w:eastAsiaTheme="majorEastAsia" w:hAnsi="Calibri" w:cs="Calibri"/>
        </w:rPr>
        <w:br/>
      </w:r>
      <w:r w:rsidRPr="008B6CFD">
        <w:rPr>
          <w:rFonts w:ascii="Calibri" w:eastAsiaTheme="majorEastAsia" w:hAnsi="Calibri" w:cs="Calibri"/>
          <w:b/>
        </w:rPr>
        <w:t>Description:</w:t>
      </w:r>
      <w:r w:rsidRPr="008B6CFD">
        <w:rPr>
          <w:rFonts w:ascii="Calibri" w:eastAsiaTheme="majorEastAsia" w:hAnsi="Calibri" w:cs="Calibri"/>
        </w:rPr>
        <w:t xml:space="preserve"> System shall respect custodian processing deadlines </w:t>
      </w:r>
      <w:r w:rsidR="008B6CFD" w:rsidRPr="008B6CFD">
        <w:rPr>
          <w:rFonts w:ascii="Calibri" w:eastAsiaTheme="majorEastAsia" w:hAnsi="Calibri" w:cs="Calibri"/>
          <w:b/>
          <w:bCs/>
        </w:rPr>
        <w:t>Acceptance Criteria:</w:t>
      </w:r>
    </w:p>
    <w:p w14:paraId="0CE3EC3B" w14:textId="77777777" w:rsidR="002F3F51" w:rsidRPr="008B6CFD" w:rsidRDefault="002F3F51" w:rsidP="007D5939">
      <w:pPr>
        <w:numPr>
          <w:ilvl w:val="0"/>
          <w:numId w:val="97"/>
        </w:numPr>
        <w:rPr>
          <w:rFonts w:ascii="Calibri" w:eastAsiaTheme="majorEastAsia" w:hAnsi="Calibri" w:cs="Calibri"/>
        </w:rPr>
      </w:pPr>
      <w:r w:rsidRPr="008B6CFD">
        <w:rPr>
          <w:rFonts w:ascii="Calibri" w:eastAsiaTheme="majorEastAsia" w:hAnsi="Calibri" w:cs="Calibri"/>
        </w:rPr>
        <w:t xml:space="preserve">Track deadline times per custodian: </w:t>
      </w:r>
    </w:p>
    <w:p w14:paraId="1EEA584C" w14:textId="77777777" w:rsidR="002F3F51" w:rsidRPr="008B6CFD" w:rsidRDefault="002F3F51" w:rsidP="007D5939">
      <w:pPr>
        <w:numPr>
          <w:ilvl w:val="1"/>
          <w:numId w:val="97"/>
        </w:numPr>
        <w:rPr>
          <w:rFonts w:ascii="Calibri" w:eastAsiaTheme="majorEastAsia" w:hAnsi="Calibri" w:cs="Calibri"/>
        </w:rPr>
      </w:pPr>
      <w:r w:rsidRPr="008B6CFD">
        <w:rPr>
          <w:rFonts w:ascii="Calibri" w:eastAsiaTheme="majorEastAsia" w:hAnsi="Calibri" w:cs="Calibri"/>
        </w:rPr>
        <w:t>Matrix: 3:00 PM EST</w:t>
      </w:r>
    </w:p>
    <w:p w14:paraId="1F4A0C51" w14:textId="77777777" w:rsidR="002F3F51" w:rsidRPr="008B6CFD" w:rsidRDefault="002F3F51" w:rsidP="007D5939">
      <w:pPr>
        <w:numPr>
          <w:ilvl w:val="1"/>
          <w:numId w:val="97"/>
        </w:numPr>
        <w:rPr>
          <w:rFonts w:ascii="Calibri" w:eastAsiaTheme="majorEastAsia" w:hAnsi="Calibri" w:cs="Calibri"/>
        </w:rPr>
      </w:pPr>
      <w:r w:rsidRPr="008B6CFD">
        <w:rPr>
          <w:rFonts w:ascii="Calibri" w:eastAsiaTheme="majorEastAsia" w:hAnsi="Calibri" w:cs="Calibri"/>
        </w:rPr>
        <w:t>Mid Atlantic: 3:00 PM EST</w:t>
      </w:r>
    </w:p>
    <w:p w14:paraId="76C73572" w14:textId="77777777" w:rsidR="002F3F51" w:rsidRPr="008B6CFD" w:rsidRDefault="002F3F51" w:rsidP="007D5939">
      <w:pPr>
        <w:numPr>
          <w:ilvl w:val="1"/>
          <w:numId w:val="97"/>
        </w:numPr>
        <w:rPr>
          <w:rFonts w:ascii="Calibri" w:eastAsiaTheme="majorEastAsia" w:hAnsi="Calibri" w:cs="Calibri"/>
        </w:rPr>
      </w:pPr>
      <w:r w:rsidRPr="008B6CFD">
        <w:rPr>
          <w:rFonts w:ascii="Calibri" w:eastAsiaTheme="majorEastAsia" w:hAnsi="Calibri" w:cs="Calibri"/>
        </w:rPr>
        <w:t>Schwab: 6:00 PM EST</w:t>
      </w:r>
    </w:p>
    <w:p w14:paraId="535A5531" w14:textId="77777777" w:rsidR="002F3F51" w:rsidRPr="008B6CFD" w:rsidRDefault="002F3F51" w:rsidP="007D5939">
      <w:pPr>
        <w:numPr>
          <w:ilvl w:val="0"/>
          <w:numId w:val="97"/>
        </w:numPr>
        <w:rPr>
          <w:rFonts w:ascii="Calibri" w:eastAsiaTheme="majorEastAsia" w:hAnsi="Calibri" w:cs="Calibri"/>
        </w:rPr>
      </w:pPr>
      <w:r w:rsidRPr="008B6CFD">
        <w:rPr>
          <w:rFonts w:ascii="Calibri" w:eastAsiaTheme="majorEastAsia" w:hAnsi="Calibri" w:cs="Calibri"/>
        </w:rPr>
        <w:t>Flag files at risk of missing deadline</w:t>
      </w:r>
    </w:p>
    <w:p w14:paraId="4B831F87" w14:textId="77777777" w:rsidR="002F3F51" w:rsidRPr="008B6CFD" w:rsidRDefault="002F3F51" w:rsidP="007D5939">
      <w:pPr>
        <w:numPr>
          <w:ilvl w:val="0"/>
          <w:numId w:val="97"/>
        </w:numPr>
        <w:rPr>
          <w:rFonts w:ascii="Calibri" w:eastAsiaTheme="majorEastAsia" w:hAnsi="Calibri" w:cs="Calibri"/>
        </w:rPr>
      </w:pPr>
      <w:r w:rsidRPr="008B6CFD">
        <w:rPr>
          <w:rFonts w:ascii="Calibri" w:eastAsiaTheme="majorEastAsia" w:hAnsi="Calibri" w:cs="Calibri"/>
        </w:rPr>
        <w:t>Prioritize processing based on deadline urgency</w:t>
      </w:r>
    </w:p>
    <w:p w14:paraId="005D5903"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FR-023: ACH Request Date Calculation</w:t>
      </w:r>
    </w:p>
    <w:p w14:paraId="76901D85" w14:textId="77777777" w:rsidR="00D732B6" w:rsidRDefault="002F3F51" w:rsidP="002F3F51">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rsidRPr="008B6CFD">
        <w:rPr>
          <w:rFonts w:ascii="Calibri" w:eastAsiaTheme="majorEastAsia" w:hAnsi="Calibri" w:cs="Calibri"/>
        </w:rPr>
        <w:br/>
      </w:r>
      <w:r w:rsidRPr="008B6CFD">
        <w:rPr>
          <w:rFonts w:ascii="Calibri" w:eastAsiaTheme="majorEastAsia" w:hAnsi="Calibri" w:cs="Calibri"/>
          <w:b/>
        </w:rPr>
        <w:t>Description:</w:t>
      </w:r>
      <w:r w:rsidRPr="008B6CFD">
        <w:rPr>
          <w:rFonts w:ascii="Calibri" w:eastAsiaTheme="majorEastAsia" w:hAnsi="Calibri" w:cs="Calibri"/>
        </w:rPr>
        <w:t xml:space="preserve"> System shall calculate correct ACH request date accounting for weekends and after-hours </w:t>
      </w:r>
    </w:p>
    <w:p w14:paraId="182C68D6" w14:textId="30F3083F" w:rsidR="002F3F51" w:rsidRPr="008B6CFD" w:rsidRDefault="002F3F51" w:rsidP="002F3F51">
      <w:pPr>
        <w:rPr>
          <w:rFonts w:ascii="Calibri" w:eastAsiaTheme="majorEastAsia" w:hAnsi="Calibri" w:cs="Calibri"/>
        </w:rPr>
      </w:pPr>
      <w:r w:rsidRPr="008B6CFD">
        <w:rPr>
          <w:rFonts w:ascii="Calibri" w:eastAsiaTheme="majorEastAsia" w:hAnsi="Calibri" w:cs="Calibri"/>
          <w:b/>
        </w:rPr>
        <w:t>Acceptance Criteria:</w:t>
      </w:r>
    </w:p>
    <w:p w14:paraId="7ABE9BAD" w14:textId="77777777" w:rsidR="002F3F51" w:rsidRPr="008B6CFD" w:rsidRDefault="002F3F51" w:rsidP="007D5939">
      <w:pPr>
        <w:numPr>
          <w:ilvl w:val="0"/>
          <w:numId w:val="98"/>
        </w:numPr>
        <w:rPr>
          <w:rFonts w:ascii="Calibri" w:eastAsiaTheme="majorEastAsia" w:hAnsi="Calibri" w:cs="Calibri"/>
        </w:rPr>
      </w:pPr>
      <w:r w:rsidRPr="008B6CFD">
        <w:rPr>
          <w:rFonts w:ascii="Calibri" w:eastAsiaTheme="majorEastAsia" w:hAnsi="Calibri" w:cs="Calibri"/>
        </w:rPr>
        <w:t>Default request date is payroll date</w:t>
      </w:r>
      <w:commentRangeStart w:id="174"/>
      <w:commentRangeEnd w:id="174"/>
      <w:r w:rsidRPr="008B6CFD">
        <w:rPr>
          <w:rStyle w:val="CommentReference"/>
          <w:rFonts w:ascii="Calibri" w:eastAsiaTheme="majorEastAsia" w:hAnsi="Calibri" w:cs="Calibri"/>
          <w:sz w:val="24"/>
          <w:szCs w:val="24"/>
        </w:rPr>
        <w:commentReference w:id="174"/>
      </w:r>
    </w:p>
    <w:p w14:paraId="7D67446B" w14:textId="77777777" w:rsidR="002F3F51" w:rsidRPr="008B6CFD" w:rsidRDefault="002F3F51" w:rsidP="007D5939">
      <w:pPr>
        <w:numPr>
          <w:ilvl w:val="0"/>
          <w:numId w:val="98"/>
        </w:numPr>
        <w:rPr>
          <w:rFonts w:ascii="Calibri" w:eastAsiaTheme="majorEastAsia" w:hAnsi="Calibri" w:cs="Calibri"/>
        </w:rPr>
      </w:pPr>
      <w:r w:rsidRPr="008B6CFD">
        <w:rPr>
          <w:rFonts w:ascii="Calibri" w:eastAsiaTheme="majorEastAsia" w:hAnsi="Calibri" w:cs="Calibri"/>
        </w:rPr>
        <w:t xml:space="preserve">Adjust for weekends: </w:t>
      </w:r>
    </w:p>
    <w:p w14:paraId="7DB8C9F5" w14:textId="77777777" w:rsidR="002F3F51" w:rsidRPr="008B6CFD" w:rsidRDefault="002F3F51" w:rsidP="007D5939">
      <w:pPr>
        <w:numPr>
          <w:ilvl w:val="1"/>
          <w:numId w:val="98"/>
        </w:numPr>
        <w:rPr>
          <w:rFonts w:ascii="Calibri" w:eastAsiaTheme="majorEastAsia" w:hAnsi="Calibri" w:cs="Calibri"/>
        </w:rPr>
      </w:pPr>
      <w:r w:rsidRPr="008B6CFD">
        <w:rPr>
          <w:rFonts w:ascii="Calibri" w:eastAsiaTheme="majorEastAsia" w:hAnsi="Calibri" w:cs="Calibri"/>
        </w:rPr>
        <w:lastRenderedPageBreak/>
        <w:t>If Saturday (dayofweek=6): Add 2 days (to Monday)</w:t>
      </w:r>
    </w:p>
    <w:p w14:paraId="3528BD68" w14:textId="77777777" w:rsidR="002F3F51" w:rsidRPr="008B6CFD" w:rsidRDefault="002F3F51" w:rsidP="007D5939">
      <w:pPr>
        <w:numPr>
          <w:ilvl w:val="1"/>
          <w:numId w:val="98"/>
        </w:numPr>
        <w:rPr>
          <w:rFonts w:ascii="Calibri" w:eastAsiaTheme="majorEastAsia" w:hAnsi="Calibri" w:cs="Calibri"/>
        </w:rPr>
      </w:pPr>
      <w:r w:rsidRPr="008B6CFD">
        <w:rPr>
          <w:rFonts w:ascii="Calibri" w:eastAsiaTheme="majorEastAsia" w:hAnsi="Calibri" w:cs="Calibri"/>
        </w:rPr>
        <w:t>If Sunday (dayofweek=0): Add 1 day (to Monday)</w:t>
      </w:r>
    </w:p>
    <w:p w14:paraId="76F70CEE" w14:textId="77777777" w:rsidR="002F3F51" w:rsidRPr="008B6CFD" w:rsidRDefault="002F3F51" w:rsidP="007D5939">
      <w:pPr>
        <w:numPr>
          <w:ilvl w:val="0"/>
          <w:numId w:val="98"/>
        </w:numPr>
        <w:rPr>
          <w:rFonts w:ascii="Calibri" w:eastAsiaTheme="majorEastAsia" w:hAnsi="Calibri" w:cs="Calibri"/>
        </w:rPr>
      </w:pPr>
      <w:r w:rsidRPr="008B6CFD">
        <w:rPr>
          <w:rFonts w:ascii="Calibri" w:eastAsiaTheme="majorEastAsia" w:hAnsi="Calibri" w:cs="Calibri"/>
        </w:rPr>
        <w:t xml:space="preserve">Adjust for after-hours processing (when enabled): </w:t>
      </w:r>
    </w:p>
    <w:p w14:paraId="7EB7F19B" w14:textId="77777777" w:rsidR="002F3F51" w:rsidRPr="008B6CFD" w:rsidRDefault="002F3F51" w:rsidP="007D5939">
      <w:pPr>
        <w:numPr>
          <w:ilvl w:val="1"/>
          <w:numId w:val="98"/>
        </w:numPr>
        <w:rPr>
          <w:rFonts w:ascii="Calibri" w:eastAsiaTheme="majorEastAsia" w:hAnsi="Calibri" w:cs="Calibri"/>
        </w:rPr>
      </w:pPr>
      <w:r w:rsidRPr="008B6CFD">
        <w:rPr>
          <w:rFonts w:ascii="Calibri" w:eastAsiaTheme="majorEastAsia" w:hAnsi="Calibri" w:cs="Calibri"/>
        </w:rPr>
        <w:t>If Friday after 6pm: Add 3 days (to Monday)</w:t>
      </w:r>
    </w:p>
    <w:p w14:paraId="71BCBDEB" w14:textId="77777777" w:rsidR="002F3F51" w:rsidRPr="008B6CFD" w:rsidRDefault="002F3F51" w:rsidP="007D5939">
      <w:pPr>
        <w:numPr>
          <w:ilvl w:val="1"/>
          <w:numId w:val="98"/>
        </w:numPr>
        <w:rPr>
          <w:rFonts w:ascii="Calibri" w:eastAsiaTheme="majorEastAsia" w:hAnsi="Calibri" w:cs="Calibri"/>
        </w:rPr>
      </w:pPr>
      <w:r w:rsidRPr="008B6CFD">
        <w:rPr>
          <w:rFonts w:ascii="Calibri" w:eastAsiaTheme="majorEastAsia" w:hAnsi="Calibri" w:cs="Calibri"/>
        </w:rPr>
        <w:t>If weekday after 6pm: Add 1 day</w:t>
      </w:r>
    </w:p>
    <w:p w14:paraId="70CECEE3" w14:textId="77777777" w:rsidR="002F3F51" w:rsidRPr="008B6CFD" w:rsidRDefault="002F3F51" w:rsidP="007D5939">
      <w:pPr>
        <w:numPr>
          <w:ilvl w:val="0"/>
          <w:numId w:val="98"/>
        </w:numPr>
        <w:rPr>
          <w:rFonts w:ascii="Calibri" w:eastAsiaTheme="majorEastAsia" w:hAnsi="Calibri" w:cs="Calibri"/>
        </w:rPr>
      </w:pPr>
      <w:r w:rsidRPr="008B6CFD">
        <w:rPr>
          <w:rFonts w:ascii="Calibri" w:eastAsiaTheme="majorEastAsia" w:hAnsi="Calibri" w:cs="Calibri"/>
        </w:rPr>
        <w:t>Never use a request date earlier than current date</w:t>
      </w:r>
    </w:p>
    <w:p w14:paraId="48E3D7AB" w14:textId="77777777" w:rsidR="002F3F51" w:rsidRPr="008B6CFD" w:rsidRDefault="002F3F51" w:rsidP="002F3F51">
      <w:pPr>
        <w:rPr>
          <w:rFonts w:ascii="Calibri" w:eastAsiaTheme="majorEastAsia" w:hAnsi="Calibri" w:cs="Calibri"/>
        </w:rPr>
      </w:pPr>
      <w:r w:rsidRPr="008B6CFD">
        <w:rPr>
          <w:rFonts w:ascii="Calibri" w:eastAsiaTheme="majorEastAsia" w:hAnsi="Calibri" w:cs="Calibri"/>
          <w:b/>
        </w:rPr>
        <w:t>Implementation Reference:</w:t>
      </w:r>
      <w:r w:rsidRPr="008B6CFD">
        <w:rPr>
          <w:rFonts w:ascii="Calibri" w:eastAsiaTheme="majorEastAsia" w:hAnsi="Calibri" w:cs="Calibri"/>
        </w:rPr>
        <w:t xml:space="preserve"> subroutine-achprep.do</w:t>
      </w:r>
    </w:p>
    <w:p w14:paraId="67D5A90A" w14:textId="77777777" w:rsidR="002F3F51" w:rsidRPr="008B6CFD" w:rsidRDefault="002F3F51" w:rsidP="00ED57A2">
      <w:pPr>
        <w:pStyle w:val="Heading3"/>
      </w:pPr>
      <w:bookmarkStart w:id="175" w:name="_Toc220763490"/>
      <w:r w:rsidRPr="008B6CFD">
        <w:t>4.6 Import Requirements</w:t>
      </w:r>
      <w:bookmarkEnd w:id="175"/>
    </w:p>
    <w:p w14:paraId="0AC2D062"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FR-024: XML Import Generation</w:t>
      </w:r>
    </w:p>
    <w:p w14:paraId="6EC0FAB8" w14:textId="77777777" w:rsidR="00D732B6" w:rsidRPr="008B6CFD" w:rsidRDefault="002F3F51" w:rsidP="002F3F51">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Critical</w:t>
      </w:r>
      <w:r w:rsidRPr="008B6CFD">
        <w:rPr>
          <w:rFonts w:ascii="Calibri" w:eastAsiaTheme="majorEastAsia" w:hAnsi="Calibri" w:cs="Calibri"/>
        </w:rPr>
        <w:br/>
      </w:r>
      <w:r w:rsidRPr="008B6CFD">
        <w:rPr>
          <w:rFonts w:ascii="Calibri" w:eastAsiaTheme="majorEastAsia" w:hAnsi="Calibri" w:cs="Calibri"/>
          <w:b/>
        </w:rPr>
        <w:t>Description:</w:t>
      </w:r>
      <w:r w:rsidRPr="008B6CFD">
        <w:rPr>
          <w:rFonts w:ascii="Calibri" w:eastAsiaTheme="majorEastAsia" w:hAnsi="Calibri" w:cs="Calibri"/>
        </w:rPr>
        <w:t xml:space="preserve"> System shall generate Relias-compatible XML import files </w:t>
      </w:r>
      <w:r w:rsidR="008B6CFD" w:rsidRPr="008B6CFD">
        <w:rPr>
          <w:rFonts w:ascii="Calibri" w:eastAsiaTheme="majorEastAsia" w:hAnsi="Calibri" w:cs="Calibri"/>
          <w:b/>
          <w:bCs/>
        </w:rPr>
        <w:t>Acceptance Criteria:</w:t>
      </w:r>
    </w:p>
    <w:p w14:paraId="7C5F4ABE" w14:textId="77777777" w:rsidR="002F3F51" w:rsidRPr="008B6CFD" w:rsidRDefault="002F3F51" w:rsidP="007D5939">
      <w:pPr>
        <w:numPr>
          <w:ilvl w:val="0"/>
          <w:numId w:val="99"/>
        </w:numPr>
        <w:rPr>
          <w:rFonts w:ascii="Calibri" w:eastAsiaTheme="majorEastAsia" w:hAnsi="Calibri" w:cs="Calibri"/>
        </w:rPr>
      </w:pPr>
      <w:r w:rsidRPr="008B6CFD">
        <w:rPr>
          <w:rFonts w:ascii="Calibri" w:eastAsiaTheme="majorEastAsia" w:hAnsi="Calibri" w:cs="Calibri"/>
        </w:rPr>
        <w:t>Generate PayrollXML.xml matching current format</w:t>
      </w:r>
    </w:p>
    <w:p w14:paraId="6EC35C6C" w14:textId="77777777" w:rsidR="002F3F51" w:rsidRPr="008B6CFD" w:rsidRDefault="002F3F51" w:rsidP="007D5939">
      <w:pPr>
        <w:numPr>
          <w:ilvl w:val="0"/>
          <w:numId w:val="99"/>
        </w:numPr>
        <w:rPr>
          <w:rFonts w:ascii="Calibri" w:eastAsiaTheme="majorEastAsia" w:hAnsi="Calibri" w:cs="Calibri"/>
        </w:rPr>
      </w:pPr>
      <w:r w:rsidRPr="008B6CFD">
        <w:rPr>
          <w:rFonts w:ascii="Calibri" w:eastAsiaTheme="majorEastAsia" w:hAnsi="Calibri" w:cs="Calibri"/>
        </w:rPr>
        <w:t>Support all contribution source types</w:t>
      </w:r>
    </w:p>
    <w:p w14:paraId="57BD8FBF" w14:textId="77777777" w:rsidR="002F3F51" w:rsidRPr="008B6CFD" w:rsidRDefault="002F3F51" w:rsidP="007D5939">
      <w:pPr>
        <w:numPr>
          <w:ilvl w:val="0"/>
          <w:numId w:val="99"/>
        </w:numPr>
        <w:rPr>
          <w:rFonts w:ascii="Calibri" w:eastAsiaTheme="majorEastAsia" w:hAnsi="Calibri" w:cs="Calibri"/>
        </w:rPr>
      </w:pPr>
      <w:r w:rsidRPr="008B6CFD">
        <w:rPr>
          <w:rFonts w:ascii="Calibri" w:eastAsiaTheme="majorEastAsia" w:hAnsi="Calibri" w:cs="Calibri"/>
        </w:rPr>
        <w:t>Include employee demographic data</w:t>
      </w:r>
    </w:p>
    <w:p w14:paraId="1E407D9D" w14:textId="77777777" w:rsidR="002F3F51" w:rsidRPr="008B6CFD" w:rsidRDefault="002F3F51" w:rsidP="007D5939">
      <w:pPr>
        <w:numPr>
          <w:ilvl w:val="0"/>
          <w:numId w:val="99"/>
        </w:numPr>
        <w:rPr>
          <w:rFonts w:ascii="Calibri" w:eastAsiaTheme="majorEastAsia" w:hAnsi="Calibri" w:cs="Calibri"/>
        </w:rPr>
      </w:pPr>
      <w:r w:rsidRPr="008B6CFD">
        <w:rPr>
          <w:rFonts w:ascii="Calibri" w:eastAsiaTheme="majorEastAsia" w:hAnsi="Calibri" w:cs="Calibri"/>
        </w:rPr>
        <w:t>Handle new employee additions</w:t>
      </w:r>
    </w:p>
    <w:p w14:paraId="2B1FA0BD" w14:textId="77777777" w:rsidR="002F3F51" w:rsidRPr="008B6CFD" w:rsidRDefault="002F3F51" w:rsidP="007D5939">
      <w:pPr>
        <w:numPr>
          <w:ilvl w:val="0"/>
          <w:numId w:val="99"/>
        </w:numPr>
        <w:rPr>
          <w:rFonts w:ascii="Calibri" w:eastAsiaTheme="majorEastAsia" w:hAnsi="Calibri" w:cs="Calibri"/>
        </w:rPr>
      </w:pPr>
      <w:r w:rsidRPr="008B6CFD">
        <w:rPr>
          <w:rFonts w:ascii="Calibri" w:eastAsiaTheme="majorEastAsia" w:hAnsi="Calibri" w:cs="Calibri"/>
        </w:rPr>
        <w:t>Handle updates to existing employees</w:t>
      </w:r>
    </w:p>
    <w:p w14:paraId="77664F0B" w14:textId="77777777" w:rsidR="008B6CFD" w:rsidRPr="008B6CFD" w:rsidRDefault="008B6CFD" w:rsidP="008B6CFD">
      <w:pPr>
        <w:rPr>
          <w:rFonts w:ascii="Calibri" w:eastAsiaTheme="majorEastAsia" w:hAnsi="Calibri" w:cs="Calibri"/>
          <w:b/>
          <w:bCs/>
          <w:u w:val="single"/>
        </w:rPr>
      </w:pPr>
      <w:r w:rsidRPr="008B6CFD">
        <w:rPr>
          <w:rFonts w:ascii="Calibri" w:eastAsiaTheme="majorEastAsia" w:hAnsi="Calibri" w:cs="Calibri"/>
          <w:b/>
          <w:bCs/>
          <w:u w:val="single"/>
        </w:rPr>
        <w:t>FR-024A: Database-Driven XML Generation</w:t>
      </w:r>
    </w:p>
    <w:p w14:paraId="2AF357C7" w14:textId="77777777" w:rsidR="008B6CFD" w:rsidRPr="008B6CFD" w:rsidRDefault="008B6CFD" w:rsidP="008B6CFD">
      <w:pPr>
        <w:rPr>
          <w:rFonts w:ascii="Calibri" w:eastAsiaTheme="majorEastAsia" w:hAnsi="Calibri" w:cs="Calibri"/>
        </w:rPr>
      </w:pPr>
      <w:r w:rsidRPr="008B6CFD">
        <w:rPr>
          <w:rFonts w:ascii="Calibri" w:eastAsiaTheme="majorEastAsia" w:hAnsi="Calibri" w:cs="Calibri"/>
          <w:b/>
          <w:bCs/>
        </w:rPr>
        <w:t>Priority:</w:t>
      </w:r>
      <w:r w:rsidRPr="008B6CFD">
        <w:rPr>
          <w:rFonts w:ascii="Calibri" w:eastAsiaTheme="majorEastAsia" w:hAnsi="Calibri" w:cs="Calibri"/>
        </w:rPr>
        <w:t xml:space="preserve"> Critical</w:t>
      </w:r>
      <w:r w:rsidRPr="008B6CFD">
        <w:rPr>
          <w:rFonts w:ascii="Calibri" w:eastAsiaTheme="majorEastAsia" w:hAnsi="Calibri" w:cs="Calibri"/>
        </w:rPr>
        <w:br/>
      </w:r>
      <w:r w:rsidRPr="008B6CFD">
        <w:rPr>
          <w:rFonts w:ascii="Calibri" w:eastAsiaTheme="majorEastAsia" w:hAnsi="Calibri" w:cs="Calibri"/>
          <w:b/>
          <w:bCs/>
        </w:rPr>
        <w:t>Description:</w:t>
      </w:r>
      <w:r w:rsidRPr="008B6CFD">
        <w:rPr>
          <w:rFonts w:ascii="Calibri" w:eastAsiaTheme="majorEastAsia" w:hAnsi="Calibri" w:cs="Calibri"/>
        </w:rPr>
        <w:t xml:space="preserve"> System shall generate Relius XML files from validated database records </w:t>
      </w:r>
      <w:r w:rsidRPr="008B6CFD">
        <w:rPr>
          <w:rFonts w:ascii="Calibri" w:eastAsiaTheme="majorEastAsia" w:hAnsi="Calibri" w:cs="Calibri"/>
          <w:b/>
          <w:bCs/>
        </w:rPr>
        <w:t>Acceptance Criteria:</w:t>
      </w:r>
    </w:p>
    <w:p w14:paraId="547B2DA8" w14:textId="77777777" w:rsidR="008B6CFD" w:rsidRPr="008B6CFD" w:rsidRDefault="008B6CFD" w:rsidP="007D5939">
      <w:pPr>
        <w:numPr>
          <w:ilvl w:val="0"/>
          <w:numId w:val="100"/>
        </w:numPr>
        <w:rPr>
          <w:rFonts w:ascii="Calibri" w:eastAsiaTheme="majorEastAsia" w:hAnsi="Calibri" w:cs="Calibri"/>
        </w:rPr>
      </w:pPr>
      <w:r w:rsidRPr="008B6CFD">
        <w:rPr>
          <w:rFonts w:ascii="Calibri" w:eastAsiaTheme="majorEastAsia" w:hAnsi="Calibri" w:cs="Calibri"/>
        </w:rPr>
        <w:t>Query Pending Payroll Detail and Payroll Detail Records tables for validated data</w:t>
      </w:r>
    </w:p>
    <w:p w14:paraId="149360FF" w14:textId="77777777" w:rsidR="008B6CFD" w:rsidRPr="008B6CFD" w:rsidRDefault="008B6CFD" w:rsidP="007D5939">
      <w:pPr>
        <w:numPr>
          <w:ilvl w:val="0"/>
          <w:numId w:val="100"/>
        </w:numPr>
        <w:rPr>
          <w:rFonts w:ascii="Calibri" w:eastAsiaTheme="majorEastAsia" w:hAnsi="Calibri" w:cs="Calibri"/>
        </w:rPr>
      </w:pPr>
      <w:r w:rsidRPr="008B6CFD">
        <w:rPr>
          <w:rFonts w:ascii="Calibri" w:eastAsiaTheme="majorEastAsia" w:hAnsi="Calibri" w:cs="Calibri"/>
        </w:rPr>
        <w:t>Generate Relius .XML file in standard format</w:t>
      </w:r>
    </w:p>
    <w:p w14:paraId="74FCDDBE" w14:textId="77777777" w:rsidR="008B6CFD" w:rsidRPr="008B6CFD" w:rsidRDefault="008B6CFD" w:rsidP="007D5939">
      <w:pPr>
        <w:numPr>
          <w:ilvl w:val="0"/>
          <w:numId w:val="100"/>
        </w:numPr>
        <w:rPr>
          <w:rFonts w:ascii="Calibri" w:eastAsiaTheme="majorEastAsia" w:hAnsi="Calibri" w:cs="Calibri"/>
        </w:rPr>
      </w:pPr>
      <w:r w:rsidRPr="008B6CFD">
        <w:rPr>
          <w:rFonts w:ascii="Calibri" w:eastAsiaTheme="majorEastAsia" w:hAnsi="Calibri" w:cs="Calibri"/>
        </w:rPr>
        <w:t>Place XML file in common Relius watched directory</w:t>
      </w:r>
    </w:p>
    <w:p w14:paraId="23D3AA53" w14:textId="77777777" w:rsidR="008B6CFD" w:rsidRPr="008B6CFD" w:rsidRDefault="008B6CFD" w:rsidP="007D5939">
      <w:pPr>
        <w:numPr>
          <w:ilvl w:val="0"/>
          <w:numId w:val="100"/>
        </w:numPr>
        <w:rPr>
          <w:rFonts w:ascii="Calibri" w:eastAsiaTheme="majorEastAsia" w:hAnsi="Calibri" w:cs="Calibri"/>
        </w:rPr>
      </w:pPr>
      <w:r w:rsidRPr="008B6CFD">
        <w:rPr>
          <w:rFonts w:ascii="Calibri" w:eastAsiaTheme="majorEastAsia" w:hAnsi="Calibri" w:cs="Calibri"/>
        </w:rPr>
        <w:t>Update Pending Payroll Detail table to indicate XML generation complete</w:t>
      </w:r>
    </w:p>
    <w:p w14:paraId="0A3A0600" w14:textId="77777777" w:rsidR="008B6CFD" w:rsidRPr="008B6CFD" w:rsidRDefault="008B6CFD" w:rsidP="007D5939">
      <w:pPr>
        <w:numPr>
          <w:ilvl w:val="0"/>
          <w:numId w:val="100"/>
        </w:numPr>
        <w:rPr>
          <w:rFonts w:ascii="Calibri" w:eastAsiaTheme="majorEastAsia" w:hAnsi="Calibri" w:cs="Calibri"/>
        </w:rPr>
      </w:pPr>
      <w:r w:rsidRPr="008B6CFD">
        <w:rPr>
          <w:rFonts w:ascii="Calibri" w:eastAsiaTheme="majorEastAsia" w:hAnsi="Calibri" w:cs="Calibri"/>
        </w:rPr>
        <w:t>Record XML generation metrics in Operational Stats table</w:t>
      </w:r>
    </w:p>
    <w:p w14:paraId="6F04EB4A" w14:textId="77777777" w:rsidR="008B6CFD" w:rsidRPr="008B6CFD" w:rsidRDefault="008B6CFD" w:rsidP="007D5939">
      <w:pPr>
        <w:numPr>
          <w:ilvl w:val="0"/>
          <w:numId w:val="100"/>
        </w:numPr>
        <w:rPr>
          <w:rFonts w:ascii="Calibri" w:eastAsiaTheme="majorEastAsia" w:hAnsi="Calibri" w:cs="Calibri"/>
        </w:rPr>
      </w:pPr>
      <w:r w:rsidRPr="008B6CFD">
        <w:rPr>
          <w:rFonts w:ascii="Calibri" w:eastAsiaTheme="majorEastAsia" w:hAnsi="Calibri" w:cs="Calibri"/>
        </w:rPr>
        <w:lastRenderedPageBreak/>
        <w:t>Support triggering Relius import process automatically</w:t>
      </w:r>
    </w:p>
    <w:p w14:paraId="2AC3660D" w14:textId="77777777" w:rsidR="008B6CFD" w:rsidRDefault="008B6CFD" w:rsidP="008B6CFD">
      <w:pPr>
        <w:rPr>
          <w:rFonts w:ascii="Calibri" w:eastAsiaTheme="majorEastAsia" w:hAnsi="Calibri" w:cs="Calibri"/>
        </w:rPr>
      </w:pPr>
      <w:r w:rsidRPr="008B6CFD">
        <w:rPr>
          <w:rFonts w:ascii="Calibri" w:eastAsiaTheme="majorEastAsia" w:hAnsi="Calibri" w:cs="Calibri"/>
          <w:b/>
          <w:bCs/>
        </w:rPr>
        <w:t>Implementation Note:</w:t>
      </w:r>
      <w:r w:rsidRPr="008B6CFD">
        <w:rPr>
          <w:rFonts w:ascii="Calibri" w:eastAsiaTheme="majorEastAsia" w:hAnsi="Calibri" w:cs="Calibri"/>
        </w:rPr>
        <w:t xml:space="preserve"> Relius should be configured to look in a common watched directory for files to ingest (similar to current Blue Prism approach).</w:t>
      </w:r>
    </w:p>
    <w:p w14:paraId="281FE885" w14:textId="77777777" w:rsidR="004F59BD" w:rsidRDefault="004F59BD" w:rsidP="008B6CFD">
      <w:pPr>
        <w:rPr>
          <w:rFonts w:ascii="Calibri" w:eastAsiaTheme="majorEastAsia" w:hAnsi="Calibri" w:cs="Calibri"/>
        </w:rPr>
      </w:pPr>
    </w:p>
    <w:p w14:paraId="7B2E9E21" w14:textId="77777777" w:rsidR="004F59BD" w:rsidRDefault="004F59BD" w:rsidP="008B6CFD">
      <w:pPr>
        <w:rPr>
          <w:rFonts w:ascii="Calibri" w:eastAsiaTheme="majorEastAsia" w:hAnsi="Calibri" w:cs="Calibri"/>
        </w:rPr>
      </w:pPr>
    </w:p>
    <w:p w14:paraId="20578F72" w14:textId="77777777" w:rsidR="004F59BD" w:rsidRDefault="004F59BD" w:rsidP="008B6CFD">
      <w:pPr>
        <w:rPr>
          <w:rFonts w:ascii="Calibri" w:eastAsiaTheme="majorEastAsia" w:hAnsi="Calibri" w:cs="Calibri"/>
        </w:rPr>
      </w:pPr>
    </w:p>
    <w:p w14:paraId="1BC382D6" w14:textId="77777777" w:rsidR="004F59BD" w:rsidRDefault="004F59BD" w:rsidP="008B6CFD">
      <w:pPr>
        <w:rPr>
          <w:rFonts w:ascii="Calibri" w:eastAsiaTheme="majorEastAsia" w:hAnsi="Calibri" w:cs="Calibri"/>
        </w:rPr>
      </w:pPr>
    </w:p>
    <w:p w14:paraId="459E04A3" w14:textId="77777777" w:rsidR="004F59BD" w:rsidRPr="008B6CFD" w:rsidRDefault="004F59BD" w:rsidP="008B6CFD">
      <w:pPr>
        <w:rPr>
          <w:rFonts w:ascii="Calibri" w:eastAsiaTheme="majorEastAsia" w:hAnsi="Calibri" w:cs="Calibri"/>
        </w:rPr>
      </w:pPr>
    </w:p>
    <w:p w14:paraId="252ED76B"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FR-025: Import Report Generation</w:t>
      </w:r>
    </w:p>
    <w:p w14:paraId="110ADD6B" w14:textId="77777777" w:rsidR="00D732B6" w:rsidRPr="008B6CFD" w:rsidRDefault="002F3F51" w:rsidP="002F3F51">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rsidRPr="008B6CFD">
        <w:rPr>
          <w:rFonts w:ascii="Calibri" w:eastAsiaTheme="majorEastAsia" w:hAnsi="Calibri" w:cs="Calibri"/>
        </w:rPr>
        <w:br/>
      </w:r>
      <w:r w:rsidRPr="008B6CFD">
        <w:rPr>
          <w:rFonts w:ascii="Calibri" w:eastAsiaTheme="majorEastAsia" w:hAnsi="Calibri" w:cs="Calibri"/>
          <w:b/>
        </w:rPr>
        <w:t>Description:</w:t>
      </w:r>
      <w:r w:rsidRPr="008B6CFD">
        <w:rPr>
          <w:rFonts w:ascii="Calibri" w:eastAsiaTheme="majorEastAsia" w:hAnsi="Calibri" w:cs="Calibri"/>
        </w:rPr>
        <w:t xml:space="preserve"> System shall capture and store import reports </w:t>
      </w:r>
      <w:r w:rsidR="008B6CFD" w:rsidRPr="008B6CFD">
        <w:rPr>
          <w:rFonts w:ascii="Calibri" w:eastAsiaTheme="majorEastAsia" w:hAnsi="Calibri" w:cs="Calibri"/>
          <w:b/>
          <w:bCs/>
        </w:rPr>
        <w:t>Acceptance Criteria:</w:t>
      </w:r>
    </w:p>
    <w:p w14:paraId="68DD1887" w14:textId="77777777" w:rsidR="002F3F51" w:rsidRPr="008B6CFD" w:rsidRDefault="002F3F51" w:rsidP="007D5939">
      <w:pPr>
        <w:numPr>
          <w:ilvl w:val="0"/>
          <w:numId w:val="101"/>
        </w:numPr>
        <w:rPr>
          <w:rFonts w:ascii="Calibri" w:eastAsiaTheme="majorEastAsia" w:hAnsi="Calibri" w:cs="Calibri"/>
        </w:rPr>
      </w:pPr>
      <w:r w:rsidRPr="008B6CFD">
        <w:rPr>
          <w:rFonts w:ascii="Calibri" w:eastAsiaTheme="majorEastAsia" w:hAnsi="Calibri" w:cs="Calibri"/>
        </w:rPr>
        <w:t>Capture import report after XML processing</w:t>
      </w:r>
    </w:p>
    <w:p w14:paraId="0502D7E6" w14:textId="77777777" w:rsidR="002F3F51" w:rsidRPr="008B6CFD" w:rsidRDefault="002F3F51" w:rsidP="007D5939">
      <w:pPr>
        <w:numPr>
          <w:ilvl w:val="0"/>
          <w:numId w:val="101"/>
        </w:numPr>
        <w:rPr>
          <w:rFonts w:ascii="Calibri" w:eastAsiaTheme="majorEastAsia" w:hAnsi="Calibri" w:cs="Calibri"/>
        </w:rPr>
      </w:pPr>
      <w:r w:rsidRPr="008B6CFD">
        <w:rPr>
          <w:rFonts w:ascii="Calibri" w:eastAsiaTheme="majorEastAsia" w:hAnsi="Calibri" w:cs="Calibri"/>
        </w:rPr>
        <w:t>Store report with standard naming convention</w:t>
      </w:r>
    </w:p>
    <w:p w14:paraId="592158C3" w14:textId="77777777" w:rsidR="002F3F51" w:rsidRPr="008B6CFD" w:rsidRDefault="002F3F51" w:rsidP="007D5939">
      <w:pPr>
        <w:numPr>
          <w:ilvl w:val="0"/>
          <w:numId w:val="101"/>
        </w:numPr>
        <w:rPr>
          <w:rFonts w:ascii="Calibri" w:eastAsiaTheme="majorEastAsia" w:hAnsi="Calibri" w:cs="Calibri"/>
        </w:rPr>
      </w:pPr>
      <w:r w:rsidRPr="008B6CFD">
        <w:rPr>
          <w:rFonts w:ascii="Calibri" w:eastAsiaTheme="majorEastAsia" w:hAnsi="Calibri" w:cs="Calibri"/>
        </w:rPr>
        <w:t xml:space="preserve">Report contents: </w:t>
      </w:r>
    </w:p>
    <w:p w14:paraId="6F57123E" w14:textId="77777777" w:rsidR="002F3F51" w:rsidRPr="008B6CFD" w:rsidRDefault="002F3F51" w:rsidP="007D5939">
      <w:pPr>
        <w:numPr>
          <w:ilvl w:val="1"/>
          <w:numId w:val="101"/>
        </w:numPr>
        <w:rPr>
          <w:rFonts w:ascii="Calibri" w:eastAsiaTheme="majorEastAsia" w:hAnsi="Calibri" w:cs="Calibri"/>
        </w:rPr>
      </w:pPr>
      <w:r w:rsidRPr="008B6CFD">
        <w:rPr>
          <w:rFonts w:ascii="Calibri" w:eastAsiaTheme="majorEastAsia" w:hAnsi="Calibri" w:cs="Calibri"/>
        </w:rPr>
        <w:t>Total employees on file</w:t>
      </w:r>
    </w:p>
    <w:p w14:paraId="7A63D9D1" w14:textId="77777777" w:rsidR="002F3F51" w:rsidRPr="008B6CFD" w:rsidRDefault="002F3F51" w:rsidP="007D5939">
      <w:pPr>
        <w:numPr>
          <w:ilvl w:val="1"/>
          <w:numId w:val="101"/>
        </w:numPr>
        <w:rPr>
          <w:rFonts w:ascii="Calibri" w:eastAsiaTheme="majorEastAsia" w:hAnsi="Calibri" w:cs="Calibri"/>
        </w:rPr>
      </w:pPr>
      <w:r w:rsidRPr="008B6CFD">
        <w:rPr>
          <w:rFonts w:ascii="Calibri" w:eastAsiaTheme="majorEastAsia" w:hAnsi="Calibri" w:cs="Calibri"/>
        </w:rPr>
        <w:t>New employees added</w:t>
      </w:r>
    </w:p>
    <w:p w14:paraId="63A82C85" w14:textId="77777777" w:rsidR="002F3F51" w:rsidRPr="008B6CFD" w:rsidRDefault="002F3F51" w:rsidP="007D5939">
      <w:pPr>
        <w:numPr>
          <w:ilvl w:val="1"/>
          <w:numId w:val="101"/>
        </w:numPr>
        <w:rPr>
          <w:rFonts w:ascii="Calibri" w:eastAsiaTheme="majorEastAsia" w:hAnsi="Calibri" w:cs="Calibri"/>
        </w:rPr>
      </w:pPr>
      <w:r w:rsidRPr="008B6CFD">
        <w:rPr>
          <w:rFonts w:ascii="Calibri" w:eastAsiaTheme="majorEastAsia" w:hAnsi="Calibri" w:cs="Calibri"/>
        </w:rPr>
        <w:t>Existing employees updated</w:t>
      </w:r>
    </w:p>
    <w:p w14:paraId="45C0E56C" w14:textId="77777777" w:rsidR="002F3F51" w:rsidRPr="008B6CFD" w:rsidRDefault="002F3F51" w:rsidP="007D5939">
      <w:pPr>
        <w:numPr>
          <w:ilvl w:val="1"/>
          <w:numId w:val="101"/>
        </w:numPr>
        <w:rPr>
          <w:rFonts w:ascii="Calibri" w:eastAsiaTheme="majorEastAsia" w:hAnsi="Calibri" w:cs="Calibri"/>
        </w:rPr>
      </w:pPr>
      <w:r w:rsidRPr="008B6CFD">
        <w:rPr>
          <w:rFonts w:ascii="Calibri" w:eastAsiaTheme="majorEastAsia" w:hAnsi="Calibri" w:cs="Calibri"/>
        </w:rPr>
        <w:t>Total compensation by source</w:t>
      </w:r>
    </w:p>
    <w:p w14:paraId="142E4AC9" w14:textId="77777777" w:rsidR="002F3F51" w:rsidRPr="008B6CFD" w:rsidRDefault="002F3F51" w:rsidP="007D5939">
      <w:pPr>
        <w:numPr>
          <w:ilvl w:val="1"/>
          <w:numId w:val="101"/>
        </w:numPr>
        <w:rPr>
          <w:rFonts w:ascii="Calibri" w:eastAsiaTheme="majorEastAsia" w:hAnsi="Calibri" w:cs="Calibri"/>
        </w:rPr>
      </w:pPr>
      <w:r w:rsidRPr="008B6CFD">
        <w:rPr>
          <w:rFonts w:ascii="Calibri" w:eastAsiaTheme="majorEastAsia" w:hAnsi="Calibri" w:cs="Calibri"/>
        </w:rPr>
        <w:t>Warnings and errors</w:t>
      </w:r>
    </w:p>
    <w:p w14:paraId="4EF7BFBC" w14:textId="77777777" w:rsidR="002F3F51" w:rsidRPr="008B6CFD" w:rsidRDefault="002F3F51" w:rsidP="007D5939">
      <w:pPr>
        <w:numPr>
          <w:ilvl w:val="0"/>
          <w:numId w:val="101"/>
        </w:numPr>
        <w:rPr>
          <w:rFonts w:ascii="Calibri" w:eastAsiaTheme="majorEastAsia" w:hAnsi="Calibri" w:cs="Calibri"/>
        </w:rPr>
      </w:pPr>
      <w:r w:rsidRPr="008B6CFD">
        <w:rPr>
          <w:rFonts w:ascii="Calibri" w:eastAsiaTheme="majorEastAsia" w:hAnsi="Calibri" w:cs="Calibri"/>
        </w:rPr>
        <w:t>Make reports accessible for audit</w:t>
      </w:r>
    </w:p>
    <w:p w14:paraId="11836A6A" w14:textId="77777777" w:rsidR="008B6CFD" w:rsidRPr="008B6CFD" w:rsidRDefault="008B6CFD" w:rsidP="008B6CFD">
      <w:pPr>
        <w:rPr>
          <w:rFonts w:ascii="Calibri" w:eastAsiaTheme="majorEastAsia" w:hAnsi="Calibri" w:cs="Calibri"/>
          <w:b/>
          <w:bCs/>
          <w:u w:val="single"/>
        </w:rPr>
      </w:pPr>
      <w:r w:rsidRPr="008B6CFD">
        <w:rPr>
          <w:rFonts w:ascii="Calibri" w:eastAsiaTheme="majorEastAsia" w:hAnsi="Calibri" w:cs="Calibri"/>
          <w:b/>
          <w:bCs/>
          <w:u w:val="single"/>
        </w:rPr>
        <w:t>FR-025A: DepWDDetail Database Population</w:t>
      </w:r>
    </w:p>
    <w:p w14:paraId="7996132F" w14:textId="77777777" w:rsidR="008B6CFD" w:rsidRPr="008B6CFD" w:rsidRDefault="008B6CFD" w:rsidP="008B6CFD">
      <w:pPr>
        <w:rPr>
          <w:rFonts w:ascii="Calibri" w:eastAsiaTheme="majorEastAsia" w:hAnsi="Calibri" w:cs="Calibri"/>
        </w:rPr>
      </w:pPr>
      <w:r w:rsidRPr="008B6CFD">
        <w:rPr>
          <w:rFonts w:ascii="Calibri" w:eastAsiaTheme="majorEastAsia" w:hAnsi="Calibri" w:cs="Calibri"/>
          <w:b/>
          <w:bCs/>
        </w:rPr>
        <w:t>Priority:</w:t>
      </w:r>
      <w:r w:rsidRPr="008B6CFD">
        <w:rPr>
          <w:rFonts w:ascii="Calibri" w:eastAsiaTheme="majorEastAsia" w:hAnsi="Calibri" w:cs="Calibri"/>
        </w:rPr>
        <w:t xml:space="preserve"> Critical</w:t>
      </w:r>
      <w:r w:rsidRPr="008B6CFD">
        <w:rPr>
          <w:rFonts w:ascii="Calibri" w:eastAsiaTheme="majorEastAsia" w:hAnsi="Calibri" w:cs="Calibri"/>
        </w:rPr>
        <w:br/>
      </w:r>
      <w:r w:rsidRPr="008B6CFD">
        <w:rPr>
          <w:rFonts w:ascii="Calibri" w:eastAsiaTheme="majorEastAsia" w:hAnsi="Calibri" w:cs="Calibri"/>
          <w:b/>
          <w:bCs/>
        </w:rPr>
        <w:t>Description:</w:t>
      </w:r>
      <w:r w:rsidRPr="008B6CFD">
        <w:rPr>
          <w:rFonts w:ascii="Calibri" w:eastAsiaTheme="majorEastAsia" w:hAnsi="Calibri" w:cs="Calibri"/>
        </w:rPr>
        <w:t xml:space="preserve"> System shall populate DepWDDetail table via stored procedures </w:t>
      </w:r>
      <w:r w:rsidRPr="008B6CFD">
        <w:rPr>
          <w:rFonts w:ascii="Calibri" w:eastAsiaTheme="majorEastAsia" w:hAnsi="Calibri" w:cs="Calibri"/>
          <w:b/>
          <w:bCs/>
        </w:rPr>
        <w:t>Acceptance Criteria:</w:t>
      </w:r>
    </w:p>
    <w:p w14:paraId="0D6AF880" w14:textId="77777777" w:rsidR="008B6CFD" w:rsidRPr="008B6CFD" w:rsidRDefault="008B6CFD" w:rsidP="007D5939">
      <w:pPr>
        <w:numPr>
          <w:ilvl w:val="0"/>
          <w:numId w:val="102"/>
        </w:numPr>
        <w:rPr>
          <w:rFonts w:ascii="Calibri" w:eastAsiaTheme="majorEastAsia" w:hAnsi="Calibri" w:cs="Calibri"/>
        </w:rPr>
      </w:pPr>
      <w:r w:rsidRPr="008B6CFD">
        <w:rPr>
          <w:rFonts w:ascii="Calibri" w:eastAsiaTheme="majorEastAsia" w:hAnsi="Calibri" w:cs="Calibri"/>
        </w:rPr>
        <w:t>Use existing stored procedure Stata_Save_DepWDDetail to populate PlanConnect DepWDDetail table</w:t>
      </w:r>
    </w:p>
    <w:p w14:paraId="5BCBF4E1" w14:textId="77777777" w:rsidR="008B6CFD" w:rsidRPr="008B6CFD" w:rsidRDefault="008B6CFD" w:rsidP="007D5939">
      <w:pPr>
        <w:numPr>
          <w:ilvl w:val="0"/>
          <w:numId w:val="102"/>
        </w:numPr>
        <w:rPr>
          <w:rFonts w:ascii="Calibri" w:eastAsiaTheme="majorEastAsia" w:hAnsi="Calibri" w:cs="Calibri"/>
        </w:rPr>
      </w:pPr>
      <w:r w:rsidRPr="008B6CFD">
        <w:rPr>
          <w:rFonts w:ascii="Calibri" w:eastAsiaTheme="majorEastAsia" w:hAnsi="Calibri" w:cs="Calibri"/>
        </w:rPr>
        <w:lastRenderedPageBreak/>
        <w:t>Include all required fields: RequestDate, TotalAmt, DeferralAmt, RothAmt, MatchAmt, SHMatchAmt, PShareAmt, SHNEAmt, LoanAmt</w:t>
      </w:r>
    </w:p>
    <w:p w14:paraId="3A7E4649" w14:textId="77777777" w:rsidR="008B6CFD" w:rsidRPr="008B6CFD" w:rsidRDefault="008B6CFD" w:rsidP="007D5939">
      <w:pPr>
        <w:numPr>
          <w:ilvl w:val="0"/>
          <w:numId w:val="102"/>
        </w:numPr>
        <w:rPr>
          <w:rFonts w:ascii="Calibri" w:eastAsiaTheme="majorEastAsia" w:hAnsi="Calibri" w:cs="Calibri"/>
        </w:rPr>
      </w:pPr>
      <w:r w:rsidRPr="008B6CFD">
        <w:rPr>
          <w:rFonts w:ascii="Calibri" w:eastAsiaTheme="majorEastAsia" w:hAnsi="Calibri" w:cs="Calibri"/>
        </w:rPr>
        <w:t>Link DepWDDetailID back to Pending Payroll Detail record</w:t>
      </w:r>
    </w:p>
    <w:p w14:paraId="195B439A" w14:textId="77777777" w:rsidR="008B6CFD" w:rsidRPr="008B6CFD" w:rsidRDefault="008B6CFD" w:rsidP="007D5939">
      <w:pPr>
        <w:numPr>
          <w:ilvl w:val="0"/>
          <w:numId w:val="102"/>
        </w:numPr>
        <w:rPr>
          <w:rFonts w:ascii="Calibri" w:eastAsiaTheme="majorEastAsia" w:hAnsi="Calibri" w:cs="Calibri"/>
        </w:rPr>
      </w:pPr>
      <w:r w:rsidRPr="008B6CFD">
        <w:rPr>
          <w:rFonts w:ascii="Calibri" w:eastAsiaTheme="majorEastAsia" w:hAnsi="Calibri" w:cs="Calibri"/>
        </w:rPr>
        <w:t>Support update of existing records when reprocessing</w:t>
      </w:r>
    </w:p>
    <w:p w14:paraId="5D3D1FB2" w14:textId="77777777" w:rsidR="008B6CFD" w:rsidRDefault="008B6CFD" w:rsidP="008B6CFD">
      <w:pPr>
        <w:rPr>
          <w:rFonts w:ascii="Calibri" w:eastAsiaTheme="majorEastAsia" w:hAnsi="Calibri" w:cs="Calibri"/>
        </w:rPr>
      </w:pPr>
      <w:r w:rsidRPr="008B6CFD">
        <w:rPr>
          <w:rFonts w:ascii="Calibri" w:eastAsiaTheme="majorEastAsia" w:hAnsi="Calibri" w:cs="Calibri"/>
          <w:b/>
          <w:bCs/>
        </w:rPr>
        <w:t>Implementation Reference:</w:t>
      </w:r>
      <w:r w:rsidRPr="008B6CFD">
        <w:rPr>
          <w:rFonts w:ascii="Calibri" w:eastAsiaTheme="majorEastAsia" w:hAnsi="Calibri" w:cs="Calibri"/>
        </w:rPr>
        <w:t xml:space="preserve"> Currently performed by subroutine-DepWDDetailPopulate.do</w:t>
      </w:r>
    </w:p>
    <w:p w14:paraId="542BF0A2" w14:textId="77777777" w:rsidR="004F59BD" w:rsidRDefault="004F59BD" w:rsidP="008B6CFD">
      <w:pPr>
        <w:rPr>
          <w:rFonts w:ascii="Calibri" w:eastAsiaTheme="majorEastAsia" w:hAnsi="Calibri" w:cs="Calibri"/>
        </w:rPr>
      </w:pPr>
    </w:p>
    <w:p w14:paraId="13BCA953" w14:textId="77777777" w:rsidR="004F59BD" w:rsidRPr="008B6CFD" w:rsidRDefault="004F59BD" w:rsidP="008B6CFD">
      <w:pPr>
        <w:rPr>
          <w:rFonts w:ascii="Calibri" w:eastAsiaTheme="majorEastAsia" w:hAnsi="Calibri" w:cs="Calibri"/>
        </w:rPr>
      </w:pPr>
    </w:p>
    <w:p w14:paraId="0CF5C4B6" w14:textId="634D553E" w:rsidR="002F3F51" w:rsidRPr="008B6CFD" w:rsidRDefault="002F3F51" w:rsidP="00ED57A2">
      <w:pPr>
        <w:pStyle w:val="Heading3"/>
      </w:pPr>
      <w:bookmarkStart w:id="176" w:name="_Toc220763491"/>
      <w:r w:rsidRPr="008B6CFD">
        <w:t xml:space="preserve">4.7 </w:t>
      </w:r>
      <w:commentRangeStart w:id="177"/>
      <w:commentRangeStart w:id="178"/>
      <w:r w:rsidRPr="008B6CFD">
        <w:t>Plan Hold Processing Requirements</w:t>
      </w:r>
      <w:bookmarkEnd w:id="176"/>
      <w:commentRangeEnd w:id="177"/>
      <w:r w:rsidR="00AB3AE9" w:rsidRPr="008B6CFD">
        <w:rPr>
          <w:rStyle w:val="CommentReference"/>
          <w:sz w:val="28"/>
          <w:szCs w:val="28"/>
        </w:rPr>
        <w:commentReference w:id="177"/>
      </w:r>
      <w:commentRangeEnd w:id="178"/>
      <w:r w:rsidRPr="008B6CFD">
        <w:rPr>
          <w:rStyle w:val="CommentReference"/>
          <w:sz w:val="28"/>
          <w:szCs w:val="28"/>
        </w:rPr>
        <w:commentReference w:id="178"/>
      </w:r>
    </w:p>
    <w:p w14:paraId="4B8833D0"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FR-026: Plan Hold Detection and Handling</w:t>
      </w:r>
    </w:p>
    <w:p w14:paraId="43388728" w14:textId="77777777" w:rsidR="00D732B6" w:rsidRPr="008B6CFD" w:rsidRDefault="002F3F51" w:rsidP="002F3F51">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rsidRPr="008B6CFD">
        <w:rPr>
          <w:rFonts w:ascii="Calibri" w:eastAsiaTheme="majorEastAsia" w:hAnsi="Calibri" w:cs="Calibri"/>
        </w:rPr>
        <w:br/>
      </w:r>
      <w:r w:rsidRPr="008B6CFD">
        <w:rPr>
          <w:rFonts w:ascii="Calibri" w:eastAsiaTheme="majorEastAsia" w:hAnsi="Calibri" w:cs="Calibri"/>
          <w:b/>
        </w:rPr>
        <w:t>Description:</w:t>
      </w:r>
      <w:r w:rsidRPr="008B6CFD">
        <w:rPr>
          <w:rFonts w:ascii="Calibri" w:eastAsiaTheme="majorEastAsia" w:hAnsi="Calibri" w:cs="Calibri"/>
        </w:rPr>
        <w:t xml:space="preserve"> System shall detect plans on hold and handle appropriately </w:t>
      </w:r>
      <w:r w:rsidR="008B6CFD" w:rsidRPr="008B6CFD">
        <w:rPr>
          <w:rFonts w:ascii="Calibri" w:eastAsiaTheme="majorEastAsia" w:hAnsi="Calibri" w:cs="Calibri"/>
          <w:b/>
          <w:bCs/>
        </w:rPr>
        <w:t>Acceptance Criteria:</w:t>
      </w:r>
    </w:p>
    <w:p w14:paraId="6AA5E624" w14:textId="77777777" w:rsidR="002F3F51" w:rsidRPr="008B6CFD" w:rsidRDefault="002F3F51" w:rsidP="007D5939">
      <w:pPr>
        <w:numPr>
          <w:ilvl w:val="0"/>
          <w:numId w:val="103"/>
        </w:numPr>
        <w:rPr>
          <w:rFonts w:ascii="Calibri" w:eastAsiaTheme="majorEastAsia" w:hAnsi="Calibri" w:cs="Calibri"/>
        </w:rPr>
      </w:pPr>
      <w:r w:rsidRPr="008B6CFD">
        <w:rPr>
          <w:rFonts w:ascii="Calibri" w:eastAsiaTheme="majorEastAsia" w:hAnsi="Calibri" w:cs="Calibri"/>
        </w:rPr>
        <w:t>Check plan against hold list before processing</w:t>
      </w:r>
    </w:p>
    <w:p w14:paraId="797AE065" w14:textId="77777777" w:rsidR="002F3F51" w:rsidRPr="008B6CFD" w:rsidRDefault="002F3F51" w:rsidP="007D5939">
      <w:pPr>
        <w:numPr>
          <w:ilvl w:val="0"/>
          <w:numId w:val="103"/>
        </w:numPr>
        <w:rPr>
          <w:rFonts w:ascii="Calibri" w:eastAsiaTheme="majorEastAsia" w:hAnsi="Calibri" w:cs="Calibri"/>
        </w:rPr>
      </w:pPr>
      <w:r w:rsidRPr="008B6CFD">
        <w:rPr>
          <w:rFonts w:ascii="Calibri" w:eastAsiaTheme="majorEastAsia" w:hAnsi="Calibri" w:cs="Calibri"/>
        </w:rPr>
        <w:t>Support multiple hold reason codes:</w:t>
      </w:r>
    </w:p>
    <w:tbl>
      <w:tblPr>
        <w:tblStyle w:val="TableGrid"/>
        <w:tblW w:w="0" w:type="auto"/>
        <w:tblLook w:val="04A0" w:firstRow="1" w:lastRow="0" w:firstColumn="1" w:lastColumn="0" w:noHBand="0" w:noVBand="1"/>
      </w:tblPr>
      <w:tblGrid>
        <w:gridCol w:w="2027"/>
        <w:gridCol w:w="2681"/>
        <w:gridCol w:w="4511"/>
      </w:tblGrid>
      <w:tr w:rsidR="008B6CFD" w:rsidRPr="00A65EC8" w14:paraId="68D29724" w14:textId="77777777" w:rsidTr="008B6CFD">
        <w:tc>
          <w:tcPr>
            <w:tcW w:w="0" w:type="auto"/>
            <w:hideMark/>
          </w:tcPr>
          <w:p w14:paraId="79FF836A" w14:textId="77777777" w:rsidR="008B6CFD" w:rsidRPr="008B6CFD" w:rsidRDefault="008B6CFD" w:rsidP="008B6CFD">
            <w:pPr>
              <w:spacing w:after="160" w:line="279" w:lineRule="auto"/>
              <w:rPr>
                <w:rFonts w:ascii="Calibri" w:eastAsiaTheme="majorEastAsia" w:hAnsi="Calibri" w:cs="Calibri"/>
                <w:b/>
                <w:bCs/>
              </w:rPr>
            </w:pPr>
            <w:r w:rsidRPr="008B6CFD">
              <w:rPr>
                <w:rFonts w:ascii="Calibri" w:eastAsiaTheme="majorEastAsia" w:hAnsi="Calibri" w:cs="Calibri"/>
                <w:b/>
                <w:bCs/>
              </w:rPr>
              <w:t>Hold Reason Code</w:t>
            </w:r>
          </w:p>
        </w:tc>
        <w:tc>
          <w:tcPr>
            <w:tcW w:w="0" w:type="auto"/>
            <w:hideMark/>
          </w:tcPr>
          <w:p w14:paraId="5A617C1B" w14:textId="77777777" w:rsidR="008B6CFD" w:rsidRPr="008B6CFD" w:rsidRDefault="008B6CFD" w:rsidP="008B6CFD">
            <w:pPr>
              <w:spacing w:after="160" w:line="279" w:lineRule="auto"/>
              <w:rPr>
                <w:rFonts w:ascii="Calibri" w:eastAsiaTheme="majorEastAsia" w:hAnsi="Calibri" w:cs="Calibri"/>
                <w:b/>
                <w:bCs/>
              </w:rPr>
            </w:pPr>
            <w:r w:rsidRPr="008B6CFD">
              <w:rPr>
                <w:rFonts w:ascii="Calibri" w:eastAsiaTheme="majorEastAsia" w:hAnsi="Calibri" w:cs="Calibri"/>
                <w:b/>
                <w:bCs/>
              </w:rPr>
              <w:t>Description</w:t>
            </w:r>
          </w:p>
        </w:tc>
        <w:tc>
          <w:tcPr>
            <w:tcW w:w="0" w:type="auto"/>
            <w:hideMark/>
          </w:tcPr>
          <w:p w14:paraId="68E308B9" w14:textId="77777777" w:rsidR="008B6CFD" w:rsidRPr="008B6CFD" w:rsidRDefault="008B6CFD" w:rsidP="008B6CFD">
            <w:pPr>
              <w:spacing w:after="160" w:line="279" w:lineRule="auto"/>
              <w:rPr>
                <w:rFonts w:ascii="Calibri" w:eastAsiaTheme="majorEastAsia" w:hAnsi="Calibri" w:cs="Calibri"/>
                <w:b/>
                <w:bCs/>
              </w:rPr>
            </w:pPr>
            <w:r w:rsidRPr="008B6CFD">
              <w:rPr>
                <w:rFonts w:ascii="Calibri" w:eastAsiaTheme="majorEastAsia" w:hAnsi="Calibri" w:cs="Calibri"/>
                <w:b/>
                <w:bCs/>
              </w:rPr>
              <w:t>Processing Action</w:t>
            </w:r>
          </w:p>
        </w:tc>
      </w:tr>
      <w:tr w:rsidR="008B6CFD" w:rsidRPr="00A65EC8" w14:paraId="20C812DF" w14:textId="77777777" w:rsidTr="008B6CFD">
        <w:tc>
          <w:tcPr>
            <w:tcW w:w="0" w:type="auto"/>
            <w:hideMark/>
          </w:tcPr>
          <w:p w14:paraId="71FD3C88"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NC</w:t>
            </w:r>
          </w:p>
        </w:tc>
        <w:tc>
          <w:tcPr>
            <w:tcW w:w="0" w:type="auto"/>
            <w:hideMark/>
          </w:tcPr>
          <w:p w14:paraId="1B08224C"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New Client</w:t>
            </w:r>
          </w:p>
        </w:tc>
        <w:tc>
          <w:tcPr>
            <w:tcW w:w="0" w:type="auto"/>
            <w:hideMark/>
          </w:tcPr>
          <w:p w14:paraId="22187EE0"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Hold for review, run eligibility if TrueEligRun</w:t>
            </w:r>
          </w:p>
        </w:tc>
      </w:tr>
      <w:tr w:rsidR="008B6CFD" w:rsidRPr="00A65EC8" w14:paraId="5D7CE528" w14:textId="77777777" w:rsidTr="008B6CFD">
        <w:tc>
          <w:tcPr>
            <w:tcW w:w="0" w:type="auto"/>
            <w:hideMark/>
          </w:tcPr>
          <w:p w14:paraId="3688B108"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AC</w:t>
            </w:r>
          </w:p>
        </w:tc>
        <w:tc>
          <w:tcPr>
            <w:tcW w:w="0" w:type="auto"/>
            <w:hideMark/>
          </w:tcPr>
          <w:p w14:paraId="34FC4657"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Amendment Change</w:t>
            </w:r>
          </w:p>
        </w:tc>
        <w:tc>
          <w:tcPr>
            <w:tcW w:w="0" w:type="auto"/>
            <w:hideMark/>
          </w:tcPr>
          <w:p w14:paraId="4D23478E"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Hold for review, run eligibility if TrueEligRun</w:t>
            </w:r>
          </w:p>
        </w:tc>
      </w:tr>
      <w:tr w:rsidR="008B6CFD" w:rsidRPr="00A65EC8" w14:paraId="2F9F93E5" w14:textId="77777777" w:rsidTr="008B6CFD">
        <w:tc>
          <w:tcPr>
            <w:tcW w:w="0" w:type="auto"/>
            <w:hideMark/>
          </w:tcPr>
          <w:p w14:paraId="1B700FD1"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N</w:t>
            </w:r>
          </w:p>
        </w:tc>
        <w:tc>
          <w:tcPr>
            <w:tcW w:w="0" w:type="auto"/>
            <w:hideMark/>
          </w:tcPr>
          <w:p w14:paraId="351B8810"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New Client (via date calc)</w:t>
            </w:r>
          </w:p>
        </w:tc>
        <w:tc>
          <w:tcPr>
            <w:tcW w:w="0" w:type="auto"/>
            <w:hideMark/>
          </w:tcPr>
          <w:p w14:paraId="7C3F9E0F"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Auto-detected within 10 days of start</w:t>
            </w:r>
          </w:p>
        </w:tc>
      </w:tr>
      <w:tr w:rsidR="008B6CFD" w:rsidRPr="00A65EC8" w14:paraId="5161FAFE" w14:textId="77777777" w:rsidTr="008B6CFD">
        <w:tc>
          <w:tcPr>
            <w:tcW w:w="0" w:type="auto"/>
            <w:hideMark/>
          </w:tcPr>
          <w:p w14:paraId="17F98825"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O</w:t>
            </w:r>
          </w:p>
        </w:tc>
        <w:tc>
          <w:tcPr>
            <w:tcW w:w="0" w:type="auto"/>
            <w:hideMark/>
          </w:tcPr>
          <w:p w14:paraId="5AE89FA6"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Other</w:t>
            </w:r>
          </w:p>
        </w:tc>
        <w:tc>
          <w:tcPr>
            <w:tcW w:w="0" w:type="auto"/>
            <w:hideMark/>
          </w:tcPr>
          <w:p w14:paraId="29418397"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Hold with additional info in notes</w:t>
            </w:r>
          </w:p>
        </w:tc>
      </w:tr>
      <w:tr w:rsidR="008B6CFD" w:rsidRPr="00A65EC8" w14:paraId="6D647636" w14:textId="77777777" w:rsidTr="008B6CFD">
        <w:tc>
          <w:tcPr>
            <w:tcW w:w="0" w:type="auto"/>
            <w:hideMark/>
          </w:tcPr>
          <w:p w14:paraId="36E6B286"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(none)</w:t>
            </w:r>
          </w:p>
        </w:tc>
        <w:tc>
          <w:tcPr>
            <w:tcW w:w="0" w:type="auto"/>
            <w:hideMark/>
          </w:tcPr>
          <w:p w14:paraId="4B5B86C3"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Revoked</w:t>
            </w:r>
          </w:p>
        </w:tc>
        <w:tc>
          <w:tcPr>
            <w:tcW w:w="0" w:type="auto"/>
            <w:hideMark/>
          </w:tcPr>
          <w:p w14:paraId="114DB6A4"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Mark as True-Revoked, hold after date</w:t>
            </w:r>
          </w:p>
        </w:tc>
      </w:tr>
      <w:tr w:rsidR="008B6CFD" w:rsidRPr="00A65EC8" w14:paraId="28DA8285" w14:textId="77777777" w:rsidTr="008B6CFD">
        <w:tc>
          <w:tcPr>
            <w:tcW w:w="0" w:type="auto"/>
            <w:hideMark/>
          </w:tcPr>
          <w:p w14:paraId="4217DE24"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(none)</w:t>
            </w:r>
          </w:p>
        </w:tc>
        <w:tc>
          <w:tcPr>
            <w:tcW w:w="0" w:type="auto"/>
            <w:hideMark/>
          </w:tcPr>
          <w:p w14:paraId="28B1F3E8"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FrozenPlan</w:t>
            </w:r>
          </w:p>
        </w:tc>
        <w:tc>
          <w:tcPr>
            <w:tcW w:w="0" w:type="auto"/>
            <w:hideMark/>
          </w:tcPr>
          <w:p w14:paraId="4DE6C32D"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Hold after date</w:t>
            </w:r>
          </w:p>
        </w:tc>
      </w:tr>
      <w:tr w:rsidR="008B6CFD" w:rsidRPr="00A65EC8" w14:paraId="097E7217" w14:textId="77777777" w:rsidTr="008B6CFD">
        <w:tc>
          <w:tcPr>
            <w:tcW w:w="0" w:type="auto"/>
            <w:hideMark/>
          </w:tcPr>
          <w:p w14:paraId="61CDF4BE"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(none)</w:t>
            </w:r>
          </w:p>
        </w:tc>
        <w:tc>
          <w:tcPr>
            <w:tcW w:w="0" w:type="auto"/>
            <w:hideMark/>
          </w:tcPr>
          <w:p w14:paraId="3533015A"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TerminatedPlan</w:t>
            </w:r>
          </w:p>
        </w:tc>
        <w:tc>
          <w:tcPr>
            <w:tcW w:w="0" w:type="auto"/>
            <w:hideMark/>
          </w:tcPr>
          <w:p w14:paraId="00C7BBDB"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Hold after date</w:t>
            </w:r>
          </w:p>
        </w:tc>
      </w:tr>
      <w:tr w:rsidR="008B6CFD" w:rsidRPr="00A65EC8" w14:paraId="11C4B79B" w14:textId="77777777" w:rsidTr="008B6CFD">
        <w:tc>
          <w:tcPr>
            <w:tcW w:w="0" w:type="auto"/>
            <w:hideMark/>
          </w:tcPr>
          <w:p w14:paraId="52EB924E"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(none)</w:t>
            </w:r>
          </w:p>
        </w:tc>
        <w:tc>
          <w:tcPr>
            <w:tcW w:w="0" w:type="auto"/>
            <w:hideMark/>
          </w:tcPr>
          <w:p w14:paraId="32589749"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PlanInBlackout</w:t>
            </w:r>
          </w:p>
        </w:tc>
        <w:tc>
          <w:tcPr>
            <w:tcW w:w="0" w:type="auto"/>
            <w:hideMark/>
          </w:tcPr>
          <w:p w14:paraId="0BB09EB2"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Hold after date</w:t>
            </w:r>
          </w:p>
        </w:tc>
      </w:tr>
      <w:tr w:rsidR="008B6CFD" w:rsidRPr="00A65EC8" w14:paraId="7E4F5880" w14:textId="77777777" w:rsidTr="008B6CFD">
        <w:tc>
          <w:tcPr>
            <w:tcW w:w="0" w:type="auto"/>
            <w:hideMark/>
          </w:tcPr>
          <w:p w14:paraId="42C47DD7"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(none)</w:t>
            </w:r>
          </w:p>
        </w:tc>
        <w:tc>
          <w:tcPr>
            <w:tcW w:w="0" w:type="auto"/>
            <w:hideMark/>
          </w:tcPr>
          <w:p w14:paraId="071C745B"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PlanTransferredOut</w:t>
            </w:r>
          </w:p>
        </w:tc>
        <w:tc>
          <w:tcPr>
            <w:tcW w:w="0" w:type="auto"/>
            <w:hideMark/>
          </w:tcPr>
          <w:p w14:paraId="69A872F7"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Hold after date</w:t>
            </w:r>
          </w:p>
        </w:tc>
      </w:tr>
      <w:tr w:rsidR="008B6CFD" w:rsidRPr="00A65EC8" w14:paraId="6A179C49" w14:textId="77777777" w:rsidTr="008B6CFD">
        <w:tc>
          <w:tcPr>
            <w:tcW w:w="0" w:type="auto"/>
            <w:hideMark/>
          </w:tcPr>
          <w:p w14:paraId="4503207C"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(none)</w:t>
            </w:r>
          </w:p>
        </w:tc>
        <w:tc>
          <w:tcPr>
            <w:tcW w:w="0" w:type="auto"/>
            <w:hideMark/>
          </w:tcPr>
          <w:p w14:paraId="240203CC"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ClientIDEnded</w:t>
            </w:r>
          </w:p>
        </w:tc>
        <w:tc>
          <w:tcPr>
            <w:tcW w:w="0" w:type="auto"/>
            <w:hideMark/>
          </w:tcPr>
          <w:p w14:paraId="7C587F46" w14:textId="77777777" w:rsidR="008B6CFD" w:rsidRPr="008B6CFD" w:rsidRDefault="008B6CFD" w:rsidP="008B6CFD">
            <w:pPr>
              <w:spacing w:after="160" w:line="279" w:lineRule="auto"/>
              <w:rPr>
                <w:rFonts w:ascii="Calibri" w:eastAsiaTheme="majorEastAsia" w:hAnsi="Calibri" w:cs="Calibri"/>
              </w:rPr>
            </w:pPr>
            <w:r w:rsidRPr="008B6CFD">
              <w:rPr>
                <w:rFonts w:ascii="Calibri" w:eastAsiaTheme="majorEastAsia" w:hAnsi="Calibri" w:cs="Calibri"/>
              </w:rPr>
              <w:t>Hold after date, prefix planid</w:t>
            </w:r>
          </w:p>
        </w:tc>
      </w:tr>
    </w:tbl>
    <w:p w14:paraId="26D3801A" w14:textId="77777777" w:rsidR="002F3F51" w:rsidRPr="008B6CFD" w:rsidRDefault="002F3F51" w:rsidP="007D5939">
      <w:pPr>
        <w:numPr>
          <w:ilvl w:val="0"/>
          <w:numId w:val="104"/>
        </w:numPr>
        <w:rPr>
          <w:rFonts w:ascii="Calibri" w:eastAsiaTheme="majorEastAsia" w:hAnsi="Calibri" w:cs="Calibri"/>
          <w:b/>
        </w:rPr>
      </w:pPr>
      <w:r w:rsidRPr="008B6CFD">
        <w:rPr>
          <w:rFonts w:ascii="Calibri" w:eastAsiaTheme="majorEastAsia" w:hAnsi="Calibri" w:cs="Calibri"/>
          <w:b/>
        </w:rPr>
        <w:t xml:space="preserve">Apply hold logic: </w:t>
      </w:r>
    </w:p>
    <w:p w14:paraId="1AE62849" w14:textId="77777777" w:rsidR="002F3F51" w:rsidRPr="008B6CFD" w:rsidRDefault="002F3F51" w:rsidP="007D5939">
      <w:pPr>
        <w:numPr>
          <w:ilvl w:val="1"/>
          <w:numId w:val="104"/>
        </w:numPr>
        <w:rPr>
          <w:rFonts w:ascii="Calibri" w:eastAsiaTheme="majorEastAsia" w:hAnsi="Calibri" w:cs="Calibri"/>
        </w:rPr>
      </w:pPr>
      <w:r w:rsidRPr="008B6CFD">
        <w:rPr>
          <w:rFonts w:ascii="Calibri" w:eastAsiaTheme="majorEastAsia" w:hAnsi="Calibri" w:cs="Calibri"/>
        </w:rPr>
        <w:lastRenderedPageBreak/>
        <w:t>holduntil: Future date - hold until that date passes</w:t>
      </w:r>
    </w:p>
    <w:p w14:paraId="0AA42CE6" w14:textId="77777777" w:rsidR="002F3F51" w:rsidRPr="008B6CFD" w:rsidRDefault="002F3F51" w:rsidP="007D5939">
      <w:pPr>
        <w:numPr>
          <w:ilvl w:val="1"/>
          <w:numId w:val="104"/>
        </w:numPr>
        <w:rPr>
          <w:rFonts w:ascii="Calibri" w:eastAsiaTheme="majorEastAsia" w:hAnsi="Calibri" w:cs="Calibri"/>
        </w:rPr>
      </w:pPr>
      <w:r w:rsidRPr="008B6CFD">
        <w:rPr>
          <w:rFonts w:ascii="Calibri" w:eastAsiaTheme="majorEastAsia" w:hAnsi="Calibri" w:cs="Calibri"/>
        </w:rPr>
        <w:t>holdafter: Past date - hold all payrolls after that date</w:t>
      </w:r>
    </w:p>
    <w:p w14:paraId="575B25C1" w14:textId="77777777" w:rsidR="002F3F51" w:rsidRPr="008B6CFD" w:rsidRDefault="002F3F51" w:rsidP="007D5939">
      <w:pPr>
        <w:numPr>
          <w:ilvl w:val="0"/>
          <w:numId w:val="104"/>
        </w:numPr>
        <w:rPr>
          <w:rFonts w:ascii="Calibri" w:eastAsiaTheme="majorEastAsia" w:hAnsi="Calibri" w:cs="Calibri"/>
        </w:rPr>
      </w:pPr>
      <w:r w:rsidRPr="008B6CFD">
        <w:rPr>
          <w:rFonts w:ascii="Calibri" w:eastAsiaTheme="majorEastAsia" w:hAnsi="Calibri" w:cs="Calibri"/>
        </w:rPr>
        <w:t>Support eligibility run flag (TrueEligRun) for new clients and amendments</w:t>
      </w:r>
    </w:p>
    <w:p w14:paraId="5EC451C6" w14:textId="77777777" w:rsidR="002F3F51" w:rsidRPr="008B6CFD" w:rsidRDefault="002F3F51" w:rsidP="007D5939">
      <w:pPr>
        <w:numPr>
          <w:ilvl w:val="0"/>
          <w:numId w:val="104"/>
        </w:numPr>
        <w:rPr>
          <w:rFonts w:ascii="Calibri" w:eastAsiaTheme="majorEastAsia" w:hAnsi="Calibri" w:cs="Calibri"/>
        </w:rPr>
      </w:pPr>
      <w:r w:rsidRPr="008B6CFD">
        <w:rPr>
          <w:rFonts w:ascii="Calibri" w:eastAsiaTheme="majorEastAsia" w:hAnsi="Calibri" w:cs="Calibri"/>
        </w:rPr>
        <w:t>Generate PlanHOLD output file with hold details</w:t>
      </w:r>
    </w:p>
    <w:p w14:paraId="2C821204" w14:textId="77777777" w:rsidR="002F3F51" w:rsidRPr="008B6CFD" w:rsidRDefault="002F3F51" w:rsidP="007D5939">
      <w:pPr>
        <w:numPr>
          <w:ilvl w:val="0"/>
          <w:numId w:val="104"/>
        </w:numPr>
        <w:rPr>
          <w:rFonts w:ascii="Calibri" w:eastAsiaTheme="majorEastAsia" w:hAnsi="Calibri" w:cs="Calibri"/>
        </w:rPr>
      </w:pPr>
      <w:r w:rsidRPr="008B6CFD">
        <w:rPr>
          <w:rFonts w:ascii="Calibri" w:eastAsiaTheme="majorEastAsia" w:hAnsi="Calibri" w:cs="Calibri"/>
        </w:rPr>
        <w:t>Route to HOLD output folder instead of normal processing</w:t>
      </w:r>
    </w:p>
    <w:p w14:paraId="14F9EB50" w14:textId="77777777" w:rsidR="002F3F51" w:rsidRPr="008B6CFD" w:rsidRDefault="002F3F51" w:rsidP="002F3F51">
      <w:pPr>
        <w:rPr>
          <w:rFonts w:ascii="Calibri" w:eastAsiaTheme="majorEastAsia" w:hAnsi="Calibri" w:cs="Calibri"/>
        </w:rPr>
      </w:pPr>
      <w:r w:rsidRPr="008B6CFD">
        <w:rPr>
          <w:rFonts w:ascii="Calibri" w:eastAsiaTheme="majorEastAsia" w:hAnsi="Calibri" w:cs="Calibri"/>
          <w:b/>
        </w:rPr>
        <w:t>Implementation Reference:</w:t>
      </w:r>
      <w:r w:rsidRPr="008B6CFD">
        <w:rPr>
          <w:rFonts w:ascii="Calibri" w:eastAsiaTheme="majorEastAsia" w:hAnsi="Calibri" w:cs="Calibri"/>
        </w:rPr>
        <w:t xml:space="preserve"> subroutine-planholdPC.do</w:t>
      </w:r>
    </w:p>
    <w:p w14:paraId="52C516F5" w14:textId="77777777" w:rsidR="002F3F51" w:rsidRPr="008B6CFD" w:rsidRDefault="002F3F51" w:rsidP="00ED57A2">
      <w:pPr>
        <w:pStyle w:val="Heading3"/>
      </w:pPr>
      <w:bookmarkStart w:id="179" w:name="_Toc220763492"/>
      <w:r w:rsidRPr="008B6CFD">
        <w:t>4.8 Forfeiture Processing Requirements</w:t>
      </w:r>
      <w:bookmarkEnd w:id="179"/>
    </w:p>
    <w:p w14:paraId="6E0E8600"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FR-027: Forfeiture Calculation and Application</w:t>
      </w:r>
    </w:p>
    <w:p w14:paraId="3E379567" w14:textId="77777777" w:rsidR="002F3F51" w:rsidRPr="008B6CFD" w:rsidRDefault="002F3F51" w:rsidP="002F3F51">
      <w:pPr>
        <w:rPr>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Medium</w:t>
      </w:r>
      <w:r w:rsidRPr="008B6CFD">
        <w:rPr>
          <w:rFonts w:ascii="Calibri" w:eastAsiaTheme="majorEastAsia" w:hAnsi="Calibri" w:cs="Calibri"/>
        </w:rPr>
        <w:br/>
      </w:r>
      <w:r w:rsidRPr="008B6CFD">
        <w:rPr>
          <w:rFonts w:ascii="Calibri" w:eastAsiaTheme="majorEastAsia" w:hAnsi="Calibri" w:cs="Calibri"/>
          <w:b/>
        </w:rPr>
        <w:t>Description:</w:t>
      </w:r>
      <w:r w:rsidRPr="008B6CFD">
        <w:rPr>
          <w:rFonts w:ascii="Calibri" w:eastAsiaTheme="majorEastAsia" w:hAnsi="Calibri" w:cs="Calibri"/>
        </w:rPr>
        <w:t xml:space="preserve"> System shall calculate and apply available forfeitures to employer contributions </w:t>
      </w:r>
      <w:r w:rsidRPr="008B6CFD">
        <w:rPr>
          <w:rFonts w:ascii="Calibri" w:eastAsiaTheme="majorEastAsia" w:hAnsi="Calibri" w:cs="Calibri"/>
          <w:b/>
        </w:rPr>
        <w:t>Acceptance Criteria:</w:t>
      </w:r>
    </w:p>
    <w:p w14:paraId="756B5D5E" w14:textId="77777777" w:rsidR="002F3F51" w:rsidRPr="008B6CFD" w:rsidRDefault="002F3F51" w:rsidP="007D5939">
      <w:pPr>
        <w:numPr>
          <w:ilvl w:val="0"/>
          <w:numId w:val="105"/>
        </w:numPr>
        <w:rPr>
          <w:rFonts w:ascii="Calibri" w:eastAsiaTheme="majorEastAsia" w:hAnsi="Calibri" w:cs="Calibri"/>
        </w:rPr>
      </w:pPr>
      <w:r w:rsidRPr="008B6CFD">
        <w:rPr>
          <w:rFonts w:ascii="Calibri" w:eastAsiaTheme="majorEastAsia" w:hAnsi="Calibri" w:cs="Calibri"/>
        </w:rPr>
        <w:t xml:space="preserve">Calculate total employer contributions eligible for forfeiture offset: </w:t>
      </w:r>
    </w:p>
    <w:p w14:paraId="32E9CDE5" w14:textId="77777777" w:rsidR="002F3F51" w:rsidRPr="008B6CFD" w:rsidRDefault="002F3F51" w:rsidP="007D5939">
      <w:pPr>
        <w:numPr>
          <w:ilvl w:val="1"/>
          <w:numId w:val="105"/>
        </w:numPr>
        <w:rPr>
          <w:rFonts w:ascii="Calibri" w:eastAsiaTheme="majorEastAsia" w:hAnsi="Calibri" w:cs="Calibri"/>
        </w:rPr>
      </w:pPr>
      <w:r w:rsidRPr="008B6CFD">
        <w:rPr>
          <w:rFonts w:ascii="Calibri" w:eastAsiaTheme="majorEastAsia" w:hAnsi="Calibri" w:cs="Calibri"/>
        </w:rPr>
        <w:t>match + shmatch + shmatchqaca + shne + shneqaca + pshare</w:t>
      </w:r>
    </w:p>
    <w:p w14:paraId="4E8C8FA6" w14:textId="77777777" w:rsidR="002F3F51" w:rsidRPr="008B6CFD" w:rsidRDefault="002F3F51" w:rsidP="007D5939">
      <w:pPr>
        <w:numPr>
          <w:ilvl w:val="0"/>
          <w:numId w:val="105"/>
        </w:numPr>
        <w:rPr>
          <w:rFonts w:ascii="Calibri" w:eastAsiaTheme="majorEastAsia" w:hAnsi="Calibri" w:cs="Calibri"/>
        </w:rPr>
      </w:pPr>
      <w:r w:rsidRPr="008B6CFD">
        <w:rPr>
          <w:rFonts w:ascii="Calibri" w:eastAsiaTheme="majorEastAsia" w:hAnsi="Calibri" w:cs="Calibri"/>
          <w:b/>
        </w:rPr>
        <w:t>EXCLUDE prevailing wage contributions</w:t>
      </w:r>
      <w:r w:rsidRPr="008B6CFD">
        <w:rPr>
          <w:rFonts w:ascii="Calibri" w:eastAsiaTheme="majorEastAsia" w:hAnsi="Calibri" w:cs="Calibri"/>
        </w:rPr>
        <w:t xml:space="preserve"> (prevwageer, prevwageqnec) per Davis-Bacon Act</w:t>
      </w:r>
    </w:p>
    <w:p w14:paraId="016FBBC2" w14:textId="77777777" w:rsidR="002F3F51" w:rsidRPr="008B6CFD" w:rsidRDefault="002F3F51" w:rsidP="007D5939">
      <w:pPr>
        <w:numPr>
          <w:ilvl w:val="0"/>
          <w:numId w:val="105"/>
        </w:numPr>
        <w:rPr>
          <w:rFonts w:ascii="Calibri" w:eastAsiaTheme="majorEastAsia" w:hAnsi="Calibri" w:cs="Calibri"/>
        </w:rPr>
      </w:pPr>
      <w:r w:rsidRPr="008B6CFD">
        <w:rPr>
          <w:rFonts w:ascii="Calibri" w:eastAsiaTheme="majorEastAsia" w:hAnsi="Calibri" w:cs="Calibri"/>
        </w:rPr>
        <w:t>Look up available forfeiture balance by planid</w:t>
      </w:r>
    </w:p>
    <w:p w14:paraId="3682BCE5" w14:textId="77777777" w:rsidR="002F3F51" w:rsidRPr="008B6CFD" w:rsidRDefault="002F3F51" w:rsidP="007D5939">
      <w:pPr>
        <w:numPr>
          <w:ilvl w:val="0"/>
          <w:numId w:val="105"/>
        </w:numPr>
        <w:rPr>
          <w:rFonts w:ascii="Calibri" w:eastAsiaTheme="majorEastAsia" w:hAnsi="Calibri" w:cs="Calibri"/>
        </w:rPr>
      </w:pPr>
      <w:r w:rsidRPr="008B6CFD">
        <w:rPr>
          <w:rFonts w:ascii="Calibri" w:eastAsiaTheme="majorEastAsia" w:hAnsi="Calibri" w:cs="Calibri"/>
        </w:rPr>
        <w:t>Calculate forfeiture usage as: -min(ERTotal, ForfAvail)</w:t>
      </w:r>
    </w:p>
    <w:p w14:paraId="5095789B" w14:textId="77777777" w:rsidR="002F3F51" w:rsidRPr="008B6CFD" w:rsidRDefault="002F3F51" w:rsidP="007D5939">
      <w:pPr>
        <w:numPr>
          <w:ilvl w:val="0"/>
          <w:numId w:val="105"/>
        </w:numPr>
        <w:rPr>
          <w:rFonts w:ascii="Calibri" w:eastAsiaTheme="majorEastAsia" w:hAnsi="Calibri" w:cs="Calibri"/>
        </w:rPr>
      </w:pPr>
      <w:r w:rsidRPr="008B6CFD">
        <w:rPr>
          <w:rFonts w:ascii="Calibri" w:eastAsiaTheme="majorEastAsia" w:hAnsi="Calibri" w:cs="Calibri"/>
        </w:rPr>
        <w:t>Generate Forfs output file when forfeitures are used</w:t>
      </w:r>
    </w:p>
    <w:p w14:paraId="1140A854" w14:textId="77777777" w:rsidR="002F3F51" w:rsidRPr="008B6CFD" w:rsidRDefault="002F3F51" w:rsidP="007D5939">
      <w:pPr>
        <w:numPr>
          <w:ilvl w:val="0"/>
          <w:numId w:val="105"/>
        </w:numPr>
        <w:rPr>
          <w:rFonts w:ascii="Calibri" w:eastAsiaTheme="majorEastAsia" w:hAnsi="Calibri" w:cs="Calibri"/>
        </w:rPr>
      </w:pPr>
      <w:r w:rsidRPr="008B6CFD">
        <w:rPr>
          <w:rFonts w:ascii="Calibri" w:eastAsiaTheme="majorEastAsia" w:hAnsi="Calibri" w:cs="Calibri"/>
        </w:rPr>
        <w:t>Support forfeiture allocation by identifier for multi-location plans</w:t>
      </w:r>
    </w:p>
    <w:p w14:paraId="78866612" w14:textId="77777777" w:rsidR="002F3F51" w:rsidRPr="008B6CFD" w:rsidRDefault="002F3F51" w:rsidP="002F3F51">
      <w:pPr>
        <w:rPr>
          <w:rFonts w:ascii="Calibri" w:eastAsiaTheme="majorEastAsia" w:hAnsi="Calibri" w:cs="Calibri"/>
        </w:rPr>
      </w:pPr>
      <w:r w:rsidRPr="008B6CFD">
        <w:rPr>
          <w:rFonts w:ascii="Calibri" w:eastAsiaTheme="majorEastAsia" w:hAnsi="Calibri" w:cs="Calibri"/>
          <w:b/>
        </w:rPr>
        <w:t>Implementation Reference:</w:t>
      </w:r>
      <w:r w:rsidRPr="008B6CFD">
        <w:rPr>
          <w:rFonts w:ascii="Calibri" w:eastAsiaTheme="majorEastAsia" w:hAnsi="Calibri" w:cs="Calibri"/>
        </w:rPr>
        <w:t xml:space="preserve"> subroutine-Forfeitures.do</w:t>
      </w:r>
    </w:p>
    <w:p w14:paraId="5706AC49" w14:textId="77777777" w:rsidR="002F3F51" w:rsidRPr="008B6CFD" w:rsidRDefault="002F3F51" w:rsidP="002F3F51">
      <w:pPr>
        <w:rPr>
          <w:rFonts w:ascii="Calibri" w:eastAsiaTheme="majorEastAsia" w:hAnsi="Calibri" w:cs="Calibri"/>
        </w:rPr>
      </w:pPr>
      <w:r w:rsidRPr="008B6CFD">
        <w:rPr>
          <w:rFonts w:ascii="Calibri" w:eastAsiaTheme="majorEastAsia" w:hAnsi="Calibri" w:cs="Calibri"/>
          <w:b/>
        </w:rPr>
        <w:t>Regulatory Note:</w:t>
      </w:r>
      <w:r w:rsidRPr="008B6CFD">
        <w:rPr>
          <w:rFonts w:ascii="Calibri" w:eastAsiaTheme="majorEastAsia" w:hAnsi="Calibri" w:cs="Calibri"/>
        </w:rPr>
        <w:t xml:space="preserve"> Per ASPPA Employee Benefits guidance on Davis-Bacon Act: "Forfeited amounts may not be used to meet the contractor's future prevailing fringe benefit obligations."</w:t>
      </w:r>
    </w:p>
    <w:p w14:paraId="3EA58D63" w14:textId="77777777" w:rsidR="444BEF9A" w:rsidRPr="00A65EC8" w:rsidRDefault="444BEF9A" w:rsidP="444BEF9A">
      <w:pPr>
        <w:rPr>
          <w:rFonts w:ascii="Calibri" w:eastAsiaTheme="majorEastAsia" w:hAnsi="Calibri" w:cs="Calibri"/>
          <w:b/>
        </w:rPr>
      </w:pPr>
    </w:p>
    <w:p w14:paraId="360C4E27" w14:textId="03ED38B8" w:rsidR="002F3F51" w:rsidRPr="00A65EC8" w:rsidRDefault="002F3F51" w:rsidP="00ED57A2">
      <w:pPr>
        <w:pStyle w:val="Heading3"/>
        <w:rPr>
          <w:rFonts w:ascii="Calibri" w:hAnsi="Calibri" w:cs="Calibri"/>
          <w:sz w:val="24"/>
          <w:szCs w:val="24"/>
        </w:rPr>
      </w:pPr>
      <w:bookmarkStart w:id="180" w:name="_Toc220763493"/>
      <w:r w:rsidRPr="00A65EC8">
        <w:rPr>
          <w:rFonts w:ascii="Calibri" w:hAnsi="Calibri" w:cs="Calibri"/>
          <w:sz w:val="24"/>
          <w:szCs w:val="24"/>
        </w:rPr>
        <w:t>4.9 Human-in-the-Loop Requirements</w:t>
      </w:r>
      <w:bookmarkEnd w:id="180"/>
    </w:p>
    <w:p w14:paraId="111EFBA6"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FR-028: Review Queue Management</w:t>
      </w:r>
    </w:p>
    <w:p w14:paraId="6CA8BBBC" w14:textId="77777777" w:rsidR="00D732B6" w:rsidRPr="008B6CFD" w:rsidRDefault="002F3F51" w:rsidP="002F3F51">
      <w:pPr>
        <w:rPr>
          <w:rFonts w:ascii="Calibri" w:eastAsiaTheme="majorEastAsia" w:hAnsi="Calibri" w:cs="Calibri"/>
        </w:rPr>
      </w:pPr>
      <w:r w:rsidRPr="008B6CFD">
        <w:rPr>
          <w:rFonts w:ascii="Calibri" w:eastAsiaTheme="majorEastAsia" w:hAnsi="Calibri" w:cs="Calibri"/>
          <w:b/>
        </w:rPr>
        <w:lastRenderedPageBreak/>
        <w:t>Priority:</w:t>
      </w:r>
      <w:r w:rsidRPr="008B6CFD">
        <w:rPr>
          <w:rFonts w:ascii="Calibri" w:eastAsiaTheme="majorEastAsia" w:hAnsi="Calibri" w:cs="Calibri"/>
        </w:rPr>
        <w:t xml:space="preserve"> High</w:t>
      </w:r>
      <w:r w:rsidRPr="008B6CFD">
        <w:rPr>
          <w:rFonts w:ascii="Calibri" w:eastAsiaTheme="majorEastAsia" w:hAnsi="Calibri" w:cs="Calibri"/>
        </w:rPr>
        <w:br/>
      </w:r>
      <w:r w:rsidRPr="008B6CFD">
        <w:rPr>
          <w:rFonts w:ascii="Calibri" w:eastAsiaTheme="majorEastAsia" w:hAnsi="Calibri" w:cs="Calibri"/>
          <w:b/>
        </w:rPr>
        <w:t>Description:</w:t>
      </w:r>
      <w:r w:rsidRPr="008B6CFD">
        <w:rPr>
          <w:rFonts w:ascii="Calibri" w:eastAsiaTheme="majorEastAsia" w:hAnsi="Calibri" w:cs="Calibri"/>
        </w:rPr>
        <w:t xml:space="preserve"> System shall queue items requiring human review </w:t>
      </w:r>
      <w:r w:rsidR="008B6CFD" w:rsidRPr="008B6CFD">
        <w:rPr>
          <w:rFonts w:ascii="Calibri" w:eastAsiaTheme="majorEastAsia" w:hAnsi="Calibri" w:cs="Calibri"/>
          <w:b/>
          <w:bCs/>
        </w:rPr>
        <w:t>Acceptance Criteria:</w:t>
      </w:r>
    </w:p>
    <w:p w14:paraId="2037107D" w14:textId="77777777" w:rsidR="002F3F51" w:rsidRPr="008B6CFD" w:rsidRDefault="002F3F51" w:rsidP="007D5939">
      <w:pPr>
        <w:numPr>
          <w:ilvl w:val="0"/>
          <w:numId w:val="106"/>
        </w:numPr>
        <w:rPr>
          <w:rFonts w:ascii="Calibri" w:eastAsiaTheme="majorEastAsia" w:hAnsi="Calibri" w:cs="Calibri"/>
        </w:rPr>
      </w:pPr>
      <w:r w:rsidRPr="008B6CFD">
        <w:rPr>
          <w:rFonts w:ascii="Calibri" w:eastAsiaTheme="majorEastAsia" w:hAnsi="Calibri" w:cs="Calibri"/>
        </w:rPr>
        <w:t>Queue files with format changes for review</w:t>
      </w:r>
    </w:p>
    <w:p w14:paraId="7B80422E" w14:textId="77777777" w:rsidR="002F3F51" w:rsidRPr="008B6CFD" w:rsidRDefault="002F3F51" w:rsidP="007D5939">
      <w:pPr>
        <w:numPr>
          <w:ilvl w:val="0"/>
          <w:numId w:val="106"/>
        </w:numPr>
        <w:rPr>
          <w:rFonts w:ascii="Calibri" w:eastAsiaTheme="majorEastAsia" w:hAnsi="Calibri" w:cs="Calibri"/>
        </w:rPr>
      </w:pPr>
      <w:r w:rsidRPr="008B6CFD">
        <w:rPr>
          <w:rFonts w:ascii="Calibri" w:eastAsiaTheme="majorEastAsia" w:hAnsi="Calibri" w:cs="Calibri"/>
        </w:rPr>
        <w:t>Queue files with validation errors above threshold</w:t>
      </w:r>
    </w:p>
    <w:p w14:paraId="0277D673" w14:textId="77777777" w:rsidR="002F3F51" w:rsidRPr="008B6CFD" w:rsidRDefault="002F3F51" w:rsidP="007D5939">
      <w:pPr>
        <w:numPr>
          <w:ilvl w:val="0"/>
          <w:numId w:val="106"/>
        </w:numPr>
        <w:rPr>
          <w:rFonts w:ascii="Calibri" w:eastAsiaTheme="majorEastAsia" w:hAnsi="Calibri" w:cs="Calibri"/>
        </w:rPr>
      </w:pPr>
      <w:r w:rsidRPr="008B6CFD">
        <w:rPr>
          <w:rFonts w:ascii="Calibri" w:eastAsiaTheme="majorEastAsia" w:hAnsi="Calibri" w:cs="Calibri"/>
        </w:rPr>
        <w:t>Queue exception records for resolution</w:t>
      </w:r>
    </w:p>
    <w:p w14:paraId="4A6AB771" w14:textId="77777777" w:rsidR="002F3F51" w:rsidRPr="008B6CFD" w:rsidRDefault="002F3F51" w:rsidP="007D5939">
      <w:pPr>
        <w:numPr>
          <w:ilvl w:val="0"/>
          <w:numId w:val="106"/>
        </w:numPr>
        <w:rPr>
          <w:rFonts w:ascii="Calibri" w:eastAsiaTheme="majorEastAsia" w:hAnsi="Calibri" w:cs="Calibri"/>
        </w:rPr>
      </w:pPr>
      <w:r w:rsidRPr="008B6CFD">
        <w:rPr>
          <w:rFonts w:ascii="Calibri" w:eastAsiaTheme="majorEastAsia" w:hAnsi="Calibri" w:cs="Calibri"/>
        </w:rPr>
        <w:t>Support priority ordering in queue</w:t>
      </w:r>
    </w:p>
    <w:p w14:paraId="7B0C56B2" w14:textId="77777777" w:rsidR="002F3F51" w:rsidRPr="008B6CFD" w:rsidRDefault="002F3F51" w:rsidP="007D5939">
      <w:pPr>
        <w:numPr>
          <w:ilvl w:val="0"/>
          <w:numId w:val="106"/>
        </w:numPr>
        <w:rPr>
          <w:rFonts w:ascii="Calibri" w:eastAsiaTheme="majorEastAsia" w:hAnsi="Calibri" w:cs="Calibri"/>
        </w:rPr>
      </w:pPr>
      <w:r w:rsidRPr="008B6CFD">
        <w:rPr>
          <w:rFonts w:ascii="Calibri" w:eastAsiaTheme="majorEastAsia" w:hAnsi="Calibri" w:cs="Calibri"/>
        </w:rPr>
        <w:t>Track queue aging and SLA compliance</w:t>
      </w:r>
    </w:p>
    <w:p w14:paraId="2366EA0B"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FR-029: Review Workflow</w:t>
      </w:r>
    </w:p>
    <w:p w14:paraId="53F68823" w14:textId="7BC1BBE2" w:rsidR="00D732B6" w:rsidRPr="008B6CFD" w:rsidRDefault="002F3F51" w:rsidP="5C93AB0F">
      <w:pPr>
        <w:rPr>
          <w:ins w:id="181" w:author="Koushik Sinha" w:date="2026-02-02T20:18:00Z" w16du:dateUtc="2026-02-02T20:18:12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support human review workflow </w:t>
      </w:r>
    </w:p>
    <w:p w14:paraId="3E2D79BE" w14:textId="06C38BAC"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71A44E61" w14:textId="77777777" w:rsidR="002F3F51" w:rsidRPr="008B6CFD" w:rsidRDefault="002F3F51" w:rsidP="007D5939">
      <w:pPr>
        <w:numPr>
          <w:ilvl w:val="0"/>
          <w:numId w:val="107"/>
        </w:numPr>
        <w:rPr>
          <w:rFonts w:ascii="Calibri" w:eastAsiaTheme="majorEastAsia" w:hAnsi="Calibri" w:cs="Calibri"/>
        </w:rPr>
      </w:pPr>
      <w:r w:rsidRPr="008B6CFD">
        <w:rPr>
          <w:rFonts w:ascii="Calibri" w:eastAsiaTheme="majorEastAsia" w:hAnsi="Calibri" w:cs="Calibri"/>
        </w:rPr>
        <w:t>Present original file alongside system interpretation</w:t>
      </w:r>
    </w:p>
    <w:p w14:paraId="475FCFB5" w14:textId="77777777" w:rsidR="002F3F51" w:rsidRPr="008B6CFD" w:rsidRDefault="002F3F51" w:rsidP="007D5939">
      <w:pPr>
        <w:numPr>
          <w:ilvl w:val="0"/>
          <w:numId w:val="107"/>
        </w:numPr>
        <w:rPr>
          <w:rFonts w:ascii="Calibri" w:eastAsiaTheme="majorEastAsia" w:hAnsi="Calibri" w:cs="Calibri"/>
        </w:rPr>
      </w:pPr>
      <w:r w:rsidRPr="008B6CFD">
        <w:rPr>
          <w:rFonts w:ascii="Calibri" w:eastAsiaTheme="majorEastAsia" w:hAnsi="Calibri" w:cs="Calibri"/>
        </w:rPr>
        <w:t>Allow rule modification/approval</w:t>
      </w:r>
    </w:p>
    <w:p w14:paraId="41B01EF5" w14:textId="77777777" w:rsidR="002F3F51" w:rsidRPr="008B6CFD" w:rsidRDefault="002F3F51" w:rsidP="007D5939">
      <w:pPr>
        <w:numPr>
          <w:ilvl w:val="0"/>
          <w:numId w:val="107"/>
        </w:numPr>
        <w:rPr>
          <w:rFonts w:ascii="Calibri" w:eastAsiaTheme="majorEastAsia" w:hAnsi="Calibri" w:cs="Calibri"/>
        </w:rPr>
      </w:pPr>
      <w:r w:rsidRPr="008B6CFD">
        <w:rPr>
          <w:rFonts w:ascii="Calibri" w:eastAsiaTheme="majorEastAsia" w:hAnsi="Calibri" w:cs="Calibri"/>
        </w:rPr>
        <w:t>Support exception resolution (provide correct SSN, etc.)</w:t>
      </w:r>
    </w:p>
    <w:p w14:paraId="1CA06C6E" w14:textId="77777777" w:rsidR="002F3F51" w:rsidRPr="008B6CFD" w:rsidRDefault="002F3F51" w:rsidP="007D5939">
      <w:pPr>
        <w:numPr>
          <w:ilvl w:val="0"/>
          <w:numId w:val="107"/>
        </w:numPr>
        <w:rPr>
          <w:rFonts w:ascii="Calibri" w:eastAsiaTheme="majorEastAsia" w:hAnsi="Calibri" w:cs="Calibri"/>
        </w:rPr>
      </w:pPr>
      <w:r w:rsidRPr="008B6CFD">
        <w:rPr>
          <w:rFonts w:ascii="Calibri" w:eastAsiaTheme="majorEastAsia" w:hAnsi="Calibri" w:cs="Calibri"/>
        </w:rPr>
        <w:t>Track review decisions for learning</w:t>
      </w:r>
    </w:p>
    <w:p w14:paraId="516C801E" w14:textId="77777777" w:rsidR="002F3F51" w:rsidRPr="008B6CFD" w:rsidRDefault="002F3F51" w:rsidP="007D5939">
      <w:pPr>
        <w:numPr>
          <w:ilvl w:val="0"/>
          <w:numId w:val="107"/>
        </w:numPr>
        <w:rPr>
          <w:rFonts w:ascii="Calibri" w:eastAsiaTheme="majorEastAsia" w:hAnsi="Calibri" w:cs="Calibri"/>
        </w:rPr>
      </w:pPr>
      <w:r w:rsidRPr="008B6CFD">
        <w:rPr>
          <w:rFonts w:ascii="Calibri" w:eastAsiaTheme="majorEastAsia" w:hAnsi="Calibri" w:cs="Calibri"/>
        </w:rPr>
        <w:t>Allow file reprocessing after corrections</w:t>
      </w:r>
    </w:p>
    <w:p w14:paraId="4A7BD5AA" w14:textId="77777777" w:rsidR="002F3F51" w:rsidRPr="008B6CFD" w:rsidRDefault="002F3F51" w:rsidP="002F3F51">
      <w:pPr>
        <w:rPr>
          <w:rFonts w:ascii="Calibri" w:eastAsiaTheme="majorEastAsia" w:hAnsi="Calibri" w:cs="Calibri"/>
          <w:b/>
          <w:u w:val="single"/>
        </w:rPr>
      </w:pPr>
      <w:r w:rsidRPr="008B6CFD">
        <w:rPr>
          <w:rFonts w:ascii="Calibri" w:eastAsiaTheme="majorEastAsia" w:hAnsi="Calibri" w:cs="Calibri"/>
          <w:b/>
          <w:u w:val="single"/>
        </w:rPr>
        <w:t>FR-030: Notification System</w:t>
      </w:r>
    </w:p>
    <w:p w14:paraId="15EA8F70" w14:textId="4A3C5AE0" w:rsidR="00D732B6" w:rsidRPr="008B6CFD" w:rsidRDefault="002F3F51" w:rsidP="5C93AB0F">
      <w:pPr>
        <w:rPr>
          <w:ins w:id="182" w:author="Koushik Sinha" w:date="2026-02-02T20:18:00Z" w16du:dateUtc="2026-02-02T20:18:15Z"/>
          <w:rFonts w:ascii="Calibri" w:eastAsiaTheme="majorEastAsia" w:hAnsi="Calibri" w:cs="Calibri"/>
        </w:rPr>
      </w:pPr>
      <w:r w:rsidRPr="008B6CFD">
        <w:rPr>
          <w:rFonts w:ascii="Calibri" w:eastAsiaTheme="majorEastAsia" w:hAnsi="Calibri" w:cs="Calibri"/>
          <w:b/>
        </w:rPr>
        <w:t>Priority:</w:t>
      </w:r>
      <w:r w:rsidRPr="008B6CFD">
        <w:rPr>
          <w:rFonts w:ascii="Calibri" w:eastAsiaTheme="majorEastAsia" w:hAnsi="Calibri" w:cs="Calibri"/>
        </w:rPr>
        <w:t xml:space="preserve"> High</w:t>
      </w:r>
      <w:r>
        <w:br/>
      </w:r>
      <w:r w:rsidRPr="008B6CFD">
        <w:rPr>
          <w:rFonts w:ascii="Calibri" w:eastAsiaTheme="majorEastAsia" w:hAnsi="Calibri" w:cs="Calibri"/>
          <w:b/>
        </w:rPr>
        <w:t>Description:</w:t>
      </w:r>
      <w:r w:rsidRPr="008B6CFD">
        <w:rPr>
          <w:rFonts w:ascii="Calibri" w:eastAsiaTheme="majorEastAsia" w:hAnsi="Calibri" w:cs="Calibri"/>
        </w:rPr>
        <w:t xml:space="preserve"> System shall notify appropriate parties of required actions </w:t>
      </w:r>
    </w:p>
    <w:p w14:paraId="0BC0C1A3" w14:textId="3B8FDA5F" w:rsidR="00D732B6" w:rsidRPr="008B6CFD" w:rsidRDefault="008B6CFD" w:rsidP="002F3F51">
      <w:pPr>
        <w:rPr>
          <w:rFonts w:ascii="Calibri" w:eastAsiaTheme="majorEastAsia" w:hAnsi="Calibri" w:cs="Calibri"/>
        </w:rPr>
      </w:pPr>
      <w:r w:rsidRPr="008B6CFD">
        <w:rPr>
          <w:rFonts w:ascii="Calibri" w:eastAsiaTheme="majorEastAsia" w:hAnsi="Calibri" w:cs="Calibri"/>
          <w:b/>
          <w:bCs/>
        </w:rPr>
        <w:t>Acceptance Criteria:</w:t>
      </w:r>
    </w:p>
    <w:p w14:paraId="7CD14CBF" w14:textId="77777777" w:rsidR="002F3F51" w:rsidRPr="008B6CFD" w:rsidRDefault="002F3F51" w:rsidP="007D5939">
      <w:pPr>
        <w:numPr>
          <w:ilvl w:val="0"/>
          <w:numId w:val="108"/>
        </w:numPr>
        <w:rPr>
          <w:rFonts w:ascii="Calibri" w:eastAsiaTheme="majorEastAsia" w:hAnsi="Calibri" w:cs="Calibri"/>
        </w:rPr>
      </w:pPr>
      <w:r w:rsidRPr="008B6CFD">
        <w:rPr>
          <w:rFonts w:ascii="Calibri" w:eastAsiaTheme="majorEastAsia" w:hAnsi="Calibri" w:cs="Calibri"/>
        </w:rPr>
        <w:t>Notify workflow owner of pending reviews (via SQS/EventBridge)</w:t>
      </w:r>
    </w:p>
    <w:p w14:paraId="047A46FB" w14:textId="77777777" w:rsidR="002F3F51" w:rsidRPr="008B6CFD" w:rsidRDefault="002F3F51" w:rsidP="007D5939">
      <w:pPr>
        <w:numPr>
          <w:ilvl w:val="0"/>
          <w:numId w:val="108"/>
        </w:numPr>
        <w:rPr>
          <w:rFonts w:ascii="Calibri" w:eastAsiaTheme="majorEastAsia" w:hAnsi="Calibri" w:cs="Calibri"/>
        </w:rPr>
      </w:pPr>
      <w:r w:rsidRPr="008B6CFD">
        <w:rPr>
          <w:rFonts w:ascii="Calibri" w:eastAsiaTheme="majorEastAsia" w:hAnsi="Calibri" w:cs="Calibri"/>
        </w:rPr>
        <w:t>Escalate aged queue items</w:t>
      </w:r>
    </w:p>
    <w:p w14:paraId="6201CDF1" w14:textId="77777777" w:rsidR="002F3F51" w:rsidRPr="008B6CFD" w:rsidRDefault="002F3F51" w:rsidP="007D5939">
      <w:pPr>
        <w:numPr>
          <w:ilvl w:val="0"/>
          <w:numId w:val="108"/>
        </w:numPr>
        <w:rPr>
          <w:rFonts w:ascii="Calibri" w:eastAsiaTheme="majorEastAsia" w:hAnsi="Calibri" w:cs="Calibri"/>
        </w:rPr>
      </w:pPr>
      <w:r w:rsidRPr="008B6CFD">
        <w:rPr>
          <w:rFonts w:ascii="Calibri" w:eastAsiaTheme="majorEastAsia" w:hAnsi="Calibri" w:cs="Calibri"/>
        </w:rPr>
        <w:t>Notify of file processing completion</w:t>
      </w:r>
    </w:p>
    <w:p w14:paraId="7A4690AE" w14:textId="77777777" w:rsidR="002F3F51" w:rsidRPr="008B6CFD" w:rsidRDefault="002F3F51" w:rsidP="007D5939">
      <w:pPr>
        <w:numPr>
          <w:ilvl w:val="0"/>
          <w:numId w:val="108"/>
        </w:numPr>
        <w:rPr>
          <w:rFonts w:ascii="Calibri" w:eastAsiaTheme="majorEastAsia" w:hAnsi="Calibri" w:cs="Calibri"/>
        </w:rPr>
      </w:pPr>
      <w:r w:rsidRPr="008B6CFD">
        <w:rPr>
          <w:rFonts w:ascii="Calibri" w:eastAsiaTheme="majorEastAsia" w:hAnsi="Calibri" w:cs="Calibri"/>
        </w:rPr>
        <w:t>Alert on critical errors or deadline risks</w:t>
      </w:r>
    </w:p>
    <w:p w14:paraId="00296644" w14:textId="4EC1E261" w:rsidR="002F3F51" w:rsidRPr="008B6CFD" w:rsidRDefault="002F3F51" w:rsidP="007D5939">
      <w:pPr>
        <w:numPr>
          <w:ilvl w:val="0"/>
          <w:numId w:val="108"/>
        </w:numPr>
        <w:rPr>
          <w:rFonts w:ascii="Calibri" w:eastAsiaTheme="majorEastAsia" w:hAnsi="Calibri" w:cs="Calibri"/>
          <w:sz w:val="28"/>
          <w:szCs w:val="28"/>
        </w:rPr>
      </w:pPr>
      <w:r w:rsidRPr="008B6CFD">
        <w:rPr>
          <w:rFonts w:ascii="Calibri" w:eastAsiaTheme="majorEastAsia" w:hAnsi="Calibri" w:cs="Calibri"/>
        </w:rPr>
        <w:t xml:space="preserve">Support configurable notification channels (email, </w:t>
      </w:r>
      <w:r w:rsidR="00A65EC8" w:rsidRPr="00A65EC8">
        <w:rPr>
          <w:rFonts w:ascii="Calibri" w:eastAsiaTheme="majorEastAsia" w:hAnsi="Calibri" w:cs="Calibri"/>
        </w:rPr>
        <w:t>Teams</w:t>
      </w:r>
      <w:r w:rsidRPr="008B6CFD">
        <w:rPr>
          <w:rFonts w:ascii="Calibri" w:eastAsiaTheme="majorEastAsia" w:hAnsi="Calibri" w:cs="Calibri"/>
        </w:rPr>
        <w:t>, etc.)</w:t>
      </w:r>
    </w:p>
    <w:p w14:paraId="3FE377DD" w14:textId="77777777" w:rsidR="002F3F51" w:rsidRPr="002F3F51" w:rsidRDefault="00000000" w:rsidP="002F3F51">
      <w:pPr>
        <w:rPr>
          <w:rFonts w:ascii="Calibri" w:hAnsi="Calibri" w:cs="Calibri"/>
        </w:rPr>
      </w:pPr>
      <w:r>
        <w:rPr>
          <w:rFonts w:ascii="Calibri" w:hAnsi="Calibri" w:cs="Calibri"/>
        </w:rPr>
        <w:lastRenderedPageBreak/>
        <w:pict w14:anchorId="08C06FFF">
          <v:rect id="_x0000_i1025" style="width:0;height:1.5pt" o:hralign="center" o:hrstd="t" o:hr="t" fillcolor="#a0a0a0" stroked="f"/>
        </w:pict>
      </w:r>
    </w:p>
    <w:p w14:paraId="147A3DB1" w14:textId="77777777" w:rsidR="002F3F51" w:rsidRPr="00ED57A2" w:rsidRDefault="002F3F51" w:rsidP="00ED57A2">
      <w:pPr>
        <w:pStyle w:val="Heading2"/>
        <w:rPr>
          <w:rFonts w:ascii="Calibri" w:hAnsi="Calibri" w:cs="Calibri"/>
        </w:rPr>
      </w:pPr>
      <w:bookmarkStart w:id="183" w:name="_Toc220763494"/>
      <w:r w:rsidRPr="00ED57A2">
        <w:rPr>
          <w:rFonts w:ascii="Calibri" w:hAnsi="Calibri" w:cs="Calibri"/>
        </w:rPr>
        <w:t>5. Non-Functional Requirements</w:t>
      </w:r>
      <w:bookmarkEnd w:id="183"/>
    </w:p>
    <w:p w14:paraId="309D7210" w14:textId="77777777" w:rsidR="002F3F51" w:rsidRPr="00ED57A2" w:rsidRDefault="002F3F51" w:rsidP="00ED57A2">
      <w:pPr>
        <w:pStyle w:val="Heading3"/>
        <w:rPr>
          <w:rFonts w:ascii="Calibri" w:hAnsi="Calibri" w:cs="Calibri"/>
        </w:rPr>
      </w:pPr>
      <w:bookmarkStart w:id="184" w:name="_Toc220763495"/>
      <w:r w:rsidRPr="00ED57A2">
        <w:rPr>
          <w:rFonts w:ascii="Calibri" w:hAnsi="Calibri" w:cs="Calibri"/>
        </w:rPr>
        <w:t>5.1 Performance Requirements</w:t>
      </w:r>
      <w:bookmarkEnd w:id="184"/>
    </w:p>
    <w:p w14:paraId="232DA396" w14:textId="77777777" w:rsidR="002F3F51" w:rsidRPr="00D57AEE" w:rsidRDefault="002F3F51" w:rsidP="002F3F51">
      <w:pPr>
        <w:rPr>
          <w:rFonts w:ascii="Calibri" w:hAnsi="Calibri" w:cs="Calibri"/>
          <w:b/>
          <w:u w:val="single"/>
        </w:rPr>
      </w:pPr>
      <w:r w:rsidRPr="00D57AEE">
        <w:rPr>
          <w:rFonts w:ascii="Calibri" w:hAnsi="Calibri" w:cs="Calibri"/>
          <w:b/>
          <w:u w:val="single"/>
        </w:rPr>
        <w:t>NFR-001: Throughput</w:t>
      </w:r>
    </w:p>
    <w:p w14:paraId="3A5323EE" w14:textId="77777777" w:rsidR="00D732B6"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System shall process 10,000+ files per hour at peak capacity </w:t>
      </w:r>
    </w:p>
    <w:p w14:paraId="28E967D1" w14:textId="2A05C494"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Current peak volume is 150-200 files/day; system must handle 10x+ growth</w:t>
      </w:r>
    </w:p>
    <w:p w14:paraId="1D408ADB" w14:textId="77777777" w:rsidR="002F3F51" w:rsidRPr="002F3F51" w:rsidRDefault="002F3F51" w:rsidP="002F3F51">
      <w:pPr>
        <w:rPr>
          <w:rFonts w:ascii="Calibri" w:hAnsi="Calibri" w:cs="Calibri"/>
          <w:b/>
          <w:bCs/>
        </w:rPr>
      </w:pPr>
      <w:r w:rsidRPr="002F3F51">
        <w:rPr>
          <w:rFonts w:ascii="Calibri" w:hAnsi="Calibri" w:cs="Calibri"/>
          <w:b/>
          <w:bCs/>
        </w:rPr>
        <w:t>NFR-002: Latency</w:t>
      </w:r>
    </w:p>
    <w:p w14:paraId="501BA370" w14:textId="52EC7D8D" w:rsidR="002F3F51" w:rsidRPr="002F3F51"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Single file processing shall </w:t>
      </w:r>
      <w:r w:rsidR="00D732B6" w:rsidRPr="002F3F51">
        <w:rPr>
          <w:rFonts w:ascii="Calibri" w:hAnsi="Calibri" w:cs="Calibri"/>
        </w:rPr>
        <w:t>be completed</w:t>
      </w:r>
      <w:r w:rsidRPr="002F3F51">
        <w:rPr>
          <w:rFonts w:ascii="Calibri" w:hAnsi="Calibri" w:cs="Calibri"/>
        </w:rPr>
        <w:t xml:space="preserve"> within 60 seconds for standard files </w:t>
      </w:r>
      <w:r w:rsidRPr="002F3F51">
        <w:rPr>
          <w:rFonts w:ascii="Calibri" w:hAnsi="Calibri" w:cs="Calibri"/>
          <w:b/>
          <w:bCs/>
        </w:rPr>
        <w:t>Rationale:</w:t>
      </w:r>
      <w:r w:rsidRPr="002F3F51">
        <w:rPr>
          <w:rFonts w:ascii="Calibri" w:hAnsi="Calibri" w:cs="Calibri"/>
        </w:rPr>
        <w:t xml:space="preserve"> Enable same-day processing with margin for review cycles</w:t>
      </w:r>
    </w:p>
    <w:p w14:paraId="4F59DC26" w14:textId="77777777" w:rsidR="002F3F51" w:rsidRPr="00D57AEE" w:rsidRDefault="002F3F51" w:rsidP="002F3F51">
      <w:pPr>
        <w:rPr>
          <w:rFonts w:ascii="Calibri" w:hAnsi="Calibri" w:cs="Calibri"/>
          <w:b/>
          <w:u w:val="single"/>
        </w:rPr>
      </w:pPr>
      <w:r w:rsidRPr="00D57AEE">
        <w:rPr>
          <w:rFonts w:ascii="Calibri" w:hAnsi="Calibri" w:cs="Calibri"/>
          <w:b/>
          <w:u w:val="single"/>
        </w:rPr>
        <w:t>NFR-003: Concurrency</w:t>
      </w:r>
    </w:p>
    <w:p w14:paraId="7C4F6110" w14:textId="77777777" w:rsidR="00D732B6"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System shall support processing 100 files concurrently </w:t>
      </w:r>
    </w:p>
    <w:p w14:paraId="455F7D30" w14:textId="55997CA3"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Handle batch uploads and peak periods without queuing delays</w:t>
      </w:r>
    </w:p>
    <w:p w14:paraId="7B527D0A" w14:textId="77777777" w:rsidR="002F3F51" w:rsidRPr="00ED57A2" w:rsidRDefault="002F3F51" w:rsidP="00ED57A2">
      <w:pPr>
        <w:pStyle w:val="Heading3"/>
        <w:rPr>
          <w:rFonts w:ascii="Calibri" w:hAnsi="Calibri" w:cs="Calibri"/>
        </w:rPr>
      </w:pPr>
      <w:bookmarkStart w:id="185" w:name="_Toc220763496"/>
      <w:r w:rsidRPr="00ED57A2">
        <w:rPr>
          <w:rFonts w:ascii="Calibri" w:hAnsi="Calibri" w:cs="Calibri"/>
        </w:rPr>
        <w:t>5.2 Availability Requirements</w:t>
      </w:r>
      <w:bookmarkEnd w:id="185"/>
    </w:p>
    <w:p w14:paraId="2693EA56" w14:textId="77777777" w:rsidR="002F3F51" w:rsidRPr="00D57AEE" w:rsidRDefault="002F3F51" w:rsidP="002F3F51">
      <w:pPr>
        <w:rPr>
          <w:rFonts w:ascii="Calibri" w:hAnsi="Calibri" w:cs="Calibri"/>
          <w:b/>
          <w:u w:val="single"/>
        </w:rPr>
      </w:pPr>
      <w:r w:rsidRPr="00D57AEE">
        <w:rPr>
          <w:rFonts w:ascii="Calibri" w:hAnsi="Calibri" w:cs="Calibri"/>
          <w:b/>
          <w:u w:val="single"/>
        </w:rPr>
        <w:t>NFR-004: Uptime</w:t>
      </w:r>
    </w:p>
    <w:p w14:paraId="1391A8E8" w14:textId="77777777" w:rsidR="002F3F51" w:rsidRPr="002F3F51"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System shall maintain 99.5% availability during business hours (7am-7pm EST) </w:t>
      </w:r>
      <w:r w:rsidRPr="002F3F51">
        <w:rPr>
          <w:rFonts w:ascii="Calibri" w:hAnsi="Calibri" w:cs="Calibri"/>
          <w:b/>
          <w:bCs/>
        </w:rPr>
        <w:t>Rationale:</w:t>
      </w:r>
      <w:r w:rsidRPr="002F3F51">
        <w:rPr>
          <w:rFonts w:ascii="Calibri" w:hAnsi="Calibri" w:cs="Calibri"/>
        </w:rPr>
        <w:t xml:space="preserve"> Payroll processing is time-sensitive with custodian deadlines</w:t>
      </w:r>
    </w:p>
    <w:p w14:paraId="56098095" w14:textId="77777777" w:rsidR="002F3F51" w:rsidRPr="00D57AEE" w:rsidRDefault="002F3F51" w:rsidP="002F3F51">
      <w:pPr>
        <w:rPr>
          <w:rFonts w:ascii="Calibri" w:hAnsi="Calibri" w:cs="Calibri"/>
          <w:b/>
          <w:u w:val="single"/>
        </w:rPr>
      </w:pPr>
      <w:r w:rsidRPr="00D57AEE">
        <w:rPr>
          <w:rFonts w:ascii="Calibri" w:hAnsi="Calibri" w:cs="Calibri"/>
          <w:b/>
          <w:u w:val="single"/>
        </w:rPr>
        <w:t>NFR-005: Recovery</w:t>
      </w:r>
    </w:p>
    <w:p w14:paraId="4B4F727F" w14:textId="77777777" w:rsidR="00D732B6"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System shall recover from </w:t>
      </w:r>
      <w:commentRangeStart w:id="186"/>
      <w:r w:rsidRPr="002F3F51">
        <w:rPr>
          <w:rFonts w:ascii="Calibri" w:hAnsi="Calibri" w:cs="Calibri"/>
        </w:rPr>
        <w:t xml:space="preserve">failures within 15 minutes </w:t>
      </w:r>
      <w:commentRangeEnd w:id="186"/>
      <w:r>
        <w:rPr>
          <w:rStyle w:val="CommentReference"/>
          <w:rFonts w:ascii="Calibri" w:hAnsi="Calibri" w:cs="Calibri"/>
          <w:sz w:val="24"/>
          <w:szCs w:val="24"/>
        </w:rPr>
        <w:commentReference w:id="186"/>
      </w:r>
    </w:p>
    <w:p w14:paraId="4596A5BA" w14:textId="0C4B9994"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Minimize impact on daily processing schedule</w:t>
      </w:r>
    </w:p>
    <w:p w14:paraId="3F60A2FE" w14:textId="77777777" w:rsidR="002F3F51" w:rsidRPr="00ED57A2" w:rsidRDefault="002F3F51" w:rsidP="00ED57A2">
      <w:pPr>
        <w:pStyle w:val="Heading3"/>
        <w:rPr>
          <w:rFonts w:ascii="Calibri" w:hAnsi="Calibri" w:cs="Calibri"/>
        </w:rPr>
      </w:pPr>
      <w:bookmarkStart w:id="187" w:name="_Toc220763497"/>
      <w:r w:rsidRPr="00ED57A2">
        <w:rPr>
          <w:rFonts w:ascii="Calibri" w:hAnsi="Calibri" w:cs="Calibri"/>
        </w:rPr>
        <w:t>5.3 Scalability Requirements</w:t>
      </w:r>
      <w:bookmarkEnd w:id="187"/>
    </w:p>
    <w:p w14:paraId="7959BC9E" w14:textId="77777777" w:rsidR="002F3F51" w:rsidRPr="00D57AEE" w:rsidRDefault="002F3F51" w:rsidP="002F3F51">
      <w:pPr>
        <w:rPr>
          <w:rFonts w:ascii="Calibri" w:hAnsi="Calibri" w:cs="Calibri"/>
          <w:b/>
          <w:u w:val="single"/>
        </w:rPr>
      </w:pPr>
      <w:r w:rsidRPr="00D57AEE">
        <w:rPr>
          <w:rFonts w:ascii="Calibri" w:hAnsi="Calibri" w:cs="Calibri"/>
          <w:b/>
          <w:u w:val="single"/>
        </w:rPr>
        <w:t>NFR-006: Horizontal Scaling</w:t>
      </w:r>
    </w:p>
    <w:p w14:paraId="06057B06" w14:textId="77777777" w:rsidR="00D732B6"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Agent containers shall scale horizontally based on queue depth </w:t>
      </w:r>
    </w:p>
    <w:p w14:paraId="02A5EB25" w14:textId="41E840A9"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Handle volume spikes (month-end, year-end) without degradation</w:t>
      </w:r>
    </w:p>
    <w:p w14:paraId="323A93BA" w14:textId="77777777" w:rsidR="002F3F51" w:rsidRPr="002F3F51" w:rsidRDefault="002F3F51" w:rsidP="002F3F51">
      <w:pPr>
        <w:rPr>
          <w:rFonts w:ascii="Calibri" w:hAnsi="Calibri" w:cs="Calibri"/>
          <w:b/>
          <w:bCs/>
        </w:rPr>
      </w:pPr>
      <w:r w:rsidRPr="002F3F51">
        <w:rPr>
          <w:rFonts w:ascii="Calibri" w:hAnsi="Calibri" w:cs="Calibri"/>
          <w:b/>
          <w:bCs/>
        </w:rPr>
        <w:t>NFR-007: Vendor Scaling</w:t>
      </w:r>
    </w:p>
    <w:p w14:paraId="001CB8DF" w14:textId="77777777" w:rsidR="00D732B6" w:rsidRDefault="002F3F51" w:rsidP="002F3F51">
      <w:pPr>
        <w:rPr>
          <w:rFonts w:ascii="Calibri" w:hAnsi="Calibri" w:cs="Calibri"/>
        </w:rPr>
      </w:pPr>
      <w:r w:rsidRPr="002F3F51">
        <w:rPr>
          <w:rFonts w:ascii="Calibri" w:hAnsi="Calibri" w:cs="Calibri"/>
          <w:b/>
          <w:bCs/>
        </w:rPr>
        <w:lastRenderedPageBreak/>
        <w:t>Requirement:</w:t>
      </w:r>
      <w:r w:rsidRPr="002F3F51">
        <w:rPr>
          <w:rFonts w:ascii="Calibri" w:hAnsi="Calibri" w:cs="Calibri"/>
        </w:rPr>
        <w:t xml:space="preserve"> System shall support onboarding 100+ new vendors without architecture changes </w:t>
      </w:r>
    </w:p>
    <w:p w14:paraId="0C4223A3" w14:textId="1B4D50AD"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Support business growth without system redesign</w:t>
      </w:r>
    </w:p>
    <w:p w14:paraId="605DDF42" w14:textId="77777777" w:rsidR="002F3F51" w:rsidRPr="00ED57A2" w:rsidRDefault="002F3F51" w:rsidP="00ED57A2">
      <w:pPr>
        <w:pStyle w:val="Heading3"/>
        <w:rPr>
          <w:rFonts w:ascii="Calibri" w:hAnsi="Calibri" w:cs="Calibri"/>
        </w:rPr>
      </w:pPr>
      <w:bookmarkStart w:id="188" w:name="_Toc220763498"/>
      <w:r w:rsidRPr="00ED57A2">
        <w:rPr>
          <w:rFonts w:ascii="Calibri" w:hAnsi="Calibri" w:cs="Calibri"/>
        </w:rPr>
        <w:t>5.4 Security Requirements</w:t>
      </w:r>
      <w:bookmarkEnd w:id="188"/>
    </w:p>
    <w:p w14:paraId="0C4AC5EA" w14:textId="77777777" w:rsidR="002F3F51" w:rsidRPr="00D57AEE" w:rsidRDefault="002F3F51" w:rsidP="002F3F51">
      <w:pPr>
        <w:rPr>
          <w:rFonts w:ascii="Calibri" w:hAnsi="Calibri" w:cs="Calibri"/>
          <w:b/>
          <w:u w:val="single"/>
        </w:rPr>
      </w:pPr>
      <w:r w:rsidRPr="00D57AEE">
        <w:rPr>
          <w:rFonts w:ascii="Calibri" w:hAnsi="Calibri" w:cs="Calibri"/>
          <w:b/>
          <w:u w:val="single"/>
        </w:rPr>
        <w:t>NFR-008: Data Encryption</w:t>
      </w:r>
    </w:p>
    <w:p w14:paraId="62D06C94" w14:textId="77777777" w:rsidR="00D732B6"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All PII (SSN, banking info) shall be </w:t>
      </w:r>
      <w:commentRangeStart w:id="189"/>
      <w:r w:rsidRPr="002F3F51">
        <w:rPr>
          <w:rFonts w:ascii="Calibri" w:hAnsi="Calibri" w:cs="Calibri"/>
        </w:rPr>
        <w:t>encrypted at rest</w:t>
      </w:r>
      <w:commentRangeEnd w:id="189"/>
      <w:r w:rsidRPr="002F3F51">
        <w:rPr>
          <w:rStyle w:val="CommentReference"/>
          <w:rFonts w:ascii="Calibri" w:hAnsi="Calibri" w:cs="Calibri"/>
          <w:sz w:val="24"/>
          <w:szCs w:val="24"/>
        </w:rPr>
        <w:commentReference w:id="189"/>
      </w:r>
      <w:r w:rsidRPr="002F3F51">
        <w:rPr>
          <w:rFonts w:ascii="Calibri" w:hAnsi="Calibri" w:cs="Calibri"/>
        </w:rPr>
        <w:t xml:space="preserve"> and in transit </w:t>
      </w:r>
    </w:p>
    <w:p w14:paraId="2B975ACE" w14:textId="68ECE314"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Compliance with data protection regulations</w:t>
      </w:r>
    </w:p>
    <w:p w14:paraId="68835E89" w14:textId="77777777" w:rsidR="002F3F51" w:rsidRPr="002F3F51" w:rsidRDefault="002F3F51" w:rsidP="002F3F51">
      <w:pPr>
        <w:rPr>
          <w:rFonts w:ascii="Calibri" w:hAnsi="Calibri" w:cs="Calibri"/>
          <w:b/>
          <w:bCs/>
        </w:rPr>
      </w:pPr>
      <w:r w:rsidRPr="002F3F51">
        <w:rPr>
          <w:rFonts w:ascii="Calibri" w:hAnsi="Calibri" w:cs="Calibri"/>
          <w:b/>
          <w:bCs/>
        </w:rPr>
        <w:t>NFR-009: Access Control</w:t>
      </w:r>
    </w:p>
    <w:p w14:paraId="345976B2" w14:textId="77777777" w:rsidR="00D732B6"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Role-based access control for review functions and configuration </w:t>
      </w:r>
    </w:p>
    <w:p w14:paraId="12CE9579" w14:textId="70E24AB8"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Limit access to sensitive functions and data</w:t>
      </w:r>
    </w:p>
    <w:p w14:paraId="1A49056C" w14:textId="77777777" w:rsidR="002F3F51" w:rsidRPr="00D57AEE" w:rsidRDefault="002F3F51" w:rsidP="002F3F51">
      <w:pPr>
        <w:rPr>
          <w:rFonts w:ascii="Calibri" w:hAnsi="Calibri" w:cs="Calibri"/>
          <w:b/>
          <w:u w:val="single"/>
        </w:rPr>
      </w:pPr>
      <w:r w:rsidRPr="00D57AEE">
        <w:rPr>
          <w:rFonts w:ascii="Calibri" w:hAnsi="Calibri" w:cs="Calibri"/>
          <w:b/>
          <w:u w:val="single"/>
        </w:rPr>
        <w:t>NFR-010: Audit Logging</w:t>
      </w:r>
    </w:p>
    <w:p w14:paraId="057F48C4" w14:textId="77777777" w:rsidR="00D732B6"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All file processing, transformations, and reviews shall be logged </w:t>
      </w:r>
    </w:p>
    <w:p w14:paraId="7E61B821" w14:textId="672B5C42"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Support compliance audits and troubleshooting</w:t>
      </w:r>
    </w:p>
    <w:p w14:paraId="05E1B72A" w14:textId="77777777" w:rsidR="002F3F51" w:rsidRPr="00D57AEE" w:rsidRDefault="002F3F51" w:rsidP="002F3F51">
      <w:pPr>
        <w:rPr>
          <w:rFonts w:ascii="Calibri" w:hAnsi="Calibri" w:cs="Calibri"/>
          <w:b/>
          <w:u w:val="single"/>
        </w:rPr>
      </w:pPr>
      <w:r w:rsidRPr="00D57AEE">
        <w:rPr>
          <w:rFonts w:ascii="Calibri" w:hAnsi="Calibri" w:cs="Calibri"/>
          <w:b/>
          <w:u w:val="single"/>
        </w:rPr>
        <w:t xml:space="preserve">NFR-011: NACHA Compliance </w:t>
      </w:r>
      <w:commentRangeStart w:id="190"/>
      <w:r w:rsidRPr="00D57AEE">
        <w:rPr>
          <w:rFonts w:ascii="Calibri" w:hAnsi="Calibri" w:cs="Calibri"/>
          <w:b/>
          <w:u w:val="single"/>
        </w:rPr>
        <w:t>for ACH Data</w:t>
      </w:r>
      <w:commentRangeEnd w:id="190"/>
      <w:r w:rsidR="00CC7C9B" w:rsidRPr="00D57AEE">
        <w:rPr>
          <w:rStyle w:val="CommentReference"/>
          <w:rFonts w:ascii="Calibri" w:hAnsi="Calibri" w:cs="Calibri"/>
          <w:b/>
          <w:sz w:val="24"/>
          <w:szCs w:val="24"/>
          <w:u w:val="single"/>
        </w:rPr>
        <w:commentReference w:id="190"/>
      </w:r>
    </w:p>
    <w:p w14:paraId="381383D1" w14:textId="77777777" w:rsidR="00D732B6"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The system shall comply with NACHA (National Automated Clearing House Association) standards for handling ACH financial account information </w:t>
      </w:r>
    </w:p>
    <w:p w14:paraId="3F3C6C66" w14:textId="7F17332F"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Ameritas maintains NACHA compliance by tokenizing ACH account information; this solution must adhere to current standards</w:t>
      </w:r>
    </w:p>
    <w:p w14:paraId="0C1749FE" w14:textId="77777777" w:rsidR="002F3F51" w:rsidRPr="002F3F51" w:rsidRDefault="002F3F51" w:rsidP="002F3F51">
      <w:pPr>
        <w:rPr>
          <w:rFonts w:ascii="Calibri" w:hAnsi="Calibri" w:cs="Calibri"/>
        </w:rPr>
      </w:pPr>
      <w:r w:rsidRPr="002F3F51">
        <w:rPr>
          <w:rFonts w:ascii="Calibri" w:hAnsi="Calibri" w:cs="Calibri"/>
          <w:b/>
          <w:bCs/>
        </w:rPr>
        <w:t>Acceptance Criteria:</w:t>
      </w:r>
    </w:p>
    <w:p w14:paraId="747E4CF1" w14:textId="7D5FEBA1" w:rsidR="002F3F51" w:rsidRPr="002F3F51" w:rsidRDefault="002F3F51" w:rsidP="007D5939">
      <w:pPr>
        <w:numPr>
          <w:ilvl w:val="0"/>
          <w:numId w:val="24"/>
        </w:numPr>
        <w:rPr>
          <w:rFonts w:ascii="Calibri" w:hAnsi="Calibri" w:cs="Calibri"/>
        </w:rPr>
      </w:pPr>
      <w:r w:rsidRPr="2A07374C">
        <w:rPr>
          <w:rFonts w:ascii="Calibri" w:hAnsi="Calibri" w:cs="Calibri"/>
        </w:rPr>
        <w:t xml:space="preserve">Bank account numbers (bankacctno) shall NOT be stored in </w:t>
      </w:r>
      <w:r w:rsidR="00D732B6" w:rsidRPr="2A07374C">
        <w:rPr>
          <w:rFonts w:ascii="Calibri" w:hAnsi="Calibri" w:cs="Calibri"/>
        </w:rPr>
        <w:t>plain text</w:t>
      </w:r>
      <w:r w:rsidRPr="2A07374C">
        <w:rPr>
          <w:rFonts w:ascii="Calibri" w:hAnsi="Calibri" w:cs="Calibri"/>
        </w:rPr>
        <w:t xml:space="preserve"> in any new infrastructure (cloud or on-premises)</w:t>
      </w:r>
    </w:p>
    <w:p w14:paraId="2C5AB82E" w14:textId="77777777" w:rsidR="002F3F51" w:rsidRPr="002F3F51" w:rsidRDefault="002F3F51" w:rsidP="007D5939">
      <w:pPr>
        <w:numPr>
          <w:ilvl w:val="0"/>
          <w:numId w:val="24"/>
        </w:numPr>
        <w:rPr>
          <w:rFonts w:ascii="Calibri" w:hAnsi="Calibri" w:cs="Calibri"/>
        </w:rPr>
      </w:pPr>
      <w:r w:rsidRPr="002F3F51">
        <w:rPr>
          <w:rFonts w:ascii="Calibri" w:hAnsi="Calibri" w:cs="Calibri"/>
        </w:rPr>
        <w:t>ABA routing numbers (bankaba) shall be handled according to NACHA security requirements</w:t>
      </w:r>
    </w:p>
    <w:p w14:paraId="2F5895A7" w14:textId="77777777" w:rsidR="002F3F51" w:rsidRPr="002F3F51" w:rsidRDefault="002F3F51" w:rsidP="007D5939">
      <w:pPr>
        <w:numPr>
          <w:ilvl w:val="0"/>
          <w:numId w:val="24"/>
        </w:numPr>
        <w:rPr>
          <w:rFonts w:ascii="Calibri" w:hAnsi="Calibri" w:cs="Calibri"/>
        </w:rPr>
      </w:pPr>
      <w:r w:rsidRPr="002F3F51">
        <w:rPr>
          <w:rFonts w:ascii="Calibri" w:hAnsi="Calibri" w:cs="Calibri"/>
        </w:rPr>
        <w:t>If the system receives or stores bank account numbers, they MUST be tokenized consistent with Ameritas current standards</w:t>
      </w:r>
    </w:p>
    <w:p w14:paraId="7471F272" w14:textId="77777777" w:rsidR="002F3F51" w:rsidRPr="002F3F51" w:rsidRDefault="002F3F51" w:rsidP="007D5939">
      <w:pPr>
        <w:numPr>
          <w:ilvl w:val="0"/>
          <w:numId w:val="24"/>
        </w:numPr>
        <w:rPr>
          <w:rFonts w:ascii="Calibri" w:hAnsi="Calibri" w:cs="Calibri"/>
        </w:rPr>
      </w:pPr>
      <w:r w:rsidRPr="002F3F51">
        <w:rPr>
          <w:rFonts w:ascii="Calibri" w:hAnsi="Calibri" w:cs="Calibri"/>
        </w:rPr>
        <w:t>The system shall NOT introduce new receipt or storage of ACH financial account numbers without proper tokenization</w:t>
      </w:r>
    </w:p>
    <w:p w14:paraId="526EE3E4" w14:textId="275C3D2F" w:rsidR="002F3F51" w:rsidRDefault="002F3F51" w:rsidP="007D5939">
      <w:pPr>
        <w:numPr>
          <w:ilvl w:val="0"/>
          <w:numId w:val="24"/>
        </w:numPr>
        <w:rPr>
          <w:rFonts w:ascii="Calibri" w:hAnsi="Calibri" w:cs="Calibri"/>
        </w:rPr>
      </w:pPr>
      <w:r w:rsidRPr="002F3F51">
        <w:rPr>
          <w:rFonts w:ascii="Calibri" w:hAnsi="Calibri" w:cs="Calibri"/>
        </w:rPr>
        <w:lastRenderedPageBreak/>
        <w:t>Architecture review required to confirm no inadvertent capture of bank account data from vendor files</w:t>
      </w:r>
      <w:r w:rsidR="00D57AEE">
        <w:rPr>
          <w:rFonts w:ascii="Calibri" w:hAnsi="Calibri" w:cs="Calibri"/>
        </w:rPr>
        <w:t>.</w:t>
      </w:r>
    </w:p>
    <w:p w14:paraId="1251C288" w14:textId="77777777" w:rsidR="00D732B6" w:rsidRPr="002F3F51" w:rsidRDefault="00D732B6" w:rsidP="00D732B6">
      <w:pPr>
        <w:rPr>
          <w:rFonts w:ascii="Calibri" w:hAnsi="Calibri" w:cs="Calibri"/>
        </w:rPr>
      </w:pPr>
    </w:p>
    <w:p w14:paraId="03299200" w14:textId="77777777" w:rsidR="002F3F51" w:rsidRPr="002F3F51" w:rsidRDefault="002F3F51" w:rsidP="002F3F51">
      <w:pPr>
        <w:rPr>
          <w:rFonts w:ascii="Calibri" w:hAnsi="Calibri" w:cs="Calibri"/>
        </w:rPr>
      </w:pPr>
      <w:r w:rsidRPr="002F3F51">
        <w:rPr>
          <w:rFonts w:ascii="Calibri" w:hAnsi="Calibri" w:cs="Calibri"/>
          <w:b/>
          <w:bCs/>
        </w:rPr>
        <w:t>Current State Analysis Required:</w:t>
      </w:r>
    </w:p>
    <w:p w14:paraId="6CD2BA40" w14:textId="19059553" w:rsidR="002F3F51" w:rsidRPr="002F3F51" w:rsidRDefault="002F3F51" w:rsidP="007D5939">
      <w:pPr>
        <w:numPr>
          <w:ilvl w:val="0"/>
          <w:numId w:val="25"/>
        </w:numPr>
        <w:rPr>
          <w:rFonts w:ascii="Calibri" w:hAnsi="Calibri" w:cs="Calibri"/>
        </w:rPr>
      </w:pPr>
      <w:r w:rsidRPr="002F3F51">
        <w:rPr>
          <w:rFonts w:ascii="Calibri" w:hAnsi="Calibri" w:cs="Calibri"/>
        </w:rPr>
        <w:t xml:space="preserve">Document whether current Stata process </w:t>
      </w:r>
      <w:commentRangeStart w:id="191"/>
      <w:r w:rsidRPr="002F3F51">
        <w:rPr>
          <w:rFonts w:ascii="Calibri" w:hAnsi="Calibri" w:cs="Calibri"/>
        </w:rPr>
        <w:t>tokenizes bank account information</w:t>
      </w:r>
      <w:commentRangeEnd w:id="191"/>
      <w:r w:rsidRPr="002F3F51">
        <w:rPr>
          <w:rStyle w:val="CommentReference"/>
          <w:rFonts w:ascii="Calibri" w:hAnsi="Calibri" w:cs="Calibri"/>
          <w:sz w:val="24"/>
          <w:szCs w:val="24"/>
        </w:rPr>
        <w:commentReference w:id="191"/>
      </w:r>
    </w:p>
    <w:p w14:paraId="6B40288E" w14:textId="77777777" w:rsidR="002F3F51" w:rsidRPr="002F3F51" w:rsidRDefault="002F3F51" w:rsidP="007D5939">
      <w:pPr>
        <w:numPr>
          <w:ilvl w:val="0"/>
          <w:numId w:val="25"/>
        </w:numPr>
        <w:rPr>
          <w:rFonts w:ascii="Calibri" w:hAnsi="Calibri" w:cs="Calibri"/>
        </w:rPr>
      </w:pPr>
      <w:r w:rsidRPr="002F3F51">
        <w:rPr>
          <w:rFonts w:ascii="Calibri" w:hAnsi="Calibri" w:cs="Calibri"/>
        </w:rPr>
        <w:t>Identify all touchpoints where bank account data flows through the system</w:t>
      </w:r>
    </w:p>
    <w:p w14:paraId="1760B15F" w14:textId="77777777" w:rsidR="002F3F51" w:rsidRPr="002F3F51" w:rsidRDefault="002F3F51" w:rsidP="007D5939">
      <w:pPr>
        <w:numPr>
          <w:ilvl w:val="0"/>
          <w:numId w:val="25"/>
        </w:numPr>
        <w:rPr>
          <w:rFonts w:ascii="Calibri" w:hAnsi="Calibri" w:cs="Calibri"/>
        </w:rPr>
      </w:pPr>
      <w:r w:rsidRPr="002F3F51">
        <w:rPr>
          <w:rFonts w:ascii="Calibri" w:hAnsi="Calibri" w:cs="Calibri"/>
        </w:rPr>
        <w:t>Verify SEFA setup data source (sefasetup.txt) handling of sensitive banking fields</w:t>
      </w:r>
    </w:p>
    <w:p w14:paraId="73813EA2" w14:textId="18A3F4E4" w:rsidR="002F3F51" w:rsidRPr="002F3F51" w:rsidRDefault="002F3F51" w:rsidP="007D5939">
      <w:pPr>
        <w:numPr>
          <w:ilvl w:val="0"/>
          <w:numId w:val="25"/>
        </w:numPr>
        <w:rPr>
          <w:rFonts w:ascii="Calibri" w:hAnsi="Calibri" w:cs="Calibri"/>
        </w:rPr>
      </w:pPr>
      <w:r w:rsidRPr="002F3F51">
        <w:rPr>
          <w:rFonts w:ascii="Calibri" w:hAnsi="Calibri" w:cs="Calibri"/>
        </w:rPr>
        <w:t>Assess ACH output file (ACHFile*.txt) handling of bankaba and bankacctno fields</w:t>
      </w:r>
      <w:r w:rsidR="00D57AEE">
        <w:rPr>
          <w:rFonts w:ascii="Calibri" w:hAnsi="Calibri" w:cs="Calibri"/>
        </w:rPr>
        <w:t>.</w:t>
      </w:r>
    </w:p>
    <w:p w14:paraId="60A1141E" w14:textId="77777777" w:rsidR="00D57AEE" w:rsidRDefault="00D57AEE" w:rsidP="00D57AEE">
      <w:pPr>
        <w:rPr>
          <w:rFonts w:ascii="Calibri" w:hAnsi="Calibri" w:cs="Calibri"/>
        </w:rPr>
      </w:pPr>
    </w:p>
    <w:p w14:paraId="3C43D37E" w14:textId="77777777" w:rsidR="00D57AEE" w:rsidRPr="006E78F5" w:rsidRDefault="00D57AEE" w:rsidP="00D57AEE">
      <w:pPr>
        <w:rPr>
          <w:rFonts w:ascii="Calibri" w:hAnsi="Calibri" w:cs="Calibri"/>
        </w:rPr>
      </w:pPr>
    </w:p>
    <w:p w14:paraId="404CC4BD" w14:textId="77777777" w:rsidR="002F3F51" w:rsidRPr="002F3F51" w:rsidRDefault="002F3F51" w:rsidP="002F3F51">
      <w:pPr>
        <w:rPr>
          <w:rFonts w:ascii="Calibri" w:hAnsi="Calibri" w:cs="Calibri"/>
        </w:rPr>
      </w:pPr>
      <w:r w:rsidRPr="002F3F51">
        <w:rPr>
          <w:rFonts w:ascii="Calibri" w:hAnsi="Calibri" w:cs="Calibri"/>
          <w:b/>
          <w:bCs/>
        </w:rPr>
        <w:t>Implementation Notes:</w:t>
      </w:r>
    </w:p>
    <w:p w14:paraId="5C24521D" w14:textId="77777777" w:rsidR="002F3F51" w:rsidRPr="002F3F51" w:rsidRDefault="002F3F51" w:rsidP="007D5939">
      <w:pPr>
        <w:numPr>
          <w:ilvl w:val="0"/>
          <w:numId w:val="26"/>
        </w:numPr>
        <w:rPr>
          <w:rFonts w:ascii="Calibri" w:hAnsi="Calibri" w:cs="Calibri"/>
        </w:rPr>
      </w:pPr>
      <w:r w:rsidRPr="002F3F51">
        <w:rPr>
          <w:rFonts w:ascii="Calibri" w:hAnsi="Calibri" w:cs="Calibri"/>
        </w:rPr>
        <w:t>Banking information currently flows from sefasetup.txt through subroutine-achprep.do and subroutine-achcalc.do</w:t>
      </w:r>
    </w:p>
    <w:p w14:paraId="786EF900" w14:textId="77777777" w:rsidR="002F3F51" w:rsidRPr="002F3F51" w:rsidRDefault="002F3F51" w:rsidP="007D5939">
      <w:pPr>
        <w:numPr>
          <w:ilvl w:val="0"/>
          <w:numId w:val="26"/>
        </w:numPr>
        <w:rPr>
          <w:rFonts w:ascii="Calibri" w:hAnsi="Calibri" w:cs="Calibri"/>
        </w:rPr>
      </w:pPr>
      <w:r w:rsidRPr="002F3F51">
        <w:rPr>
          <w:rFonts w:ascii="Calibri" w:hAnsi="Calibri" w:cs="Calibri"/>
        </w:rPr>
        <w:t>ACH output files contain: bankacctownername, bankname, bankaba, bankacctno, bankcity, bankstate, bankzipcode</w:t>
      </w:r>
    </w:p>
    <w:p w14:paraId="5453665E" w14:textId="77777777" w:rsidR="002F3F51" w:rsidRPr="002F3F51" w:rsidRDefault="002F3F51" w:rsidP="007D5939">
      <w:pPr>
        <w:numPr>
          <w:ilvl w:val="0"/>
          <w:numId w:val="26"/>
        </w:numPr>
        <w:rPr>
          <w:rFonts w:ascii="Calibri" w:hAnsi="Calibri" w:cs="Calibri"/>
        </w:rPr>
      </w:pPr>
      <w:r w:rsidRPr="002F3F51">
        <w:rPr>
          <w:rFonts w:ascii="Calibri" w:hAnsi="Calibri" w:cs="Calibri"/>
        </w:rPr>
        <w:t>Work with Architecture team to ensure secure handling that is not "in the clear"</w:t>
      </w:r>
    </w:p>
    <w:p w14:paraId="1E8AF73F" w14:textId="77777777" w:rsidR="002F3F51" w:rsidRPr="002F3F51" w:rsidRDefault="002F3F51" w:rsidP="007D5939">
      <w:pPr>
        <w:numPr>
          <w:ilvl w:val="0"/>
          <w:numId w:val="26"/>
        </w:numPr>
        <w:rPr>
          <w:rFonts w:ascii="Calibri" w:hAnsi="Calibri" w:cs="Calibri"/>
        </w:rPr>
      </w:pPr>
      <w:r w:rsidRPr="002F3F51">
        <w:rPr>
          <w:rFonts w:ascii="Calibri" w:hAnsi="Calibri" w:cs="Calibri"/>
        </w:rPr>
        <w:t>Consider whether banking data should be retrieved via API call at ACH generation time rather than stored in processing pipeline</w:t>
      </w:r>
    </w:p>
    <w:p w14:paraId="543BF038" w14:textId="77777777" w:rsidR="002F3F51" w:rsidRPr="00D57AEE" w:rsidRDefault="002F3F51" w:rsidP="002F3F51">
      <w:pPr>
        <w:rPr>
          <w:rFonts w:ascii="Calibri" w:hAnsi="Calibri" w:cs="Calibri"/>
          <w:b/>
          <w:u w:val="single"/>
        </w:rPr>
      </w:pPr>
      <w:r w:rsidRPr="00D57AEE">
        <w:rPr>
          <w:rFonts w:ascii="Calibri" w:hAnsi="Calibri" w:cs="Calibri"/>
          <w:b/>
          <w:u w:val="single"/>
        </w:rPr>
        <w:t>NFR-012: Sensitive Data Handling in AI/ML Pipeline</w:t>
      </w:r>
    </w:p>
    <w:p w14:paraId="1A7B875C" w14:textId="77777777" w:rsidR="002F3F51" w:rsidRPr="002F3F51"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The AI agents shall not receive, process, or store actual bank account numbers </w:t>
      </w:r>
      <w:r w:rsidRPr="002F3F51">
        <w:rPr>
          <w:rFonts w:ascii="Calibri" w:hAnsi="Calibri" w:cs="Calibri"/>
          <w:b/>
          <w:bCs/>
        </w:rPr>
        <w:t>Rationale:</w:t>
      </w:r>
      <w:r w:rsidRPr="002F3F51">
        <w:rPr>
          <w:rFonts w:ascii="Calibri" w:hAnsi="Calibri" w:cs="Calibri"/>
        </w:rPr>
        <w:t xml:space="preserve"> Minimize exposure of sensitive financial data in AI processing components</w:t>
      </w:r>
    </w:p>
    <w:p w14:paraId="1004A74C" w14:textId="77777777" w:rsidR="002F3F51" w:rsidRPr="002F3F51" w:rsidRDefault="002F3F51" w:rsidP="002F3F51">
      <w:pPr>
        <w:rPr>
          <w:rFonts w:ascii="Calibri" w:hAnsi="Calibri" w:cs="Calibri"/>
        </w:rPr>
      </w:pPr>
      <w:r w:rsidRPr="002F3F51">
        <w:rPr>
          <w:rFonts w:ascii="Calibri" w:hAnsi="Calibri" w:cs="Calibri"/>
          <w:b/>
          <w:bCs/>
        </w:rPr>
        <w:t>Acceptance Criteria:</w:t>
      </w:r>
    </w:p>
    <w:p w14:paraId="1D92BE0B" w14:textId="77777777" w:rsidR="002F3F51" w:rsidRPr="002F3F51" w:rsidRDefault="002F3F51" w:rsidP="007D5939">
      <w:pPr>
        <w:numPr>
          <w:ilvl w:val="0"/>
          <w:numId w:val="27"/>
        </w:numPr>
        <w:rPr>
          <w:rFonts w:ascii="Calibri" w:hAnsi="Calibri" w:cs="Calibri"/>
        </w:rPr>
      </w:pPr>
      <w:r w:rsidRPr="002F3F51">
        <w:rPr>
          <w:rFonts w:ascii="Calibri" w:hAnsi="Calibri" w:cs="Calibri"/>
        </w:rPr>
        <w:t>IDP Agent shall NOT extract bank account numbers from vendor files</w:t>
      </w:r>
    </w:p>
    <w:p w14:paraId="21915EA6" w14:textId="77777777" w:rsidR="002F3F51" w:rsidRPr="002F3F51" w:rsidRDefault="002F3F51" w:rsidP="007D5939">
      <w:pPr>
        <w:numPr>
          <w:ilvl w:val="0"/>
          <w:numId w:val="27"/>
        </w:numPr>
        <w:rPr>
          <w:rFonts w:ascii="Calibri" w:hAnsi="Calibri" w:cs="Calibri"/>
        </w:rPr>
      </w:pPr>
      <w:r w:rsidRPr="002F3F51">
        <w:rPr>
          <w:rFonts w:ascii="Calibri" w:hAnsi="Calibri" w:cs="Calibri"/>
        </w:rPr>
        <w:t>Banking information for ACH generation shall be retrieved from secure, tokenized source (PlanConnect/SEFA) at final output stage only</w:t>
      </w:r>
    </w:p>
    <w:p w14:paraId="60E8D80D" w14:textId="77777777" w:rsidR="002F3F51" w:rsidRPr="002F3F51" w:rsidRDefault="002F3F51" w:rsidP="007D5939">
      <w:pPr>
        <w:numPr>
          <w:ilvl w:val="0"/>
          <w:numId w:val="27"/>
        </w:numPr>
        <w:rPr>
          <w:rFonts w:ascii="Calibri" w:hAnsi="Calibri" w:cs="Calibri"/>
        </w:rPr>
      </w:pPr>
      <w:r w:rsidRPr="002F3F51">
        <w:rPr>
          <w:rFonts w:ascii="Calibri" w:hAnsi="Calibri" w:cs="Calibri"/>
        </w:rPr>
        <w:t>AI model training data shall not include actual bank account numbers</w:t>
      </w:r>
    </w:p>
    <w:p w14:paraId="5FB54B14" w14:textId="77777777" w:rsidR="002F3F51" w:rsidRPr="002F3F51" w:rsidRDefault="002F3F51" w:rsidP="007D5939">
      <w:pPr>
        <w:numPr>
          <w:ilvl w:val="0"/>
          <w:numId w:val="27"/>
        </w:numPr>
        <w:rPr>
          <w:rFonts w:ascii="Calibri" w:hAnsi="Calibri" w:cs="Calibri"/>
        </w:rPr>
      </w:pPr>
      <w:r w:rsidRPr="002F3F51">
        <w:rPr>
          <w:rFonts w:ascii="Calibri" w:hAnsi="Calibri" w:cs="Calibri"/>
        </w:rPr>
        <w:lastRenderedPageBreak/>
        <w:t>Logs and telemetry shall mask or exclude banking information</w:t>
      </w:r>
    </w:p>
    <w:p w14:paraId="490E2EBC" w14:textId="77777777" w:rsidR="002F3F51" w:rsidRPr="00ED57A2" w:rsidRDefault="002F3F51" w:rsidP="00ED57A2">
      <w:pPr>
        <w:pStyle w:val="Heading3"/>
        <w:rPr>
          <w:rFonts w:ascii="Calibri" w:hAnsi="Calibri" w:cs="Calibri"/>
        </w:rPr>
      </w:pPr>
      <w:bookmarkStart w:id="192" w:name="_Toc220763499"/>
      <w:r w:rsidRPr="00ED57A2">
        <w:rPr>
          <w:rFonts w:ascii="Calibri" w:hAnsi="Calibri" w:cs="Calibri"/>
        </w:rPr>
        <w:t>5.5 Reliability Requirements</w:t>
      </w:r>
      <w:bookmarkEnd w:id="192"/>
    </w:p>
    <w:p w14:paraId="4023AE6D" w14:textId="77777777" w:rsidR="002F3F51" w:rsidRPr="00D57AEE" w:rsidRDefault="002F3F51" w:rsidP="002F3F51">
      <w:pPr>
        <w:rPr>
          <w:rFonts w:ascii="Calibri" w:hAnsi="Calibri" w:cs="Calibri"/>
          <w:b/>
          <w:u w:val="single"/>
        </w:rPr>
      </w:pPr>
      <w:r w:rsidRPr="00D57AEE">
        <w:rPr>
          <w:rFonts w:ascii="Calibri" w:hAnsi="Calibri" w:cs="Calibri"/>
          <w:b/>
          <w:u w:val="single"/>
        </w:rPr>
        <w:t>NFR-013: Data Integrity</w:t>
      </w:r>
    </w:p>
    <w:p w14:paraId="33E7540E" w14:textId="77777777" w:rsidR="002F3F51" w:rsidRPr="002F3F51"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Original file total must equal processed total (excluding documented exceptions) </w:t>
      </w:r>
      <w:r w:rsidRPr="002F3F51">
        <w:rPr>
          <w:rFonts w:ascii="Calibri" w:hAnsi="Calibri" w:cs="Calibri"/>
          <w:b/>
          <w:bCs/>
        </w:rPr>
        <w:t>Rationale:</w:t>
      </w:r>
      <w:r w:rsidRPr="002F3F51">
        <w:rPr>
          <w:rFonts w:ascii="Calibri" w:hAnsi="Calibri" w:cs="Calibri"/>
        </w:rPr>
        <w:t xml:space="preserve"> Financial accuracy is critical</w:t>
      </w:r>
    </w:p>
    <w:p w14:paraId="4C90695D" w14:textId="77777777" w:rsidR="002F3F51" w:rsidRPr="002F3F51" w:rsidRDefault="002F3F51" w:rsidP="002F3F51">
      <w:pPr>
        <w:rPr>
          <w:rFonts w:ascii="Calibri" w:hAnsi="Calibri" w:cs="Calibri"/>
          <w:b/>
          <w:bCs/>
        </w:rPr>
      </w:pPr>
      <w:r w:rsidRPr="002F3F51">
        <w:rPr>
          <w:rFonts w:ascii="Calibri" w:hAnsi="Calibri" w:cs="Calibri"/>
          <w:b/>
          <w:bCs/>
        </w:rPr>
        <w:t>NFR-014: Idempotency</w:t>
      </w:r>
    </w:p>
    <w:p w14:paraId="5F873861" w14:textId="77777777" w:rsidR="00D732B6"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Reprocessing same file shall produce identical results </w:t>
      </w:r>
    </w:p>
    <w:p w14:paraId="5B26EB2D" w14:textId="111563E4"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Support error recovery without duplicate processing</w:t>
      </w:r>
      <w:r w:rsidR="00D57AEE">
        <w:rPr>
          <w:rFonts w:ascii="Calibri" w:hAnsi="Calibri" w:cs="Calibri"/>
        </w:rPr>
        <w:t>.</w:t>
      </w:r>
    </w:p>
    <w:p w14:paraId="003CEB4A" w14:textId="77777777" w:rsidR="00D57AEE" w:rsidRPr="006E78F5" w:rsidRDefault="00D57AEE" w:rsidP="002F3F51">
      <w:pPr>
        <w:rPr>
          <w:rFonts w:ascii="Calibri" w:hAnsi="Calibri" w:cs="Calibri"/>
        </w:rPr>
      </w:pPr>
    </w:p>
    <w:p w14:paraId="7F1907BE" w14:textId="77777777" w:rsidR="002F3F51" w:rsidRPr="00ED57A2" w:rsidRDefault="002F3F51" w:rsidP="00ED57A2">
      <w:pPr>
        <w:pStyle w:val="Heading3"/>
        <w:rPr>
          <w:rFonts w:ascii="Calibri" w:hAnsi="Calibri" w:cs="Calibri"/>
        </w:rPr>
      </w:pPr>
      <w:bookmarkStart w:id="193" w:name="_Toc220763500"/>
      <w:r w:rsidRPr="00ED57A2">
        <w:rPr>
          <w:rFonts w:ascii="Calibri" w:hAnsi="Calibri" w:cs="Calibri"/>
        </w:rPr>
        <w:t>5.6 Maintainability Requirements</w:t>
      </w:r>
      <w:bookmarkEnd w:id="193"/>
    </w:p>
    <w:p w14:paraId="7E4B0186" w14:textId="77777777" w:rsidR="002F3F51" w:rsidRPr="00D57AEE" w:rsidRDefault="002F3F51" w:rsidP="002F3F51">
      <w:pPr>
        <w:rPr>
          <w:rFonts w:ascii="Calibri" w:hAnsi="Calibri" w:cs="Calibri"/>
          <w:b/>
          <w:u w:val="single"/>
        </w:rPr>
      </w:pPr>
      <w:r w:rsidRPr="00D57AEE">
        <w:rPr>
          <w:rFonts w:ascii="Calibri" w:hAnsi="Calibri" w:cs="Calibri"/>
          <w:b/>
          <w:u w:val="single"/>
        </w:rPr>
        <w:t>NFR-015: Configuration Management</w:t>
      </w:r>
    </w:p>
    <w:p w14:paraId="1E867B7A" w14:textId="77777777" w:rsidR="002F3F51" w:rsidRPr="002F3F51"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Business rules and mappings shall be configurable without code changes </w:t>
      </w:r>
      <w:r w:rsidRPr="002F3F51">
        <w:rPr>
          <w:rFonts w:ascii="Calibri" w:hAnsi="Calibri" w:cs="Calibri"/>
          <w:b/>
          <w:bCs/>
        </w:rPr>
        <w:t>Rationale:</w:t>
      </w:r>
      <w:r w:rsidRPr="002F3F51">
        <w:rPr>
          <w:rFonts w:ascii="Calibri" w:hAnsi="Calibri" w:cs="Calibri"/>
        </w:rPr>
        <w:t xml:space="preserve"> Enable business users to adjust rules</w:t>
      </w:r>
    </w:p>
    <w:p w14:paraId="283BAC4C" w14:textId="77777777" w:rsidR="002F3F51" w:rsidRPr="00D57AEE" w:rsidRDefault="002F3F51" w:rsidP="002F3F51">
      <w:pPr>
        <w:rPr>
          <w:rFonts w:ascii="Calibri" w:hAnsi="Calibri" w:cs="Calibri"/>
          <w:b/>
          <w:u w:val="single"/>
        </w:rPr>
      </w:pPr>
      <w:r w:rsidRPr="00D57AEE">
        <w:rPr>
          <w:rFonts w:ascii="Calibri" w:hAnsi="Calibri" w:cs="Calibri"/>
          <w:b/>
          <w:u w:val="single"/>
        </w:rPr>
        <w:t>NFR-016: Observability</w:t>
      </w:r>
    </w:p>
    <w:p w14:paraId="23D88D30" w14:textId="77777777" w:rsidR="00D732B6" w:rsidRDefault="002F3F51" w:rsidP="002F3F51">
      <w:pPr>
        <w:rPr>
          <w:rFonts w:ascii="Calibri" w:hAnsi="Calibri" w:cs="Calibri"/>
        </w:rPr>
      </w:pPr>
      <w:r w:rsidRPr="002F3F51">
        <w:rPr>
          <w:rFonts w:ascii="Calibri" w:hAnsi="Calibri" w:cs="Calibri"/>
          <w:b/>
          <w:bCs/>
        </w:rPr>
        <w:t>Requirement:</w:t>
      </w:r>
      <w:r w:rsidRPr="002F3F51">
        <w:rPr>
          <w:rFonts w:ascii="Calibri" w:hAnsi="Calibri" w:cs="Calibri"/>
        </w:rPr>
        <w:t xml:space="preserve"> System shall expose metrics, logs, and traces for monitoring </w:t>
      </w:r>
    </w:p>
    <w:p w14:paraId="144DA333" w14:textId="618AC5F1" w:rsidR="002F3F51" w:rsidRPr="002F3F51" w:rsidRDefault="002F3F51" w:rsidP="002F3F51">
      <w:pPr>
        <w:rPr>
          <w:rFonts w:ascii="Calibri" w:hAnsi="Calibri" w:cs="Calibri"/>
        </w:rPr>
      </w:pPr>
      <w:r w:rsidRPr="002F3F51">
        <w:rPr>
          <w:rFonts w:ascii="Calibri" w:hAnsi="Calibri" w:cs="Calibri"/>
          <w:b/>
          <w:bCs/>
        </w:rPr>
        <w:t>Rationale:</w:t>
      </w:r>
      <w:r w:rsidRPr="002F3F51">
        <w:rPr>
          <w:rFonts w:ascii="Calibri" w:hAnsi="Calibri" w:cs="Calibri"/>
        </w:rPr>
        <w:t xml:space="preserve"> Support operations and troubleshooting</w:t>
      </w:r>
    </w:p>
    <w:p w14:paraId="017A88DD" w14:textId="77777777" w:rsidR="002F3F51" w:rsidRPr="002F3F51" w:rsidRDefault="00000000" w:rsidP="002F3F51">
      <w:pPr>
        <w:rPr>
          <w:rFonts w:ascii="Calibri" w:hAnsi="Calibri" w:cs="Calibri"/>
        </w:rPr>
      </w:pPr>
      <w:r>
        <w:rPr>
          <w:rFonts w:ascii="Calibri" w:hAnsi="Calibri" w:cs="Calibri"/>
        </w:rPr>
        <w:pict w14:anchorId="59953B8A">
          <v:rect id="_x0000_i1026" style="width:0;height:1.5pt" o:hralign="center" o:hrstd="t" o:hr="t" fillcolor="#a0a0a0" stroked="f"/>
        </w:pict>
      </w:r>
    </w:p>
    <w:p w14:paraId="54E135A4" w14:textId="77777777" w:rsidR="002F3F51" w:rsidRPr="00ED57A2" w:rsidRDefault="002F3F51" w:rsidP="00ED57A2">
      <w:pPr>
        <w:pStyle w:val="Heading2"/>
        <w:rPr>
          <w:rFonts w:ascii="Calibri" w:hAnsi="Calibri" w:cs="Calibri"/>
        </w:rPr>
      </w:pPr>
      <w:bookmarkStart w:id="194" w:name="_Toc220763501"/>
      <w:r w:rsidRPr="00ED57A2">
        <w:rPr>
          <w:rFonts w:ascii="Calibri" w:hAnsi="Calibri" w:cs="Calibri"/>
        </w:rPr>
        <w:t>6. Regulatory Compliance Requirements</w:t>
      </w:r>
      <w:bookmarkEnd w:id="194"/>
    </w:p>
    <w:p w14:paraId="5ED3A6A0" w14:textId="77777777" w:rsidR="002F3F51" w:rsidRPr="00ED57A2" w:rsidRDefault="002F3F51" w:rsidP="00ED57A2">
      <w:pPr>
        <w:pStyle w:val="Heading3"/>
        <w:rPr>
          <w:rFonts w:ascii="Calibri" w:hAnsi="Calibri" w:cs="Calibri"/>
        </w:rPr>
      </w:pPr>
      <w:bookmarkStart w:id="195" w:name="_Toc220763502"/>
      <w:r w:rsidRPr="00ED57A2">
        <w:rPr>
          <w:rFonts w:ascii="Calibri" w:hAnsi="Calibri" w:cs="Calibri"/>
        </w:rPr>
        <w:t>6.1 NACHA Compliance</w:t>
      </w:r>
      <w:bookmarkEnd w:id="195"/>
    </w:p>
    <w:p w14:paraId="78AC2974" w14:textId="77777777" w:rsidR="002F3F51" w:rsidRPr="00D57AEE" w:rsidRDefault="002F3F51" w:rsidP="002F3F51">
      <w:pPr>
        <w:rPr>
          <w:rFonts w:ascii="Calibri" w:hAnsi="Calibri" w:cs="Calibri"/>
          <w:b/>
          <w:u w:val="single"/>
        </w:rPr>
      </w:pPr>
      <w:r w:rsidRPr="00D57AEE">
        <w:rPr>
          <w:rFonts w:ascii="Calibri" w:hAnsi="Calibri" w:cs="Calibri"/>
          <w:b/>
          <w:u w:val="single"/>
        </w:rPr>
        <w:t>RC-001: ACH Financial Account Tokenization</w:t>
      </w:r>
    </w:p>
    <w:p w14:paraId="7FBF4577" w14:textId="77777777" w:rsidR="002F3F51" w:rsidRPr="002F3F51" w:rsidRDefault="002F3F51" w:rsidP="002F3F51">
      <w:pPr>
        <w:rPr>
          <w:rFonts w:ascii="Calibri" w:hAnsi="Calibri" w:cs="Calibri"/>
        </w:rPr>
      </w:pPr>
      <w:r w:rsidRPr="002F3F51">
        <w:rPr>
          <w:rFonts w:ascii="Calibri" w:hAnsi="Calibri" w:cs="Calibri"/>
          <w:b/>
          <w:bCs/>
        </w:rPr>
        <w:t>Priority:</w:t>
      </w:r>
      <w:r w:rsidRPr="002F3F51">
        <w:rPr>
          <w:rFonts w:ascii="Calibri" w:hAnsi="Calibri" w:cs="Calibri"/>
        </w:rPr>
        <w:t xml:space="preserve"> Critical</w:t>
      </w:r>
      <w:r w:rsidRPr="002F3F51">
        <w:rPr>
          <w:rFonts w:ascii="Calibri" w:hAnsi="Calibri" w:cs="Calibri"/>
        </w:rPr>
        <w:br/>
      </w:r>
      <w:r w:rsidRPr="002F3F51">
        <w:rPr>
          <w:rFonts w:ascii="Calibri" w:hAnsi="Calibri" w:cs="Calibri"/>
          <w:b/>
          <w:bCs/>
        </w:rPr>
        <w:t>Description:</w:t>
      </w:r>
      <w:r w:rsidRPr="002F3F51">
        <w:rPr>
          <w:rFonts w:ascii="Calibri" w:hAnsi="Calibri" w:cs="Calibri"/>
        </w:rPr>
        <w:t xml:space="preserve"> The system shall comply with NACHA Operating Rules for ACH payment processing </w:t>
      </w:r>
      <w:r w:rsidRPr="002F3F51">
        <w:rPr>
          <w:rFonts w:ascii="Calibri" w:hAnsi="Calibri" w:cs="Calibri"/>
          <w:b/>
          <w:bCs/>
        </w:rPr>
        <w:t>Regulatory Reference:</w:t>
      </w:r>
      <w:r w:rsidRPr="002F3F51">
        <w:rPr>
          <w:rFonts w:ascii="Calibri" w:hAnsi="Calibri" w:cs="Calibri"/>
        </w:rPr>
        <w:t xml:space="preserve"> NACHA Operating Rules and Guidelines</w:t>
      </w:r>
    </w:p>
    <w:p w14:paraId="67D8F006" w14:textId="77777777" w:rsidR="002F3F51" w:rsidRPr="002F3F51" w:rsidRDefault="002F3F51" w:rsidP="002F3F51">
      <w:pPr>
        <w:rPr>
          <w:rFonts w:ascii="Calibri" w:hAnsi="Calibri" w:cs="Calibri"/>
        </w:rPr>
      </w:pPr>
      <w:r w:rsidRPr="002F3F51">
        <w:rPr>
          <w:rFonts w:ascii="Calibri" w:hAnsi="Calibri" w:cs="Calibri"/>
          <w:b/>
          <w:bCs/>
        </w:rPr>
        <w:t>Acceptance Criteria:</w:t>
      </w:r>
    </w:p>
    <w:p w14:paraId="087CF185" w14:textId="77777777" w:rsidR="002F3F51" w:rsidRPr="002F3F51" w:rsidRDefault="002F3F51" w:rsidP="007D5939">
      <w:pPr>
        <w:numPr>
          <w:ilvl w:val="0"/>
          <w:numId w:val="28"/>
        </w:numPr>
        <w:rPr>
          <w:rFonts w:ascii="Calibri" w:hAnsi="Calibri" w:cs="Calibri"/>
        </w:rPr>
      </w:pPr>
      <w:r w:rsidRPr="002F3F51">
        <w:rPr>
          <w:rFonts w:ascii="Calibri" w:hAnsi="Calibri" w:cs="Calibri"/>
        </w:rPr>
        <w:t>Bank account numbers shall be tokenized before storage in any system component</w:t>
      </w:r>
    </w:p>
    <w:p w14:paraId="3C4A3EE7" w14:textId="77777777" w:rsidR="002F3F51" w:rsidRPr="002F3F51" w:rsidRDefault="002F3F51" w:rsidP="007D5939">
      <w:pPr>
        <w:numPr>
          <w:ilvl w:val="0"/>
          <w:numId w:val="28"/>
        </w:numPr>
        <w:rPr>
          <w:rFonts w:ascii="Calibri" w:hAnsi="Calibri" w:cs="Calibri"/>
        </w:rPr>
      </w:pPr>
      <w:r w:rsidRPr="002F3F51">
        <w:rPr>
          <w:rFonts w:ascii="Calibri" w:hAnsi="Calibri" w:cs="Calibri"/>
        </w:rPr>
        <w:lastRenderedPageBreak/>
        <w:t>The solution shall NOT introduce new receipt or storage of plaintext ACH financial account numbers</w:t>
      </w:r>
    </w:p>
    <w:p w14:paraId="075BF79E" w14:textId="77777777" w:rsidR="002F3F51" w:rsidRPr="002F3F51" w:rsidRDefault="002F3F51" w:rsidP="007D5939">
      <w:pPr>
        <w:numPr>
          <w:ilvl w:val="0"/>
          <w:numId w:val="28"/>
        </w:numPr>
        <w:rPr>
          <w:rFonts w:ascii="Calibri" w:hAnsi="Calibri" w:cs="Calibri"/>
        </w:rPr>
      </w:pPr>
      <w:r w:rsidRPr="002F3F51">
        <w:rPr>
          <w:rFonts w:ascii="Calibri" w:hAnsi="Calibri" w:cs="Calibri"/>
        </w:rPr>
        <w:t>Architecture must be reviewed by the Architecture team to ensure secure handling</w:t>
      </w:r>
    </w:p>
    <w:p w14:paraId="6E3717C0" w14:textId="77777777" w:rsidR="002F3F51" w:rsidRPr="002F3F51" w:rsidRDefault="002F3F51" w:rsidP="007D5939">
      <w:pPr>
        <w:numPr>
          <w:ilvl w:val="0"/>
          <w:numId w:val="28"/>
        </w:numPr>
        <w:rPr>
          <w:rFonts w:ascii="Calibri" w:hAnsi="Calibri" w:cs="Calibri"/>
        </w:rPr>
      </w:pPr>
      <w:r w:rsidRPr="002F3F51">
        <w:rPr>
          <w:rFonts w:ascii="Calibri" w:hAnsi="Calibri" w:cs="Calibri"/>
        </w:rPr>
        <w:t>Current state vs proposed changes must be documented for ACH data flow</w:t>
      </w:r>
    </w:p>
    <w:p w14:paraId="52971929" w14:textId="77777777" w:rsidR="002F3F51" w:rsidRPr="002F3F51" w:rsidRDefault="002F3F51" w:rsidP="007D5939">
      <w:pPr>
        <w:numPr>
          <w:ilvl w:val="0"/>
          <w:numId w:val="28"/>
        </w:numPr>
        <w:rPr>
          <w:rFonts w:ascii="Calibri" w:hAnsi="Calibri" w:cs="Calibri"/>
        </w:rPr>
      </w:pPr>
      <w:r w:rsidRPr="002F3F51">
        <w:rPr>
          <w:rFonts w:ascii="Calibri" w:hAnsi="Calibri" w:cs="Calibri"/>
        </w:rPr>
        <w:t>If vendor payroll files contain bank account information, it shall NOT be extracted or stored by the AI agents</w:t>
      </w:r>
    </w:p>
    <w:p w14:paraId="09AD0FD7" w14:textId="77777777" w:rsidR="002F3F51" w:rsidRPr="002F3F51" w:rsidRDefault="002F3F51" w:rsidP="002F3F51">
      <w:pPr>
        <w:rPr>
          <w:rFonts w:ascii="Calibri" w:hAnsi="Calibri" w:cs="Calibri"/>
        </w:rPr>
      </w:pPr>
      <w:r w:rsidRPr="002F3F51">
        <w:rPr>
          <w:rFonts w:ascii="Calibri" w:hAnsi="Calibri" w:cs="Calibri"/>
          <w:b/>
          <w:bCs/>
        </w:rPr>
        <w:t>Current State Assessment Required:</w:t>
      </w:r>
      <w:r w:rsidRPr="002F3F51">
        <w:rPr>
          <w:rFonts w:ascii="Calibri" w:hAnsi="Calibri" w:cs="Calibri"/>
        </w:rPr>
        <w:t xml:space="preserve"> The following questions must be answered during design phase:</w:t>
      </w:r>
    </w:p>
    <w:p w14:paraId="4F456BB1" w14:textId="77777777" w:rsidR="002F3F51" w:rsidRPr="002F3F51" w:rsidRDefault="002F3F51" w:rsidP="007D5939">
      <w:pPr>
        <w:numPr>
          <w:ilvl w:val="0"/>
          <w:numId w:val="29"/>
        </w:numPr>
        <w:rPr>
          <w:rFonts w:ascii="Calibri" w:hAnsi="Calibri" w:cs="Calibri"/>
        </w:rPr>
      </w:pPr>
      <w:r w:rsidRPr="002F3F51">
        <w:rPr>
          <w:rFonts w:ascii="Calibri" w:hAnsi="Calibri" w:cs="Calibri"/>
        </w:rPr>
        <w:t>Does the current Stata process tokenize bank account information?</w:t>
      </w:r>
    </w:p>
    <w:p w14:paraId="3541552B" w14:textId="77777777" w:rsidR="002F3F51" w:rsidRPr="002F3F51" w:rsidRDefault="002F3F51" w:rsidP="007D5939">
      <w:pPr>
        <w:numPr>
          <w:ilvl w:val="0"/>
          <w:numId w:val="29"/>
        </w:numPr>
        <w:rPr>
          <w:rFonts w:ascii="Calibri" w:hAnsi="Calibri" w:cs="Calibri"/>
        </w:rPr>
      </w:pPr>
      <w:r w:rsidRPr="002F3F51">
        <w:rPr>
          <w:rFonts w:ascii="Calibri" w:hAnsi="Calibri" w:cs="Calibri"/>
        </w:rPr>
        <w:t>What is the source of banking data in sefasetup.txt? Is it already tokenized?</w:t>
      </w:r>
    </w:p>
    <w:p w14:paraId="266D33BB" w14:textId="77777777" w:rsidR="002F3F51" w:rsidRPr="002F3F51" w:rsidRDefault="002F3F51" w:rsidP="007D5939">
      <w:pPr>
        <w:numPr>
          <w:ilvl w:val="0"/>
          <w:numId w:val="29"/>
        </w:numPr>
        <w:rPr>
          <w:rFonts w:ascii="Calibri" w:hAnsi="Calibri" w:cs="Calibri"/>
        </w:rPr>
      </w:pPr>
      <w:r w:rsidRPr="002F3F51">
        <w:rPr>
          <w:rFonts w:ascii="Calibri" w:hAnsi="Calibri" w:cs="Calibri"/>
        </w:rPr>
        <w:t>Are ACH output files (ACHFile*.txt) containing plaintext bank account numbers?</w:t>
      </w:r>
    </w:p>
    <w:p w14:paraId="46664FFF" w14:textId="77777777" w:rsidR="002F3F51" w:rsidRPr="002F3F51" w:rsidRDefault="002F3F51" w:rsidP="007D5939">
      <w:pPr>
        <w:numPr>
          <w:ilvl w:val="0"/>
          <w:numId w:val="29"/>
        </w:numPr>
        <w:rPr>
          <w:rFonts w:ascii="Calibri" w:hAnsi="Calibri" w:cs="Calibri"/>
        </w:rPr>
      </w:pPr>
      <w:r w:rsidRPr="002F3F51">
        <w:rPr>
          <w:rFonts w:ascii="Calibri" w:hAnsi="Calibri" w:cs="Calibri"/>
        </w:rPr>
        <w:t>Where in the current process is banking data "in the clear"?</w:t>
      </w:r>
    </w:p>
    <w:p w14:paraId="5E17B2EA" w14:textId="77777777" w:rsidR="002F3F51" w:rsidRPr="002F3F51" w:rsidRDefault="002F3F51" w:rsidP="002F3F51">
      <w:pPr>
        <w:rPr>
          <w:rFonts w:ascii="Calibri" w:hAnsi="Calibri" w:cs="Calibri"/>
        </w:rPr>
      </w:pPr>
      <w:r w:rsidRPr="002F3F51">
        <w:rPr>
          <w:rFonts w:ascii="Calibri" w:hAnsi="Calibri" w:cs="Calibri"/>
          <w:b/>
          <w:bCs/>
        </w:rPr>
        <w:t>Design Constraints:</w:t>
      </w:r>
    </w:p>
    <w:p w14:paraId="4E37AD93" w14:textId="77777777" w:rsidR="002F3F51" w:rsidRPr="002F3F51" w:rsidRDefault="002F3F51" w:rsidP="007D5939">
      <w:pPr>
        <w:numPr>
          <w:ilvl w:val="0"/>
          <w:numId w:val="30"/>
        </w:numPr>
        <w:rPr>
          <w:rFonts w:ascii="Calibri" w:hAnsi="Calibri" w:cs="Calibri"/>
        </w:rPr>
      </w:pPr>
      <w:r w:rsidRPr="002F3F51">
        <w:rPr>
          <w:rFonts w:ascii="Calibri" w:hAnsi="Calibri" w:cs="Calibri"/>
        </w:rPr>
        <w:t>Banking information (bankaba, bankacctno) should be retrieved at the last possible moment (ACH file generation)</w:t>
      </w:r>
    </w:p>
    <w:p w14:paraId="490AAFD3" w14:textId="77777777" w:rsidR="002F3F51" w:rsidRPr="002F3F51" w:rsidRDefault="002F3F51" w:rsidP="007D5939">
      <w:pPr>
        <w:numPr>
          <w:ilvl w:val="0"/>
          <w:numId w:val="30"/>
        </w:numPr>
        <w:rPr>
          <w:rFonts w:ascii="Calibri" w:hAnsi="Calibri" w:cs="Calibri"/>
        </w:rPr>
      </w:pPr>
      <w:r w:rsidRPr="002F3F51">
        <w:rPr>
          <w:rFonts w:ascii="Calibri" w:hAnsi="Calibri" w:cs="Calibri"/>
        </w:rPr>
        <w:t>Consider API-based retrieval of tokenized banking data from PlanConnect at output time</w:t>
      </w:r>
    </w:p>
    <w:p w14:paraId="3A08202C" w14:textId="77777777" w:rsidR="002F3F51" w:rsidRPr="002F3F51" w:rsidRDefault="002F3F51" w:rsidP="007D5939">
      <w:pPr>
        <w:numPr>
          <w:ilvl w:val="0"/>
          <w:numId w:val="30"/>
        </w:numPr>
        <w:rPr>
          <w:rFonts w:ascii="Calibri" w:hAnsi="Calibri" w:cs="Calibri"/>
        </w:rPr>
      </w:pPr>
      <w:r w:rsidRPr="002F3F51">
        <w:rPr>
          <w:rFonts w:ascii="Calibri" w:hAnsi="Calibri" w:cs="Calibri"/>
        </w:rPr>
        <w:t>AI agents should work with SEFA IDs only, not actual bank account numbers</w:t>
      </w:r>
    </w:p>
    <w:p w14:paraId="64C70EC0" w14:textId="77777777" w:rsidR="002F3F51" w:rsidRPr="002F3F51" w:rsidRDefault="002F3F51" w:rsidP="007D5939">
      <w:pPr>
        <w:numPr>
          <w:ilvl w:val="0"/>
          <w:numId w:val="30"/>
        </w:numPr>
        <w:rPr>
          <w:rFonts w:ascii="Calibri" w:hAnsi="Calibri" w:cs="Calibri"/>
        </w:rPr>
      </w:pPr>
      <w:r w:rsidRPr="002F3F51">
        <w:rPr>
          <w:rFonts w:ascii="Calibri" w:hAnsi="Calibri" w:cs="Calibri"/>
        </w:rPr>
        <w:t>Logs, metrics, and error messages must not contain bank account numbers</w:t>
      </w:r>
    </w:p>
    <w:p w14:paraId="438DC2A0" w14:textId="77777777" w:rsidR="002F3F51" w:rsidRPr="00ED57A2" w:rsidRDefault="002F3F51" w:rsidP="00ED57A2">
      <w:pPr>
        <w:pStyle w:val="Heading3"/>
        <w:rPr>
          <w:rFonts w:ascii="Calibri" w:hAnsi="Calibri" w:cs="Calibri"/>
        </w:rPr>
      </w:pPr>
      <w:bookmarkStart w:id="196" w:name="_Toc220763503"/>
      <w:r w:rsidRPr="00ED57A2">
        <w:rPr>
          <w:rFonts w:ascii="Calibri" w:hAnsi="Calibri" w:cs="Calibri"/>
        </w:rPr>
        <w:t>6.2 PII Protection</w:t>
      </w:r>
      <w:bookmarkEnd w:id="196"/>
    </w:p>
    <w:p w14:paraId="30705D07" w14:textId="77777777" w:rsidR="002F3F51" w:rsidRPr="00D57AEE" w:rsidRDefault="002F3F51" w:rsidP="002F3F51">
      <w:pPr>
        <w:rPr>
          <w:rFonts w:ascii="Calibri" w:hAnsi="Calibri" w:cs="Calibri"/>
          <w:b/>
          <w:u w:val="single"/>
        </w:rPr>
      </w:pPr>
      <w:r w:rsidRPr="00D57AEE">
        <w:rPr>
          <w:rFonts w:ascii="Calibri" w:hAnsi="Calibri" w:cs="Calibri"/>
          <w:b/>
          <w:u w:val="single"/>
        </w:rPr>
        <w:t xml:space="preserve">RC-002: </w:t>
      </w:r>
      <w:commentRangeStart w:id="197"/>
      <w:r w:rsidRPr="00D57AEE">
        <w:rPr>
          <w:rFonts w:ascii="Calibri" w:hAnsi="Calibri" w:cs="Calibri"/>
          <w:b/>
          <w:u w:val="single"/>
        </w:rPr>
        <w:t>Social Security Number Handling</w:t>
      </w:r>
      <w:commentRangeEnd w:id="197"/>
      <w:r w:rsidR="00590AB0" w:rsidRPr="00D57AEE">
        <w:rPr>
          <w:rStyle w:val="CommentReference"/>
          <w:rFonts w:ascii="Calibri" w:hAnsi="Calibri" w:cs="Calibri"/>
          <w:b/>
          <w:sz w:val="24"/>
          <w:szCs w:val="24"/>
          <w:u w:val="single"/>
        </w:rPr>
        <w:commentReference w:id="197"/>
      </w:r>
    </w:p>
    <w:p w14:paraId="61AD9468" w14:textId="77777777" w:rsidR="002F3F51" w:rsidRPr="002F3F51" w:rsidRDefault="002F3F51" w:rsidP="002F3F51">
      <w:pPr>
        <w:rPr>
          <w:rFonts w:ascii="Calibri" w:hAnsi="Calibri" w:cs="Calibri"/>
        </w:rPr>
      </w:pPr>
      <w:r w:rsidRPr="002F3F51">
        <w:rPr>
          <w:rFonts w:ascii="Calibri" w:hAnsi="Calibri" w:cs="Calibri"/>
          <w:b/>
          <w:bCs/>
        </w:rPr>
        <w:t>Priority:</w:t>
      </w:r>
      <w:r w:rsidRPr="002F3F51">
        <w:rPr>
          <w:rFonts w:ascii="Calibri" w:hAnsi="Calibri" w:cs="Calibri"/>
        </w:rPr>
        <w:t xml:space="preserve"> Critical</w:t>
      </w:r>
      <w:r w:rsidRPr="002F3F51">
        <w:rPr>
          <w:rFonts w:ascii="Calibri" w:hAnsi="Calibri" w:cs="Calibri"/>
        </w:rPr>
        <w:br/>
      </w:r>
      <w:r w:rsidRPr="002F3F51">
        <w:rPr>
          <w:rFonts w:ascii="Calibri" w:hAnsi="Calibri" w:cs="Calibri"/>
          <w:b/>
          <w:bCs/>
        </w:rPr>
        <w:t>Description:</w:t>
      </w:r>
      <w:r w:rsidRPr="002F3F51">
        <w:rPr>
          <w:rFonts w:ascii="Calibri" w:hAnsi="Calibri" w:cs="Calibri"/>
        </w:rPr>
        <w:t xml:space="preserve"> SSNs shall be protected throughout the processing pipeline</w:t>
      </w:r>
    </w:p>
    <w:p w14:paraId="5B2342D4" w14:textId="77777777" w:rsidR="002F3F51" w:rsidRPr="002F3F51" w:rsidRDefault="002F3F51" w:rsidP="002F3F51">
      <w:pPr>
        <w:rPr>
          <w:rFonts w:ascii="Calibri" w:hAnsi="Calibri" w:cs="Calibri"/>
        </w:rPr>
      </w:pPr>
      <w:r w:rsidRPr="002F3F51">
        <w:rPr>
          <w:rFonts w:ascii="Calibri" w:hAnsi="Calibri" w:cs="Calibri"/>
          <w:b/>
          <w:bCs/>
        </w:rPr>
        <w:t>Acceptance Criteria:</w:t>
      </w:r>
    </w:p>
    <w:p w14:paraId="72C7B22D" w14:textId="77777777" w:rsidR="002F3F51" w:rsidRPr="002F3F51" w:rsidRDefault="002F3F51" w:rsidP="007D5939">
      <w:pPr>
        <w:numPr>
          <w:ilvl w:val="0"/>
          <w:numId w:val="31"/>
        </w:numPr>
        <w:rPr>
          <w:rFonts w:ascii="Calibri" w:hAnsi="Calibri" w:cs="Calibri"/>
        </w:rPr>
      </w:pPr>
      <w:r w:rsidRPr="002F3F51">
        <w:rPr>
          <w:rFonts w:ascii="Calibri" w:hAnsi="Calibri" w:cs="Calibri"/>
        </w:rPr>
        <w:t>SSNs shall be encrypted at rest</w:t>
      </w:r>
    </w:p>
    <w:p w14:paraId="720B6F84" w14:textId="77777777" w:rsidR="002F3F51" w:rsidRPr="002F3F51" w:rsidRDefault="002F3F51" w:rsidP="007D5939">
      <w:pPr>
        <w:numPr>
          <w:ilvl w:val="0"/>
          <w:numId w:val="31"/>
        </w:numPr>
        <w:rPr>
          <w:rFonts w:ascii="Calibri" w:hAnsi="Calibri" w:cs="Calibri"/>
        </w:rPr>
      </w:pPr>
      <w:r w:rsidRPr="002F3F51">
        <w:rPr>
          <w:rFonts w:ascii="Calibri" w:hAnsi="Calibri" w:cs="Calibri"/>
        </w:rPr>
        <w:t>SSNs shall be encrypted in transit</w:t>
      </w:r>
    </w:p>
    <w:p w14:paraId="3BC20EDE" w14:textId="77777777" w:rsidR="002F3F51" w:rsidRPr="002F3F51" w:rsidRDefault="002F3F51" w:rsidP="007D5939">
      <w:pPr>
        <w:numPr>
          <w:ilvl w:val="0"/>
          <w:numId w:val="31"/>
        </w:numPr>
        <w:rPr>
          <w:rFonts w:ascii="Calibri" w:hAnsi="Calibri" w:cs="Calibri"/>
        </w:rPr>
      </w:pPr>
      <w:r w:rsidRPr="002F3F51">
        <w:rPr>
          <w:rFonts w:ascii="Calibri" w:hAnsi="Calibri" w:cs="Calibri"/>
        </w:rPr>
        <w:t>SSN access shall be logged for audit purposes</w:t>
      </w:r>
    </w:p>
    <w:p w14:paraId="1EC1347D" w14:textId="77777777" w:rsidR="002F3F51" w:rsidRPr="002F3F51" w:rsidRDefault="002F3F51" w:rsidP="007D5939">
      <w:pPr>
        <w:numPr>
          <w:ilvl w:val="0"/>
          <w:numId w:val="31"/>
        </w:numPr>
        <w:rPr>
          <w:rFonts w:ascii="Calibri" w:hAnsi="Calibri" w:cs="Calibri"/>
        </w:rPr>
      </w:pPr>
      <w:r w:rsidRPr="002F3F51">
        <w:rPr>
          <w:rFonts w:ascii="Calibri" w:hAnsi="Calibri" w:cs="Calibri"/>
        </w:rPr>
        <w:lastRenderedPageBreak/>
        <w:t>SSNs shall not appear in application logs (masked or excluded)</w:t>
      </w:r>
    </w:p>
    <w:p w14:paraId="75077114" w14:textId="77777777" w:rsidR="002F3F51" w:rsidRPr="002F3F51" w:rsidRDefault="002F3F51" w:rsidP="007D5939">
      <w:pPr>
        <w:numPr>
          <w:ilvl w:val="0"/>
          <w:numId w:val="31"/>
        </w:numPr>
        <w:rPr>
          <w:rFonts w:ascii="Calibri" w:hAnsi="Calibri" w:cs="Calibri"/>
        </w:rPr>
      </w:pPr>
      <w:r w:rsidRPr="002F3F51">
        <w:rPr>
          <w:rFonts w:ascii="Calibri" w:hAnsi="Calibri" w:cs="Calibri"/>
        </w:rPr>
        <w:t>SSN validation shall occur without exposing values in error messages</w:t>
      </w:r>
    </w:p>
    <w:p w14:paraId="398A0C05" w14:textId="77777777" w:rsidR="002F3F51" w:rsidRPr="00ED57A2" w:rsidRDefault="002F3F51" w:rsidP="00ED57A2">
      <w:pPr>
        <w:pStyle w:val="Heading3"/>
        <w:rPr>
          <w:rFonts w:ascii="Calibri" w:hAnsi="Calibri" w:cs="Calibri"/>
        </w:rPr>
      </w:pPr>
      <w:bookmarkStart w:id="198" w:name="_Toc220763504"/>
      <w:r w:rsidRPr="00ED57A2">
        <w:rPr>
          <w:rFonts w:ascii="Calibri" w:hAnsi="Calibri" w:cs="Calibri"/>
        </w:rPr>
        <w:t>6.3 Compliance Documentation</w:t>
      </w:r>
      <w:bookmarkEnd w:id="198"/>
    </w:p>
    <w:p w14:paraId="7FFBEA1D" w14:textId="77777777" w:rsidR="002F3F51" w:rsidRPr="00D57AEE" w:rsidRDefault="002F3F51" w:rsidP="002F3F51">
      <w:pPr>
        <w:rPr>
          <w:rFonts w:ascii="Calibri" w:hAnsi="Calibri" w:cs="Calibri"/>
          <w:b/>
          <w:u w:val="single"/>
        </w:rPr>
      </w:pPr>
      <w:r w:rsidRPr="00D57AEE">
        <w:rPr>
          <w:rFonts w:ascii="Calibri" w:hAnsi="Calibri" w:cs="Calibri"/>
          <w:b/>
          <w:u w:val="single"/>
        </w:rPr>
        <w:t>RC-003: Audit Trail Requirements</w:t>
      </w:r>
    </w:p>
    <w:p w14:paraId="7E51539E" w14:textId="77777777" w:rsidR="002F3F51" w:rsidRPr="002F3F51" w:rsidRDefault="002F3F51" w:rsidP="002F3F51">
      <w:pPr>
        <w:rPr>
          <w:rFonts w:ascii="Calibri" w:hAnsi="Calibri" w:cs="Calibri"/>
        </w:rPr>
      </w:pPr>
      <w:r w:rsidRPr="002F3F51">
        <w:rPr>
          <w:rFonts w:ascii="Calibri" w:hAnsi="Calibri" w:cs="Calibri"/>
          <w:b/>
          <w:bCs/>
        </w:rPr>
        <w:t>Priority:</w:t>
      </w:r>
      <w:r w:rsidRPr="002F3F51">
        <w:rPr>
          <w:rFonts w:ascii="Calibri" w:hAnsi="Calibri" w:cs="Calibri"/>
        </w:rPr>
        <w:t xml:space="preserve"> High</w:t>
      </w:r>
      <w:r w:rsidRPr="002F3F51">
        <w:rPr>
          <w:rFonts w:ascii="Calibri" w:hAnsi="Calibri" w:cs="Calibri"/>
        </w:rPr>
        <w:br/>
      </w:r>
      <w:r w:rsidRPr="002F3F51">
        <w:rPr>
          <w:rFonts w:ascii="Calibri" w:hAnsi="Calibri" w:cs="Calibri"/>
          <w:b/>
          <w:bCs/>
        </w:rPr>
        <w:t>Description:</w:t>
      </w:r>
      <w:r w:rsidRPr="002F3F51">
        <w:rPr>
          <w:rFonts w:ascii="Calibri" w:hAnsi="Calibri" w:cs="Calibri"/>
        </w:rPr>
        <w:t xml:space="preserve"> System shall maintain audit trails sufficient for regulatory compliance</w:t>
      </w:r>
    </w:p>
    <w:p w14:paraId="1101C29F" w14:textId="77777777" w:rsidR="002F3F51" w:rsidRPr="002F3F51" w:rsidRDefault="002F3F51" w:rsidP="002F3F51">
      <w:pPr>
        <w:rPr>
          <w:rFonts w:ascii="Calibri" w:hAnsi="Calibri" w:cs="Calibri"/>
        </w:rPr>
      </w:pPr>
      <w:r w:rsidRPr="002F3F51">
        <w:rPr>
          <w:rFonts w:ascii="Calibri" w:hAnsi="Calibri" w:cs="Calibri"/>
          <w:b/>
          <w:bCs/>
        </w:rPr>
        <w:t>Acceptance Criteria:</w:t>
      </w:r>
    </w:p>
    <w:p w14:paraId="0B9408BC" w14:textId="77777777" w:rsidR="002F3F51" w:rsidRPr="002F3F51" w:rsidRDefault="002F3F51" w:rsidP="007D5939">
      <w:pPr>
        <w:numPr>
          <w:ilvl w:val="0"/>
          <w:numId w:val="32"/>
        </w:numPr>
        <w:rPr>
          <w:rFonts w:ascii="Calibri" w:hAnsi="Calibri" w:cs="Calibri"/>
        </w:rPr>
      </w:pPr>
      <w:r w:rsidRPr="002F3F51">
        <w:rPr>
          <w:rFonts w:ascii="Calibri" w:hAnsi="Calibri" w:cs="Calibri"/>
        </w:rPr>
        <w:t>All file processing actions logged with timestamps</w:t>
      </w:r>
    </w:p>
    <w:p w14:paraId="491FC5E6" w14:textId="77777777" w:rsidR="002F3F51" w:rsidRPr="002F3F51" w:rsidRDefault="002F3F51" w:rsidP="007D5939">
      <w:pPr>
        <w:numPr>
          <w:ilvl w:val="0"/>
          <w:numId w:val="32"/>
        </w:numPr>
        <w:rPr>
          <w:rFonts w:ascii="Calibri" w:hAnsi="Calibri" w:cs="Calibri"/>
        </w:rPr>
      </w:pPr>
      <w:r w:rsidRPr="002F3F51">
        <w:rPr>
          <w:rFonts w:ascii="Calibri" w:hAnsi="Calibri" w:cs="Calibri"/>
        </w:rPr>
        <w:t>All data transformations logged</w:t>
      </w:r>
    </w:p>
    <w:p w14:paraId="62F7EBD5" w14:textId="77777777" w:rsidR="002F3F51" w:rsidRPr="002F3F51" w:rsidRDefault="002F3F51" w:rsidP="007D5939">
      <w:pPr>
        <w:numPr>
          <w:ilvl w:val="0"/>
          <w:numId w:val="32"/>
        </w:numPr>
        <w:rPr>
          <w:rFonts w:ascii="Calibri" w:hAnsi="Calibri" w:cs="Calibri"/>
        </w:rPr>
      </w:pPr>
      <w:r w:rsidRPr="002F3F51">
        <w:rPr>
          <w:rFonts w:ascii="Calibri" w:hAnsi="Calibri" w:cs="Calibri"/>
        </w:rPr>
        <w:t>Human review decisions logged with reviewer identification</w:t>
      </w:r>
    </w:p>
    <w:p w14:paraId="5C1F3E11" w14:textId="77777777" w:rsidR="002F3F51" w:rsidRPr="002F3F51" w:rsidRDefault="002F3F51" w:rsidP="007D5939">
      <w:pPr>
        <w:numPr>
          <w:ilvl w:val="0"/>
          <w:numId w:val="32"/>
        </w:numPr>
        <w:rPr>
          <w:rFonts w:ascii="Calibri" w:hAnsi="Calibri" w:cs="Calibri"/>
        </w:rPr>
      </w:pPr>
      <w:r w:rsidRPr="002F3F51">
        <w:rPr>
          <w:rFonts w:ascii="Calibri" w:hAnsi="Calibri" w:cs="Calibri"/>
        </w:rPr>
        <w:t>ACH generation events logged</w:t>
      </w:r>
    </w:p>
    <w:p w14:paraId="359CFD66" w14:textId="77777777" w:rsidR="002F3F51" w:rsidRPr="002F3F51" w:rsidRDefault="002F3F51" w:rsidP="007D5939">
      <w:pPr>
        <w:numPr>
          <w:ilvl w:val="0"/>
          <w:numId w:val="32"/>
        </w:numPr>
        <w:rPr>
          <w:rFonts w:ascii="Calibri" w:hAnsi="Calibri" w:cs="Calibri"/>
        </w:rPr>
      </w:pPr>
      <w:r w:rsidRPr="002F3F51">
        <w:rPr>
          <w:rFonts w:ascii="Calibri" w:hAnsi="Calibri" w:cs="Calibri"/>
        </w:rPr>
        <w:t>Retention period: 7 years minimum</w:t>
      </w:r>
    </w:p>
    <w:p w14:paraId="62B2091F" w14:textId="77777777" w:rsidR="002F3F51" w:rsidRPr="002F3F51" w:rsidRDefault="00000000" w:rsidP="002F3F51">
      <w:pPr>
        <w:rPr>
          <w:rFonts w:ascii="Calibri" w:hAnsi="Calibri" w:cs="Calibri"/>
        </w:rPr>
      </w:pPr>
      <w:r>
        <w:rPr>
          <w:rFonts w:ascii="Calibri" w:hAnsi="Calibri" w:cs="Calibri"/>
        </w:rPr>
        <w:pict w14:anchorId="4D19F5EC">
          <v:rect id="_x0000_i1027" style="width:0;height:1.5pt" o:hralign="center" o:hrstd="t" o:hr="t" fillcolor="#a0a0a0" stroked="f"/>
        </w:pict>
      </w:r>
    </w:p>
    <w:p w14:paraId="6314C6A6" w14:textId="77777777" w:rsidR="002F3F51" w:rsidRPr="00ED57A2" w:rsidRDefault="002F3F51" w:rsidP="00ED57A2">
      <w:pPr>
        <w:pStyle w:val="Heading2"/>
        <w:rPr>
          <w:rFonts w:ascii="Calibri" w:hAnsi="Calibri" w:cs="Calibri"/>
        </w:rPr>
      </w:pPr>
      <w:bookmarkStart w:id="199" w:name="_Toc220763505"/>
      <w:r w:rsidRPr="00ED57A2">
        <w:rPr>
          <w:rFonts w:ascii="Calibri" w:hAnsi="Calibri" w:cs="Calibri"/>
        </w:rPr>
        <w:t>7. Data Requirements</w:t>
      </w:r>
      <w:bookmarkEnd w:id="199"/>
    </w:p>
    <w:p w14:paraId="2F15A6B9" w14:textId="26C8574E" w:rsidR="002F3F51" w:rsidRPr="00ED57A2" w:rsidRDefault="002F3F51" w:rsidP="00ED57A2">
      <w:pPr>
        <w:pStyle w:val="Heading3"/>
        <w:rPr>
          <w:rFonts w:ascii="Calibri" w:hAnsi="Calibri" w:cs="Calibri"/>
        </w:rPr>
      </w:pPr>
      <w:bookmarkStart w:id="200" w:name="_Toc220763506"/>
      <w:r w:rsidRPr="00ED57A2">
        <w:rPr>
          <w:rFonts w:ascii="Calibri" w:hAnsi="Calibri" w:cs="Calibri"/>
        </w:rPr>
        <w:t>7.1 Input Data Elements</w:t>
      </w:r>
      <w:bookmarkEnd w:id="200"/>
      <w:r w:rsidRPr="00ED57A2">
        <w:rPr>
          <w:rFonts w:ascii="Calibri" w:hAnsi="Calibri" w:cs="Calibri"/>
        </w:rPr>
        <w:t xml:space="preserve"> </w:t>
      </w:r>
    </w:p>
    <w:p w14:paraId="6CA9C791" w14:textId="77777777" w:rsidR="002F3F51" w:rsidRPr="002F3F51" w:rsidRDefault="002F3F51" w:rsidP="002F3F51">
      <w:pPr>
        <w:rPr>
          <w:rFonts w:ascii="Calibri" w:hAnsi="Calibri" w:cs="Calibri"/>
        </w:rPr>
      </w:pPr>
      <w:r w:rsidRPr="002F3F51">
        <w:rPr>
          <w:rFonts w:ascii="Calibri" w:hAnsi="Calibri" w:cs="Calibri"/>
        </w:rPr>
        <w:t>The following field specifications are extracted from actual client do files in the knowledge base. Each client may use different column orders, but the system must map to these standard fields.</w:t>
      </w:r>
    </w:p>
    <w:p w14:paraId="485A0700" w14:textId="77777777" w:rsidR="002F3F51" w:rsidRPr="00ED57A2" w:rsidRDefault="002F3F51" w:rsidP="00ED57A2">
      <w:pPr>
        <w:pStyle w:val="Heading4"/>
        <w:rPr>
          <w:rFonts w:ascii="Calibri" w:hAnsi="Calibri" w:cs="Calibri"/>
          <w:b/>
          <w:bCs/>
        </w:rPr>
      </w:pPr>
      <w:r w:rsidRPr="00ED57A2">
        <w:rPr>
          <w:rFonts w:ascii="Calibri" w:hAnsi="Calibri" w:cs="Calibri"/>
          <w:b/>
          <w:bCs/>
        </w:rPr>
        <w:t>7</w:t>
      </w:r>
      <w:r w:rsidRPr="00ED57A2">
        <w:rPr>
          <w:rStyle w:val="Heading4Char"/>
          <w:rFonts w:ascii="Calibri" w:hAnsi="Calibri" w:cs="Calibri"/>
        </w:rPr>
        <w:t>.1.1 Employee Identification &amp; Demographics</w:t>
      </w:r>
    </w:p>
    <w:tbl>
      <w:tblPr>
        <w:tblStyle w:val="TableGrid"/>
        <w:tblW w:w="0" w:type="auto"/>
        <w:tblLook w:val="04A0" w:firstRow="1" w:lastRow="0" w:firstColumn="1" w:lastColumn="0" w:noHBand="0" w:noVBand="1"/>
      </w:tblPr>
      <w:tblGrid>
        <w:gridCol w:w="1699"/>
        <w:gridCol w:w="1546"/>
        <w:gridCol w:w="1336"/>
        <w:gridCol w:w="4769"/>
      </w:tblGrid>
      <w:tr w:rsidR="002F3F51" w:rsidRPr="002F3F51" w14:paraId="60323CA3" w14:textId="77777777" w:rsidTr="00ED57A2">
        <w:tc>
          <w:tcPr>
            <w:tcW w:w="0" w:type="auto"/>
            <w:hideMark/>
          </w:tcPr>
          <w:p w14:paraId="40CB789F"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Field</w:t>
            </w:r>
          </w:p>
        </w:tc>
        <w:tc>
          <w:tcPr>
            <w:tcW w:w="0" w:type="auto"/>
            <w:hideMark/>
          </w:tcPr>
          <w:p w14:paraId="58DF3BA2"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Stata Variable</w:t>
            </w:r>
          </w:p>
        </w:tc>
        <w:tc>
          <w:tcPr>
            <w:tcW w:w="0" w:type="auto"/>
            <w:hideMark/>
          </w:tcPr>
          <w:p w14:paraId="06FFA7D2"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Required</w:t>
            </w:r>
          </w:p>
        </w:tc>
        <w:tc>
          <w:tcPr>
            <w:tcW w:w="0" w:type="auto"/>
            <w:hideMark/>
          </w:tcPr>
          <w:p w14:paraId="18D5E155"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Validation Rules</w:t>
            </w:r>
          </w:p>
        </w:tc>
      </w:tr>
      <w:tr w:rsidR="002F3F51" w:rsidRPr="002F3F51" w14:paraId="68E88F76" w14:textId="77777777" w:rsidTr="00ED57A2">
        <w:tc>
          <w:tcPr>
            <w:tcW w:w="0" w:type="auto"/>
            <w:hideMark/>
          </w:tcPr>
          <w:p w14:paraId="024D335A" w14:textId="77777777" w:rsidR="002F3F51" w:rsidRPr="002F3F51" w:rsidRDefault="002F3F51" w:rsidP="002F3F51">
            <w:pPr>
              <w:spacing w:after="160" w:line="279" w:lineRule="auto"/>
              <w:rPr>
                <w:rFonts w:ascii="Calibri" w:hAnsi="Calibri" w:cs="Calibri"/>
              </w:rPr>
            </w:pPr>
            <w:r w:rsidRPr="002F3F51">
              <w:rPr>
                <w:rFonts w:ascii="Calibri" w:hAnsi="Calibri" w:cs="Calibri"/>
              </w:rPr>
              <w:t>SSN</w:t>
            </w:r>
          </w:p>
        </w:tc>
        <w:tc>
          <w:tcPr>
            <w:tcW w:w="0" w:type="auto"/>
            <w:hideMark/>
          </w:tcPr>
          <w:p w14:paraId="66B7BA04" w14:textId="77777777" w:rsidR="002F3F51" w:rsidRPr="002F3F51" w:rsidRDefault="002F3F51" w:rsidP="002F3F51">
            <w:pPr>
              <w:spacing w:after="160" w:line="279" w:lineRule="auto"/>
              <w:rPr>
                <w:rFonts w:ascii="Calibri" w:hAnsi="Calibri" w:cs="Calibri"/>
              </w:rPr>
            </w:pPr>
            <w:r w:rsidRPr="002F3F51">
              <w:rPr>
                <w:rFonts w:ascii="Calibri" w:hAnsi="Calibri" w:cs="Calibri"/>
              </w:rPr>
              <w:t>ssn</w:t>
            </w:r>
          </w:p>
        </w:tc>
        <w:tc>
          <w:tcPr>
            <w:tcW w:w="0" w:type="auto"/>
            <w:hideMark/>
          </w:tcPr>
          <w:p w14:paraId="31681FBF"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c>
          <w:tcPr>
            <w:tcW w:w="0" w:type="auto"/>
            <w:hideMark/>
          </w:tcPr>
          <w:p w14:paraId="0296A946" w14:textId="77777777" w:rsidR="002F3F51" w:rsidRPr="002F3F51" w:rsidRDefault="002F3F51" w:rsidP="002F3F51">
            <w:pPr>
              <w:spacing w:after="160" w:line="279" w:lineRule="auto"/>
              <w:rPr>
                <w:rFonts w:ascii="Calibri" w:hAnsi="Calibri" w:cs="Calibri"/>
              </w:rPr>
            </w:pPr>
            <w:r w:rsidRPr="002F3F51">
              <w:rPr>
                <w:rFonts w:ascii="Calibri" w:hAnsi="Calibri" w:cs="Calibri"/>
              </w:rPr>
              <w:t>See Section 6.7 SSN Validation Rules</w:t>
            </w:r>
          </w:p>
        </w:tc>
      </w:tr>
      <w:tr w:rsidR="002F3F51" w:rsidRPr="002F3F51" w14:paraId="389ED115" w14:textId="77777777" w:rsidTr="00ED57A2">
        <w:tc>
          <w:tcPr>
            <w:tcW w:w="0" w:type="auto"/>
            <w:hideMark/>
          </w:tcPr>
          <w:p w14:paraId="3CD48214" w14:textId="77777777" w:rsidR="002F3F51" w:rsidRPr="002F3F51" w:rsidRDefault="002F3F51" w:rsidP="002F3F51">
            <w:pPr>
              <w:spacing w:after="160" w:line="279" w:lineRule="auto"/>
              <w:rPr>
                <w:rFonts w:ascii="Calibri" w:hAnsi="Calibri" w:cs="Calibri"/>
              </w:rPr>
            </w:pPr>
            <w:r w:rsidRPr="002F3F51">
              <w:rPr>
                <w:rFonts w:ascii="Calibri" w:hAnsi="Calibri" w:cs="Calibri"/>
              </w:rPr>
              <w:t>First Name</w:t>
            </w:r>
          </w:p>
        </w:tc>
        <w:tc>
          <w:tcPr>
            <w:tcW w:w="0" w:type="auto"/>
            <w:hideMark/>
          </w:tcPr>
          <w:p w14:paraId="3F8F0C70" w14:textId="77777777" w:rsidR="002F3F51" w:rsidRPr="002F3F51" w:rsidRDefault="002F3F51" w:rsidP="002F3F51">
            <w:pPr>
              <w:spacing w:after="160" w:line="279" w:lineRule="auto"/>
              <w:rPr>
                <w:rFonts w:ascii="Calibri" w:hAnsi="Calibri" w:cs="Calibri"/>
              </w:rPr>
            </w:pPr>
            <w:r w:rsidRPr="002F3F51">
              <w:rPr>
                <w:rFonts w:ascii="Calibri" w:hAnsi="Calibri" w:cs="Calibri"/>
              </w:rPr>
              <w:t>fname</w:t>
            </w:r>
          </w:p>
        </w:tc>
        <w:tc>
          <w:tcPr>
            <w:tcW w:w="0" w:type="auto"/>
            <w:hideMark/>
          </w:tcPr>
          <w:p w14:paraId="6DDCEFFD" w14:textId="77777777" w:rsidR="002F3F51" w:rsidRPr="002F3F51" w:rsidRDefault="002F3F51" w:rsidP="002F3F51">
            <w:pPr>
              <w:spacing w:after="160" w:line="279" w:lineRule="auto"/>
              <w:rPr>
                <w:rFonts w:ascii="Calibri" w:hAnsi="Calibri" w:cs="Calibri"/>
              </w:rPr>
            </w:pPr>
            <w:r w:rsidRPr="002F3F51">
              <w:rPr>
                <w:rFonts w:ascii="Calibri" w:hAnsi="Calibri" w:cs="Calibri"/>
              </w:rPr>
              <w:t>Yes</w:t>
            </w:r>
          </w:p>
        </w:tc>
        <w:tc>
          <w:tcPr>
            <w:tcW w:w="0" w:type="auto"/>
            <w:hideMark/>
          </w:tcPr>
          <w:p w14:paraId="4FEFABCE" w14:textId="77777777" w:rsidR="002F3F51" w:rsidRPr="002F3F51" w:rsidRDefault="002F3F51" w:rsidP="002F3F51">
            <w:pPr>
              <w:spacing w:after="160" w:line="279" w:lineRule="auto"/>
              <w:rPr>
                <w:rFonts w:ascii="Calibri" w:hAnsi="Calibri" w:cs="Calibri"/>
              </w:rPr>
            </w:pPr>
            <w:r w:rsidRPr="002F3F51">
              <w:rPr>
                <w:rFonts w:ascii="Calibri" w:hAnsi="Calibri" w:cs="Calibri"/>
              </w:rPr>
              <w:t>Non-empty string, trimmed</w:t>
            </w:r>
          </w:p>
        </w:tc>
      </w:tr>
      <w:tr w:rsidR="002F3F51" w:rsidRPr="002F3F51" w14:paraId="103BAC67" w14:textId="77777777" w:rsidTr="00ED57A2">
        <w:tc>
          <w:tcPr>
            <w:tcW w:w="0" w:type="auto"/>
            <w:hideMark/>
          </w:tcPr>
          <w:p w14:paraId="3FC7E4E7" w14:textId="77777777" w:rsidR="002F3F51" w:rsidRPr="002F3F51" w:rsidRDefault="002F3F51" w:rsidP="002F3F51">
            <w:pPr>
              <w:spacing w:after="160" w:line="279" w:lineRule="auto"/>
              <w:rPr>
                <w:rFonts w:ascii="Calibri" w:hAnsi="Calibri" w:cs="Calibri"/>
              </w:rPr>
            </w:pPr>
            <w:r w:rsidRPr="002F3F51">
              <w:rPr>
                <w:rFonts w:ascii="Calibri" w:hAnsi="Calibri" w:cs="Calibri"/>
              </w:rPr>
              <w:t>Last Name</w:t>
            </w:r>
          </w:p>
        </w:tc>
        <w:tc>
          <w:tcPr>
            <w:tcW w:w="0" w:type="auto"/>
            <w:hideMark/>
          </w:tcPr>
          <w:p w14:paraId="72A53653" w14:textId="77777777" w:rsidR="002F3F51" w:rsidRPr="002F3F51" w:rsidRDefault="002F3F51" w:rsidP="002F3F51">
            <w:pPr>
              <w:spacing w:after="160" w:line="279" w:lineRule="auto"/>
              <w:rPr>
                <w:rFonts w:ascii="Calibri" w:hAnsi="Calibri" w:cs="Calibri"/>
              </w:rPr>
            </w:pPr>
            <w:r w:rsidRPr="002F3F51">
              <w:rPr>
                <w:rFonts w:ascii="Calibri" w:hAnsi="Calibri" w:cs="Calibri"/>
              </w:rPr>
              <w:t>lname</w:t>
            </w:r>
          </w:p>
        </w:tc>
        <w:tc>
          <w:tcPr>
            <w:tcW w:w="0" w:type="auto"/>
            <w:hideMark/>
          </w:tcPr>
          <w:p w14:paraId="47220823" w14:textId="77777777" w:rsidR="002F3F51" w:rsidRPr="002F3F51" w:rsidRDefault="002F3F51" w:rsidP="002F3F51">
            <w:pPr>
              <w:spacing w:after="160" w:line="279" w:lineRule="auto"/>
              <w:rPr>
                <w:rFonts w:ascii="Calibri" w:hAnsi="Calibri" w:cs="Calibri"/>
              </w:rPr>
            </w:pPr>
            <w:r w:rsidRPr="002F3F51">
              <w:rPr>
                <w:rFonts w:ascii="Calibri" w:hAnsi="Calibri" w:cs="Calibri"/>
              </w:rPr>
              <w:t>Yes</w:t>
            </w:r>
          </w:p>
        </w:tc>
        <w:tc>
          <w:tcPr>
            <w:tcW w:w="0" w:type="auto"/>
            <w:hideMark/>
          </w:tcPr>
          <w:p w14:paraId="7F9EF576" w14:textId="77777777" w:rsidR="002F3F51" w:rsidRPr="002F3F51" w:rsidRDefault="002F3F51" w:rsidP="002F3F51">
            <w:pPr>
              <w:spacing w:after="160" w:line="279" w:lineRule="auto"/>
              <w:rPr>
                <w:rFonts w:ascii="Calibri" w:hAnsi="Calibri" w:cs="Calibri"/>
              </w:rPr>
            </w:pPr>
            <w:r w:rsidRPr="002F3F51">
              <w:rPr>
                <w:rFonts w:ascii="Calibri" w:hAnsi="Calibri" w:cs="Calibri"/>
              </w:rPr>
              <w:t>Non-empty string, trimmed; Warning if missing</w:t>
            </w:r>
          </w:p>
        </w:tc>
      </w:tr>
      <w:tr w:rsidR="002F3F51" w:rsidRPr="002F3F51" w14:paraId="29D60DFE" w14:textId="77777777" w:rsidTr="00ED57A2">
        <w:tc>
          <w:tcPr>
            <w:tcW w:w="0" w:type="auto"/>
            <w:hideMark/>
          </w:tcPr>
          <w:p w14:paraId="5C519AB2" w14:textId="77777777" w:rsidR="002F3F51" w:rsidRPr="002F3F51" w:rsidRDefault="002F3F51" w:rsidP="002F3F51">
            <w:pPr>
              <w:spacing w:after="160" w:line="279" w:lineRule="auto"/>
              <w:rPr>
                <w:rFonts w:ascii="Calibri" w:hAnsi="Calibri" w:cs="Calibri"/>
              </w:rPr>
            </w:pPr>
            <w:r w:rsidRPr="002F3F51">
              <w:rPr>
                <w:rFonts w:ascii="Calibri" w:hAnsi="Calibri" w:cs="Calibri"/>
              </w:rPr>
              <w:t>Middle Name</w:t>
            </w:r>
          </w:p>
        </w:tc>
        <w:tc>
          <w:tcPr>
            <w:tcW w:w="0" w:type="auto"/>
            <w:hideMark/>
          </w:tcPr>
          <w:p w14:paraId="41A8901B" w14:textId="77777777" w:rsidR="002F3F51" w:rsidRPr="002F3F51" w:rsidRDefault="002F3F51" w:rsidP="002F3F51">
            <w:pPr>
              <w:spacing w:after="160" w:line="279" w:lineRule="auto"/>
              <w:rPr>
                <w:rFonts w:ascii="Calibri" w:hAnsi="Calibri" w:cs="Calibri"/>
              </w:rPr>
            </w:pPr>
            <w:r w:rsidRPr="002F3F51">
              <w:rPr>
                <w:rFonts w:ascii="Calibri" w:hAnsi="Calibri" w:cs="Calibri"/>
              </w:rPr>
              <w:t>mname</w:t>
            </w:r>
          </w:p>
        </w:tc>
        <w:tc>
          <w:tcPr>
            <w:tcW w:w="0" w:type="auto"/>
            <w:hideMark/>
          </w:tcPr>
          <w:p w14:paraId="7AAD35CB"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61F5B2B7" w14:textId="77777777" w:rsidR="002F3F51" w:rsidRPr="002F3F51" w:rsidRDefault="002F3F51" w:rsidP="002F3F51">
            <w:pPr>
              <w:spacing w:after="160" w:line="279" w:lineRule="auto"/>
              <w:rPr>
                <w:rFonts w:ascii="Calibri" w:hAnsi="Calibri" w:cs="Calibri"/>
              </w:rPr>
            </w:pPr>
            <w:r w:rsidRPr="002F3F51">
              <w:rPr>
                <w:rFonts w:ascii="Calibri" w:hAnsi="Calibri" w:cs="Calibri"/>
              </w:rPr>
              <w:t>String</w:t>
            </w:r>
          </w:p>
        </w:tc>
      </w:tr>
      <w:tr w:rsidR="002F3F51" w:rsidRPr="002F3F51" w14:paraId="5CD327DE" w14:textId="77777777" w:rsidTr="00ED57A2">
        <w:tc>
          <w:tcPr>
            <w:tcW w:w="0" w:type="auto"/>
            <w:hideMark/>
          </w:tcPr>
          <w:p w14:paraId="13E39840"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Date of Birth</w:t>
            </w:r>
          </w:p>
        </w:tc>
        <w:tc>
          <w:tcPr>
            <w:tcW w:w="0" w:type="auto"/>
            <w:hideMark/>
          </w:tcPr>
          <w:p w14:paraId="1D5493F6" w14:textId="77777777" w:rsidR="002F3F51" w:rsidRPr="002F3F51" w:rsidRDefault="002F3F51" w:rsidP="002F3F51">
            <w:pPr>
              <w:spacing w:after="160" w:line="279" w:lineRule="auto"/>
              <w:rPr>
                <w:rFonts w:ascii="Calibri" w:hAnsi="Calibri" w:cs="Calibri"/>
              </w:rPr>
            </w:pPr>
            <w:r w:rsidRPr="002F3F51">
              <w:rPr>
                <w:rFonts w:ascii="Calibri" w:hAnsi="Calibri" w:cs="Calibri"/>
              </w:rPr>
              <w:t>dob</w:t>
            </w:r>
          </w:p>
        </w:tc>
        <w:tc>
          <w:tcPr>
            <w:tcW w:w="0" w:type="auto"/>
            <w:hideMark/>
          </w:tcPr>
          <w:p w14:paraId="50BD0D7F" w14:textId="77777777" w:rsidR="002F3F51" w:rsidRPr="002F3F51" w:rsidRDefault="002F3F51" w:rsidP="002F3F51">
            <w:pPr>
              <w:spacing w:after="160" w:line="279" w:lineRule="auto"/>
              <w:rPr>
                <w:rFonts w:ascii="Calibri" w:hAnsi="Calibri" w:cs="Calibri"/>
              </w:rPr>
            </w:pPr>
            <w:r w:rsidRPr="002F3F51">
              <w:rPr>
                <w:rFonts w:ascii="Calibri" w:hAnsi="Calibri" w:cs="Calibri"/>
              </w:rPr>
              <w:t>Conditional</w:t>
            </w:r>
          </w:p>
        </w:tc>
        <w:tc>
          <w:tcPr>
            <w:tcW w:w="0" w:type="auto"/>
            <w:hideMark/>
          </w:tcPr>
          <w:p w14:paraId="7FBBA5C3" w14:textId="77777777" w:rsidR="002F3F51" w:rsidRPr="002F3F51" w:rsidRDefault="002F3F51" w:rsidP="002F3F51">
            <w:pPr>
              <w:spacing w:after="160" w:line="279" w:lineRule="auto"/>
              <w:rPr>
                <w:rFonts w:ascii="Calibri" w:hAnsi="Calibri" w:cs="Calibri"/>
              </w:rPr>
            </w:pPr>
            <w:r w:rsidRPr="002F3F51">
              <w:rPr>
                <w:rFonts w:ascii="Calibri" w:hAnsi="Calibri" w:cs="Calibri"/>
              </w:rPr>
              <w:t>See Section 6.8 Date Validation Rules</w:t>
            </w:r>
          </w:p>
        </w:tc>
      </w:tr>
      <w:tr w:rsidR="002F3F51" w:rsidRPr="002F3F51" w14:paraId="17E00FA4" w14:textId="77777777" w:rsidTr="00ED57A2">
        <w:tc>
          <w:tcPr>
            <w:tcW w:w="0" w:type="auto"/>
            <w:hideMark/>
          </w:tcPr>
          <w:p w14:paraId="2BAD5D92" w14:textId="77777777" w:rsidR="002F3F51" w:rsidRPr="002F3F51" w:rsidRDefault="002F3F51" w:rsidP="002F3F51">
            <w:pPr>
              <w:spacing w:after="160" w:line="279" w:lineRule="auto"/>
              <w:rPr>
                <w:rFonts w:ascii="Calibri" w:hAnsi="Calibri" w:cs="Calibri"/>
              </w:rPr>
            </w:pPr>
            <w:r w:rsidRPr="002F3F51">
              <w:rPr>
                <w:rFonts w:ascii="Calibri" w:hAnsi="Calibri" w:cs="Calibri"/>
              </w:rPr>
              <w:t>Date of Hire</w:t>
            </w:r>
          </w:p>
        </w:tc>
        <w:tc>
          <w:tcPr>
            <w:tcW w:w="0" w:type="auto"/>
            <w:hideMark/>
          </w:tcPr>
          <w:p w14:paraId="34EB6F6C" w14:textId="77777777" w:rsidR="002F3F51" w:rsidRPr="002F3F51" w:rsidRDefault="002F3F51" w:rsidP="002F3F51">
            <w:pPr>
              <w:spacing w:after="160" w:line="279" w:lineRule="auto"/>
              <w:rPr>
                <w:rFonts w:ascii="Calibri" w:hAnsi="Calibri" w:cs="Calibri"/>
              </w:rPr>
            </w:pPr>
            <w:r w:rsidRPr="002F3F51">
              <w:rPr>
                <w:rFonts w:ascii="Calibri" w:hAnsi="Calibri" w:cs="Calibri"/>
              </w:rPr>
              <w:t>doh</w:t>
            </w:r>
          </w:p>
        </w:tc>
        <w:tc>
          <w:tcPr>
            <w:tcW w:w="0" w:type="auto"/>
            <w:hideMark/>
          </w:tcPr>
          <w:p w14:paraId="471E63B7" w14:textId="77777777" w:rsidR="002F3F51" w:rsidRPr="002F3F51" w:rsidRDefault="002F3F51" w:rsidP="002F3F51">
            <w:pPr>
              <w:spacing w:after="160" w:line="279" w:lineRule="auto"/>
              <w:rPr>
                <w:rFonts w:ascii="Calibri" w:hAnsi="Calibri" w:cs="Calibri"/>
              </w:rPr>
            </w:pPr>
            <w:r w:rsidRPr="002F3F51">
              <w:rPr>
                <w:rFonts w:ascii="Calibri" w:hAnsi="Calibri" w:cs="Calibri"/>
              </w:rPr>
              <w:t>Yes</w:t>
            </w:r>
          </w:p>
        </w:tc>
        <w:tc>
          <w:tcPr>
            <w:tcW w:w="0" w:type="auto"/>
            <w:hideMark/>
          </w:tcPr>
          <w:p w14:paraId="73E44961"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 date, not "01/01/1900"</w:t>
            </w:r>
          </w:p>
        </w:tc>
      </w:tr>
      <w:tr w:rsidR="002F3F51" w:rsidRPr="002F3F51" w14:paraId="1137557E" w14:textId="77777777" w:rsidTr="00ED57A2">
        <w:tc>
          <w:tcPr>
            <w:tcW w:w="0" w:type="auto"/>
            <w:hideMark/>
          </w:tcPr>
          <w:p w14:paraId="09C4D4BB" w14:textId="77777777" w:rsidR="002F3F51" w:rsidRPr="002F3F51" w:rsidRDefault="002F3F51" w:rsidP="002F3F51">
            <w:pPr>
              <w:spacing w:after="160" w:line="279" w:lineRule="auto"/>
              <w:rPr>
                <w:rFonts w:ascii="Calibri" w:hAnsi="Calibri" w:cs="Calibri"/>
              </w:rPr>
            </w:pPr>
            <w:r w:rsidRPr="002F3F51">
              <w:rPr>
                <w:rFonts w:ascii="Calibri" w:hAnsi="Calibri" w:cs="Calibri"/>
              </w:rPr>
              <w:t>Date of Termination</w:t>
            </w:r>
          </w:p>
        </w:tc>
        <w:tc>
          <w:tcPr>
            <w:tcW w:w="0" w:type="auto"/>
            <w:hideMark/>
          </w:tcPr>
          <w:p w14:paraId="5F21CEB7" w14:textId="77777777" w:rsidR="002F3F51" w:rsidRPr="002F3F51" w:rsidRDefault="002F3F51" w:rsidP="002F3F51">
            <w:pPr>
              <w:spacing w:after="160" w:line="279" w:lineRule="auto"/>
              <w:rPr>
                <w:rFonts w:ascii="Calibri" w:hAnsi="Calibri" w:cs="Calibri"/>
              </w:rPr>
            </w:pPr>
            <w:r w:rsidRPr="002F3F51">
              <w:rPr>
                <w:rFonts w:ascii="Calibri" w:hAnsi="Calibri" w:cs="Calibri"/>
              </w:rPr>
              <w:t>dot</w:t>
            </w:r>
          </w:p>
        </w:tc>
        <w:tc>
          <w:tcPr>
            <w:tcW w:w="0" w:type="auto"/>
            <w:hideMark/>
          </w:tcPr>
          <w:p w14:paraId="2F0438F2"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5009560F"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 date if present; Clear if equals DOH</w:t>
            </w:r>
          </w:p>
        </w:tc>
      </w:tr>
      <w:tr w:rsidR="002F3F51" w:rsidRPr="002F3F51" w14:paraId="4667D6C3" w14:textId="77777777" w:rsidTr="00ED57A2">
        <w:tc>
          <w:tcPr>
            <w:tcW w:w="0" w:type="auto"/>
            <w:hideMark/>
          </w:tcPr>
          <w:p w14:paraId="12D786A9" w14:textId="77777777" w:rsidR="002F3F51" w:rsidRPr="002F3F51" w:rsidRDefault="002F3F51" w:rsidP="002F3F51">
            <w:pPr>
              <w:spacing w:after="160" w:line="279" w:lineRule="auto"/>
              <w:rPr>
                <w:rFonts w:ascii="Calibri" w:hAnsi="Calibri" w:cs="Calibri"/>
              </w:rPr>
            </w:pPr>
            <w:r w:rsidRPr="002F3F51">
              <w:rPr>
                <w:rFonts w:ascii="Calibri" w:hAnsi="Calibri" w:cs="Calibri"/>
              </w:rPr>
              <w:t>Date of Rehire</w:t>
            </w:r>
          </w:p>
        </w:tc>
        <w:tc>
          <w:tcPr>
            <w:tcW w:w="0" w:type="auto"/>
            <w:hideMark/>
          </w:tcPr>
          <w:p w14:paraId="7155CA99" w14:textId="77777777" w:rsidR="002F3F51" w:rsidRPr="002F3F51" w:rsidRDefault="002F3F51" w:rsidP="002F3F51">
            <w:pPr>
              <w:spacing w:after="160" w:line="279" w:lineRule="auto"/>
              <w:rPr>
                <w:rFonts w:ascii="Calibri" w:hAnsi="Calibri" w:cs="Calibri"/>
              </w:rPr>
            </w:pPr>
            <w:r w:rsidRPr="002F3F51">
              <w:rPr>
                <w:rFonts w:ascii="Calibri" w:hAnsi="Calibri" w:cs="Calibri"/>
              </w:rPr>
              <w:t>dor</w:t>
            </w:r>
          </w:p>
        </w:tc>
        <w:tc>
          <w:tcPr>
            <w:tcW w:w="0" w:type="auto"/>
            <w:hideMark/>
          </w:tcPr>
          <w:p w14:paraId="034A3B2F"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51CD2741"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 date if present; Clear if equals DOH; Clear if &lt; DOH</w:t>
            </w:r>
          </w:p>
        </w:tc>
      </w:tr>
      <w:tr w:rsidR="002F3F51" w:rsidRPr="002F3F51" w14:paraId="74334452" w14:textId="77777777" w:rsidTr="00ED57A2">
        <w:tc>
          <w:tcPr>
            <w:tcW w:w="0" w:type="auto"/>
            <w:hideMark/>
          </w:tcPr>
          <w:p w14:paraId="18A6C1C5" w14:textId="77777777" w:rsidR="002F3F51" w:rsidRPr="002F3F51" w:rsidRDefault="002F3F51" w:rsidP="002F3F51">
            <w:pPr>
              <w:spacing w:after="160" w:line="279" w:lineRule="auto"/>
              <w:rPr>
                <w:rFonts w:ascii="Calibri" w:hAnsi="Calibri" w:cs="Calibri"/>
              </w:rPr>
            </w:pPr>
            <w:r w:rsidRPr="002F3F51">
              <w:rPr>
                <w:rFonts w:ascii="Calibri" w:hAnsi="Calibri" w:cs="Calibri"/>
              </w:rPr>
              <w:t>Street Address 1</w:t>
            </w:r>
          </w:p>
        </w:tc>
        <w:tc>
          <w:tcPr>
            <w:tcW w:w="0" w:type="auto"/>
            <w:hideMark/>
          </w:tcPr>
          <w:p w14:paraId="50646E9E" w14:textId="77777777" w:rsidR="002F3F51" w:rsidRPr="002F3F51" w:rsidRDefault="002F3F51" w:rsidP="002F3F51">
            <w:pPr>
              <w:spacing w:after="160" w:line="279" w:lineRule="auto"/>
              <w:rPr>
                <w:rFonts w:ascii="Calibri" w:hAnsi="Calibri" w:cs="Calibri"/>
              </w:rPr>
            </w:pPr>
            <w:r w:rsidRPr="002F3F51">
              <w:rPr>
                <w:rFonts w:ascii="Calibri" w:hAnsi="Calibri" w:cs="Calibri"/>
              </w:rPr>
              <w:t>street1</w:t>
            </w:r>
          </w:p>
        </w:tc>
        <w:tc>
          <w:tcPr>
            <w:tcW w:w="0" w:type="auto"/>
            <w:hideMark/>
          </w:tcPr>
          <w:p w14:paraId="37F48B40"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3B8EE6A6" w14:textId="77777777" w:rsidR="002F3F51" w:rsidRPr="002F3F51" w:rsidRDefault="002F3F51" w:rsidP="002F3F51">
            <w:pPr>
              <w:spacing w:after="160" w:line="279" w:lineRule="auto"/>
              <w:rPr>
                <w:rFonts w:ascii="Calibri" w:hAnsi="Calibri" w:cs="Calibri"/>
              </w:rPr>
            </w:pPr>
            <w:r w:rsidRPr="002F3F51">
              <w:rPr>
                <w:rFonts w:ascii="Calibri" w:hAnsi="Calibri" w:cs="Calibri"/>
              </w:rPr>
              <w:t>String</w:t>
            </w:r>
          </w:p>
        </w:tc>
      </w:tr>
      <w:tr w:rsidR="002F3F51" w:rsidRPr="002F3F51" w14:paraId="0D2A6821" w14:textId="77777777" w:rsidTr="00ED57A2">
        <w:tc>
          <w:tcPr>
            <w:tcW w:w="0" w:type="auto"/>
            <w:hideMark/>
          </w:tcPr>
          <w:p w14:paraId="6DD0EBB5" w14:textId="77777777" w:rsidR="002F3F51" w:rsidRPr="002F3F51" w:rsidRDefault="002F3F51" w:rsidP="002F3F51">
            <w:pPr>
              <w:spacing w:after="160" w:line="279" w:lineRule="auto"/>
              <w:rPr>
                <w:rFonts w:ascii="Calibri" w:hAnsi="Calibri" w:cs="Calibri"/>
              </w:rPr>
            </w:pPr>
            <w:r w:rsidRPr="002F3F51">
              <w:rPr>
                <w:rFonts w:ascii="Calibri" w:hAnsi="Calibri" w:cs="Calibri"/>
              </w:rPr>
              <w:t>Street Address 2</w:t>
            </w:r>
          </w:p>
        </w:tc>
        <w:tc>
          <w:tcPr>
            <w:tcW w:w="0" w:type="auto"/>
            <w:hideMark/>
          </w:tcPr>
          <w:p w14:paraId="02EF6A94" w14:textId="77777777" w:rsidR="002F3F51" w:rsidRPr="002F3F51" w:rsidRDefault="002F3F51" w:rsidP="002F3F51">
            <w:pPr>
              <w:spacing w:after="160" w:line="279" w:lineRule="auto"/>
              <w:rPr>
                <w:rFonts w:ascii="Calibri" w:hAnsi="Calibri" w:cs="Calibri"/>
              </w:rPr>
            </w:pPr>
            <w:r w:rsidRPr="002F3F51">
              <w:rPr>
                <w:rFonts w:ascii="Calibri" w:hAnsi="Calibri" w:cs="Calibri"/>
              </w:rPr>
              <w:t>street2</w:t>
            </w:r>
          </w:p>
        </w:tc>
        <w:tc>
          <w:tcPr>
            <w:tcW w:w="0" w:type="auto"/>
            <w:hideMark/>
          </w:tcPr>
          <w:p w14:paraId="35D871EE"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4B9779D9" w14:textId="77777777" w:rsidR="002F3F51" w:rsidRPr="002F3F51" w:rsidRDefault="002F3F51" w:rsidP="002F3F51">
            <w:pPr>
              <w:spacing w:after="160" w:line="279" w:lineRule="auto"/>
              <w:rPr>
                <w:rFonts w:ascii="Calibri" w:hAnsi="Calibri" w:cs="Calibri"/>
              </w:rPr>
            </w:pPr>
            <w:r w:rsidRPr="002F3F51">
              <w:rPr>
                <w:rFonts w:ascii="Calibri" w:hAnsi="Calibri" w:cs="Calibri"/>
              </w:rPr>
              <w:t>String</w:t>
            </w:r>
          </w:p>
        </w:tc>
      </w:tr>
      <w:tr w:rsidR="002F3F51" w:rsidRPr="002F3F51" w14:paraId="62F314B2" w14:textId="77777777" w:rsidTr="00ED57A2">
        <w:tc>
          <w:tcPr>
            <w:tcW w:w="0" w:type="auto"/>
            <w:hideMark/>
          </w:tcPr>
          <w:p w14:paraId="2EE97BDA" w14:textId="77777777" w:rsidR="002F3F51" w:rsidRPr="002F3F51" w:rsidRDefault="002F3F51" w:rsidP="002F3F51">
            <w:pPr>
              <w:spacing w:after="160" w:line="279" w:lineRule="auto"/>
              <w:rPr>
                <w:rFonts w:ascii="Calibri" w:hAnsi="Calibri" w:cs="Calibri"/>
              </w:rPr>
            </w:pPr>
            <w:r w:rsidRPr="002F3F51">
              <w:rPr>
                <w:rFonts w:ascii="Calibri" w:hAnsi="Calibri" w:cs="Calibri"/>
              </w:rPr>
              <w:t>City</w:t>
            </w:r>
          </w:p>
        </w:tc>
        <w:tc>
          <w:tcPr>
            <w:tcW w:w="0" w:type="auto"/>
            <w:hideMark/>
          </w:tcPr>
          <w:p w14:paraId="4E412712" w14:textId="77777777" w:rsidR="002F3F51" w:rsidRPr="002F3F51" w:rsidRDefault="002F3F51" w:rsidP="002F3F51">
            <w:pPr>
              <w:spacing w:after="160" w:line="279" w:lineRule="auto"/>
              <w:rPr>
                <w:rFonts w:ascii="Calibri" w:hAnsi="Calibri" w:cs="Calibri"/>
              </w:rPr>
            </w:pPr>
            <w:r w:rsidRPr="002F3F51">
              <w:rPr>
                <w:rFonts w:ascii="Calibri" w:hAnsi="Calibri" w:cs="Calibri"/>
              </w:rPr>
              <w:t>city</w:t>
            </w:r>
          </w:p>
        </w:tc>
        <w:tc>
          <w:tcPr>
            <w:tcW w:w="0" w:type="auto"/>
            <w:hideMark/>
          </w:tcPr>
          <w:p w14:paraId="3484C551"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64927DDB" w14:textId="77777777" w:rsidR="002F3F51" w:rsidRPr="002F3F51" w:rsidRDefault="002F3F51" w:rsidP="002F3F51">
            <w:pPr>
              <w:spacing w:after="160" w:line="279" w:lineRule="auto"/>
              <w:rPr>
                <w:rFonts w:ascii="Calibri" w:hAnsi="Calibri" w:cs="Calibri"/>
              </w:rPr>
            </w:pPr>
            <w:r w:rsidRPr="002F3F51">
              <w:rPr>
                <w:rFonts w:ascii="Calibri" w:hAnsi="Calibri" w:cs="Calibri"/>
              </w:rPr>
              <w:t>String</w:t>
            </w:r>
          </w:p>
        </w:tc>
      </w:tr>
      <w:tr w:rsidR="002F3F51" w:rsidRPr="002F3F51" w14:paraId="604DCB0F" w14:textId="77777777" w:rsidTr="00ED57A2">
        <w:tc>
          <w:tcPr>
            <w:tcW w:w="0" w:type="auto"/>
            <w:hideMark/>
          </w:tcPr>
          <w:p w14:paraId="226DDE36"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State</w:t>
            </w:r>
          </w:p>
        </w:tc>
        <w:tc>
          <w:tcPr>
            <w:tcW w:w="0" w:type="auto"/>
            <w:hideMark/>
          </w:tcPr>
          <w:p w14:paraId="6BF28685"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state</w:t>
            </w:r>
          </w:p>
        </w:tc>
        <w:tc>
          <w:tcPr>
            <w:tcW w:w="0" w:type="auto"/>
            <w:hideMark/>
          </w:tcPr>
          <w:p w14:paraId="521F9267"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20405D73" w14:textId="77777777" w:rsidR="002F3F51" w:rsidRPr="002F3F51" w:rsidRDefault="002F3F51" w:rsidP="002F3F51">
            <w:pPr>
              <w:spacing w:after="160" w:line="279" w:lineRule="auto"/>
              <w:rPr>
                <w:rFonts w:ascii="Calibri" w:hAnsi="Calibri" w:cs="Calibri"/>
              </w:rPr>
            </w:pPr>
            <w:r w:rsidRPr="002F3F51">
              <w:rPr>
                <w:rFonts w:ascii="Calibri" w:hAnsi="Calibri" w:cs="Calibri"/>
              </w:rPr>
              <w:t>2-letter code (convert full names via subroutine)</w:t>
            </w:r>
          </w:p>
        </w:tc>
      </w:tr>
      <w:tr w:rsidR="002F3F51" w:rsidRPr="002F3F51" w14:paraId="5210DEB2" w14:textId="77777777" w:rsidTr="00ED57A2">
        <w:tc>
          <w:tcPr>
            <w:tcW w:w="0" w:type="auto"/>
            <w:hideMark/>
          </w:tcPr>
          <w:p w14:paraId="2373E6D4" w14:textId="77777777" w:rsidR="002F3F51" w:rsidRPr="002F3F51" w:rsidRDefault="002F3F51" w:rsidP="002F3F51">
            <w:pPr>
              <w:spacing w:after="160" w:line="279" w:lineRule="auto"/>
              <w:rPr>
                <w:rFonts w:ascii="Calibri" w:hAnsi="Calibri" w:cs="Calibri"/>
              </w:rPr>
            </w:pPr>
            <w:r w:rsidRPr="002F3F51">
              <w:rPr>
                <w:rFonts w:ascii="Calibri" w:hAnsi="Calibri" w:cs="Calibri"/>
              </w:rPr>
              <w:t>ZIP</w:t>
            </w:r>
          </w:p>
        </w:tc>
        <w:tc>
          <w:tcPr>
            <w:tcW w:w="0" w:type="auto"/>
            <w:hideMark/>
          </w:tcPr>
          <w:p w14:paraId="306B0777" w14:textId="77777777" w:rsidR="002F3F51" w:rsidRPr="002F3F51" w:rsidRDefault="002F3F51" w:rsidP="002F3F51">
            <w:pPr>
              <w:spacing w:after="160" w:line="279" w:lineRule="auto"/>
              <w:rPr>
                <w:rFonts w:ascii="Calibri" w:hAnsi="Calibri" w:cs="Calibri"/>
              </w:rPr>
            </w:pPr>
            <w:r w:rsidRPr="002F3F51">
              <w:rPr>
                <w:rFonts w:ascii="Calibri" w:hAnsi="Calibri" w:cs="Calibri"/>
              </w:rPr>
              <w:t>zip</w:t>
            </w:r>
          </w:p>
        </w:tc>
        <w:tc>
          <w:tcPr>
            <w:tcW w:w="0" w:type="auto"/>
            <w:hideMark/>
          </w:tcPr>
          <w:p w14:paraId="150A3FC4"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453D0C62" w14:textId="77777777" w:rsidR="002F3F51" w:rsidRPr="002F3F51" w:rsidRDefault="002F3F51" w:rsidP="002F3F51">
            <w:pPr>
              <w:spacing w:after="160" w:line="279" w:lineRule="auto"/>
              <w:rPr>
                <w:rFonts w:ascii="Calibri" w:hAnsi="Calibri" w:cs="Calibri"/>
              </w:rPr>
            </w:pPr>
            <w:r w:rsidRPr="002F3F51">
              <w:rPr>
                <w:rFonts w:ascii="Calibri" w:hAnsi="Calibri" w:cs="Calibri"/>
              </w:rPr>
              <w:t>5 or 9 digits</w:t>
            </w:r>
          </w:p>
        </w:tc>
      </w:tr>
      <w:tr w:rsidR="002F3F51" w:rsidRPr="002F3F51" w14:paraId="5DA03EED" w14:textId="77777777" w:rsidTr="00ED57A2">
        <w:tc>
          <w:tcPr>
            <w:tcW w:w="0" w:type="auto"/>
            <w:hideMark/>
          </w:tcPr>
          <w:p w14:paraId="6C3C3D5C" w14:textId="77777777" w:rsidR="002F3F51" w:rsidRPr="002F3F51" w:rsidRDefault="002F3F51" w:rsidP="002F3F51">
            <w:pPr>
              <w:spacing w:after="160" w:line="279" w:lineRule="auto"/>
              <w:rPr>
                <w:rFonts w:ascii="Calibri" w:hAnsi="Calibri" w:cs="Calibri"/>
              </w:rPr>
            </w:pPr>
            <w:r w:rsidRPr="002F3F51">
              <w:rPr>
                <w:rFonts w:ascii="Calibri" w:hAnsi="Calibri" w:cs="Calibri"/>
              </w:rPr>
              <w:t>Email</w:t>
            </w:r>
          </w:p>
        </w:tc>
        <w:tc>
          <w:tcPr>
            <w:tcW w:w="0" w:type="auto"/>
            <w:hideMark/>
          </w:tcPr>
          <w:p w14:paraId="5E0AE56F" w14:textId="77777777" w:rsidR="002F3F51" w:rsidRPr="002F3F51" w:rsidRDefault="002F3F51" w:rsidP="002F3F51">
            <w:pPr>
              <w:spacing w:after="160" w:line="279" w:lineRule="auto"/>
              <w:rPr>
                <w:rFonts w:ascii="Calibri" w:hAnsi="Calibri" w:cs="Calibri"/>
              </w:rPr>
            </w:pPr>
            <w:r w:rsidRPr="002F3F51">
              <w:rPr>
                <w:rFonts w:ascii="Calibri" w:hAnsi="Calibri" w:cs="Calibri"/>
              </w:rPr>
              <w:t>email</w:t>
            </w:r>
          </w:p>
        </w:tc>
        <w:tc>
          <w:tcPr>
            <w:tcW w:w="0" w:type="auto"/>
            <w:hideMark/>
          </w:tcPr>
          <w:p w14:paraId="6310CCA2"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16873F9E"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 email format; Used for column-shift detection</w:t>
            </w:r>
          </w:p>
        </w:tc>
      </w:tr>
      <w:tr w:rsidR="002F3F51" w:rsidRPr="002F3F51" w14:paraId="14760BA2" w14:textId="77777777" w:rsidTr="00ED57A2">
        <w:tc>
          <w:tcPr>
            <w:tcW w:w="0" w:type="auto"/>
            <w:hideMark/>
          </w:tcPr>
          <w:p w14:paraId="679B0295" w14:textId="77777777" w:rsidR="002F3F51" w:rsidRPr="002F3F51" w:rsidRDefault="002F3F51" w:rsidP="002F3F51">
            <w:pPr>
              <w:spacing w:after="160" w:line="279" w:lineRule="auto"/>
              <w:rPr>
                <w:rFonts w:ascii="Calibri" w:hAnsi="Calibri" w:cs="Calibri"/>
              </w:rPr>
            </w:pPr>
            <w:r w:rsidRPr="002F3F51">
              <w:rPr>
                <w:rFonts w:ascii="Calibri" w:hAnsi="Calibri" w:cs="Calibri"/>
              </w:rPr>
              <w:t>Phone</w:t>
            </w:r>
          </w:p>
        </w:tc>
        <w:tc>
          <w:tcPr>
            <w:tcW w:w="0" w:type="auto"/>
            <w:hideMark/>
          </w:tcPr>
          <w:p w14:paraId="40BEEAF7" w14:textId="77777777" w:rsidR="002F3F51" w:rsidRPr="002F3F51" w:rsidRDefault="002F3F51" w:rsidP="002F3F51">
            <w:pPr>
              <w:spacing w:after="160" w:line="279" w:lineRule="auto"/>
              <w:rPr>
                <w:rFonts w:ascii="Calibri" w:hAnsi="Calibri" w:cs="Calibri"/>
              </w:rPr>
            </w:pPr>
            <w:r w:rsidRPr="002F3F51">
              <w:rPr>
                <w:rFonts w:ascii="Calibri" w:hAnsi="Calibri" w:cs="Calibri"/>
              </w:rPr>
              <w:t>phone</w:t>
            </w:r>
          </w:p>
        </w:tc>
        <w:tc>
          <w:tcPr>
            <w:tcW w:w="0" w:type="auto"/>
            <w:hideMark/>
          </w:tcPr>
          <w:p w14:paraId="7748E197"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42035238" w14:textId="77777777" w:rsidR="002F3F51" w:rsidRPr="002F3F51" w:rsidRDefault="002F3F51" w:rsidP="002F3F51">
            <w:pPr>
              <w:spacing w:after="160" w:line="279" w:lineRule="auto"/>
              <w:rPr>
                <w:rFonts w:ascii="Calibri" w:hAnsi="Calibri" w:cs="Calibri"/>
              </w:rPr>
            </w:pPr>
            <w:r w:rsidRPr="002F3F51">
              <w:rPr>
                <w:rFonts w:ascii="Calibri" w:hAnsi="Calibri" w:cs="Calibri"/>
              </w:rPr>
              <w:t>Numeric string</w:t>
            </w:r>
          </w:p>
        </w:tc>
      </w:tr>
      <w:tr w:rsidR="002F3F51" w:rsidRPr="002F3F51" w14:paraId="7DF61249" w14:textId="77777777" w:rsidTr="00ED57A2">
        <w:tc>
          <w:tcPr>
            <w:tcW w:w="0" w:type="auto"/>
            <w:hideMark/>
          </w:tcPr>
          <w:p w14:paraId="0FA8FECD" w14:textId="77777777" w:rsidR="002F3F51" w:rsidRPr="002F3F51" w:rsidRDefault="002F3F51" w:rsidP="002F3F51">
            <w:pPr>
              <w:spacing w:after="160" w:line="279" w:lineRule="auto"/>
              <w:rPr>
                <w:rFonts w:ascii="Calibri" w:hAnsi="Calibri" w:cs="Calibri"/>
              </w:rPr>
            </w:pPr>
            <w:r w:rsidRPr="002F3F51">
              <w:rPr>
                <w:rFonts w:ascii="Calibri" w:hAnsi="Calibri" w:cs="Calibri"/>
              </w:rPr>
              <w:t>Cell Phone</w:t>
            </w:r>
          </w:p>
        </w:tc>
        <w:tc>
          <w:tcPr>
            <w:tcW w:w="0" w:type="auto"/>
            <w:hideMark/>
          </w:tcPr>
          <w:p w14:paraId="6143B3BF" w14:textId="77777777" w:rsidR="002F3F51" w:rsidRPr="002F3F51" w:rsidRDefault="002F3F51" w:rsidP="002F3F51">
            <w:pPr>
              <w:spacing w:after="160" w:line="279" w:lineRule="auto"/>
              <w:rPr>
                <w:rFonts w:ascii="Calibri" w:hAnsi="Calibri" w:cs="Calibri"/>
              </w:rPr>
            </w:pPr>
            <w:r w:rsidRPr="002F3F51">
              <w:rPr>
                <w:rFonts w:ascii="Calibri" w:hAnsi="Calibri" w:cs="Calibri"/>
              </w:rPr>
              <w:t>cellphone</w:t>
            </w:r>
          </w:p>
        </w:tc>
        <w:tc>
          <w:tcPr>
            <w:tcW w:w="0" w:type="auto"/>
            <w:hideMark/>
          </w:tcPr>
          <w:p w14:paraId="7D5385D8"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0842990C" w14:textId="77777777" w:rsidR="002F3F51" w:rsidRPr="002F3F51" w:rsidRDefault="002F3F51" w:rsidP="002F3F51">
            <w:pPr>
              <w:spacing w:after="160" w:line="279" w:lineRule="auto"/>
              <w:rPr>
                <w:rFonts w:ascii="Calibri" w:hAnsi="Calibri" w:cs="Calibri"/>
              </w:rPr>
            </w:pPr>
            <w:r w:rsidRPr="002F3F51">
              <w:rPr>
                <w:rFonts w:ascii="Calibri" w:hAnsi="Calibri" w:cs="Calibri"/>
              </w:rPr>
              <w:t>Numeric string</w:t>
            </w:r>
          </w:p>
        </w:tc>
      </w:tr>
      <w:tr w:rsidR="002F3F51" w:rsidRPr="002F3F51" w14:paraId="135F440C" w14:textId="77777777" w:rsidTr="00ED57A2">
        <w:tc>
          <w:tcPr>
            <w:tcW w:w="0" w:type="auto"/>
            <w:hideMark/>
          </w:tcPr>
          <w:p w14:paraId="64286BCF" w14:textId="77777777" w:rsidR="002F3F51" w:rsidRPr="002F3F51" w:rsidRDefault="002F3F51" w:rsidP="002F3F51">
            <w:pPr>
              <w:spacing w:after="160" w:line="279" w:lineRule="auto"/>
              <w:rPr>
                <w:rFonts w:ascii="Calibri" w:hAnsi="Calibri" w:cs="Calibri"/>
              </w:rPr>
            </w:pPr>
            <w:r w:rsidRPr="002F3F51">
              <w:rPr>
                <w:rFonts w:ascii="Calibri" w:hAnsi="Calibri" w:cs="Calibri"/>
              </w:rPr>
              <w:t>Gender</w:t>
            </w:r>
          </w:p>
        </w:tc>
        <w:tc>
          <w:tcPr>
            <w:tcW w:w="0" w:type="auto"/>
            <w:hideMark/>
          </w:tcPr>
          <w:p w14:paraId="7DBCD69C" w14:textId="77777777" w:rsidR="002F3F51" w:rsidRPr="002F3F51" w:rsidRDefault="002F3F51" w:rsidP="002F3F51">
            <w:pPr>
              <w:spacing w:after="160" w:line="279" w:lineRule="auto"/>
              <w:rPr>
                <w:rFonts w:ascii="Calibri" w:hAnsi="Calibri" w:cs="Calibri"/>
              </w:rPr>
            </w:pPr>
            <w:r w:rsidRPr="002F3F51">
              <w:rPr>
                <w:rFonts w:ascii="Calibri" w:hAnsi="Calibri" w:cs="Calibri"/>
              </w:rPr>
              <w:t>gender</w:t>
            </w:r>
          </w:p>
        </w:tc>
        <w:tc>
          <w:tcPr>
            <w:tcW w:w="0" w:type="auto"/>
            <w:hideMark/>
          </w:tcPr>
          <w:p w14:paraId="50822CE3"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2D00D104" w14:textId="77777777" w:rsidR="002F3F51" w:rsidRPr="002F3F51" w:rsidRDefault="002F3F51" w:rsidP="002F3F51">
            <w:pPr>
              <w:spacing w:after="160" w:line="279" w:lineRule="auto"/>
              <w:rPr>
                <w:rFonts w:ascii="Calibri" w:hAnsi="Calibri" w:cs="Calibri"/>
              </w:rPr>
            </w:pPr>
            <w:r w:rsidRPr="002F3F51">
              <w:rPr>
                <w:rFonts w:ascii="Calibri" w:hAnsi="Calibri" w:cs="Calibri"/>
              </w:rPr>
              <w:t>M/F</w:t>
            </w:r>
          </w:p>
        </w:tc>
      </w:tr>
      <w:tr w:rsidR="002F3F51" w:rsidRPr="002F3F51" w14:paraId="36C0A6B6" w14:textId="77777777" w:rsidTr="00ED57A2">
        <w:tc>
          <w:tcPr>
            <w:tcW w:w="0" w:type="auto"/>
            <w:hideMark/>
          </w:tcPr>
          <w:p w14:paraId="48C23FAC" w14:textId="77777777" w:rsidR="002F3F51" w:rsidRPr="002F3F51" w:rsidRDefault="002F3F51" w:rsidP="002F3F51">
            <w:pPr>
              <w:spacing w:after="160" w:line="279" w:lineRule="auto"/>
              <w:rPr>
                <w:rFonts w:ascii="Calibri" w:hAnsi="Calibri" w:cs="Calibri"/>
              </w:rPr>
            </w:pPr>
            <w:r w:rsidRPr="002F3F51">
              <w:rPr>
                <w:rFonts w:ascii="Calibri" w:hAnsi="Calibri" w:cs="Calibri"/>
              </w:rPr>
              <w:t>Marital Status</w:t>
            </w:r>
          </w:p>
        </w:tc>
        <w:tc>
          <w:tcPr>
            <w:tcW w:w="0" w:type="auto"/>
            <w:hideMark/>
          </w:tcPr>
          <w:p w14:paraId="5F1195FB" w14:textId="77777777" w:rsidR="002F3F51" w:rsidRPr="002F3F51" w:rsidRDefault="002F3F51" w:rsidP="002F3F51">
            <w:pPr>
              <w:spacing w:after="160" w:line="279" w:lineRule="auto"/>
              <w:rPr>
                <w:rFonts w:ascii="Calibri" w:hAnsi="Calibri" w:cs="Calibri"/>
              </w:rPr>
            </w:pPr>
            <w:r w:rsidRPr="002F3F51">
              <w:rPr>
                <w:rFonts w:ascii="Calibri" w:hAnsi="Calibri" w:cs="Calibri"/>
              </w:rPr>
              <w:t>maritalstatus</w:t>
            </w:r>
          </w:p>
        </w:tc>
        <w:tc>
          <w:tcPr>
            <w:tcW w:w="0" w:type="auto"/>
            <w:hideMark/>
          </w:tcPr>
          <w:p w14:paraId="40B3989F"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44F2EED1" w14:textId="77777777" w:rsidR="002F3F51" w:rsidRPr="002F3F51" w:rsidRDefault="002F3F51" w:rsidP="002F3F51">
            <w:pPr>
              <w:spacing w:after="160" w:line="279" w:lineRule="auto"/>
              <w:rPr>
                <w:rFonts w:ascii="Calibri" w:hAnsi="Calibri" w:cs="Calibri"/>
              </w:rPr>
            </w:pPr>
            <w:r w:rsidRPr="002F3F51">
              <w:rPr>
                <w:rFonts w:ascii="Calibri" w:hAnsi="Calibri" w:cs="Calibri"/>
              </w:rPr>
              <w:t>String</w:t>
            </w:r>
          </w:p>
        </w:tc>
      </w:tr>
      <w:tr w:rsidR="002F3F51" w:rsidRPr="002F3F51" w14:paraId="6618A706" w14:textId="77777777" w:rsidTr="00ED57A2">
        <w:tc>
          <w:tcPr>
            <w:tcW w:w="0" w:type="auto"/>
            <w:hideMark/>
          </w:tcPr>
          <w:p w14:paraId="17C86558" w14:textId="77777777" w:rsidR="002F3F51" w:rsidRPr="002F3F51" w:rsidRDefault="002F3F51" w:rsidP="002F3F51">
            <w:pPr>
              <w:spacing w:after="160" w:line="279" w:lineRule="auto"/>
              <w:rPr>
                <w:rFonts w:ascii="Calibri" w:hAnsi="Calibri" w:cs="Calibri"/>
              </w:rPr>
            </w:pPr>
            <w:r w:rsidRPr="002F3F51">
              <w:rPr>
                <w:rFonts w:ascii="Calibri" w:hAnsi="Calibri" w:cs="Calibri"/>
              </w:rPr>
              <w:t>EE Type</w:t>
            </w:r>
          </w:p>
        </w:tc>
        <w:tc>
          <w:tcPr>
            <w:tcW w:w="0" w:type="auto"/>
            <w:hideMark/>
          </w:tcPr>
          <w:p w14:paraId="7DE4908B" w14:textId="77777777" w:rsidR="002F3F51" w:rsidRPr="002F3F51" w:rsidRDefault="002F3F51" w:rsidP="002F3F51">
            <w:pPr>
              <w:spacing w:after="160" w:line="279" w:lineRule="auto"/>
              <w:rPr>
                <w:rFonts w:ascii="Calibri" w:hAnsi="Calibri" w:cs="Calibri"/>
              </w:rPr>
            </w:pPr>
            <w:r w:rsidRPr="002F3F51">
              <w:rPr>
                <w:rFonts w:ascii="Calibri" w:hAnsi="Calibri" w:cs="Calibri"/>
              </w:rPr>
              <w:t>eetype</w:t>
            </w:r>
          </w:p>
        </w:tc>
        <w:tc>
          <w:tcPr>
            <w:tcW w:w="0" w:type="auto"/>
            <w:hideMark/>
          </w:tcPr>
          <w:p w14:paraId="448A31D0"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04A5C239" w14:textId="77777777" w:rsidR="002F3F51" w:rsidRPr="002F3F51" w:rsidRDefault="002F3F51" w:rsidP="002F3F51">
            <w:pPr>
              <w:spacing w:after="160" w:line="279" w:lineRule="auto"/>
              <w:rPr>
                <w:rFonts w:ascii="Calibri" w:hAnsi="Calibri" w:cs="Calibri"/>
              </w:rPr>
            </w:pPr>
            <w:r w:rsidRPr="002F3F51">
              <w:rPr>
                <w:rFonts w:ascii="Calibri" w:hAnsi="Calibri" w:cs="Calibri"/>
              </w:rPr>
              <w:t>O=Plan exclusion, C=Source exclusion, U=Union, OP=Exclude PT from plan, CP=Exclude PT from source</w:t>
            </w:r>
          </w:p>
        </w:tc>
      </w:tr>
      <w:tr w:rsidR="002F3F51" w:rsidRPr="002F3F51" w14:paraId="64FC02CF" w14:textId="77777777" w:rsidTr="00ED57A2">
        <w:tc>
          <w:tcPr>
            <w:tcW w:w="0" w:type="auto"/>
            <w:hideMark/>
          </w:tcPr>
          <w:p w14:paraId="5ACC725C" w14:textId="77777777" w:rsidR="002F3F51" w:rsidRPr="002F3F51" w:rsidRDefault="002F3F51" w:rsidP="002F3F51">
            <w:pPr>
              <w:spacing w:after="160" w:line="279" w:lineRule="auto"/>
              <w:rPr>
                <w:rFonts w:ascii="Calibri" w:hAnsi="Calibri" w:cs="Calibri"/>
              </w:rPr>
            </w:pPr>
            <w:r w:rsidRPr="002F3F51">
              <w:rPr>
                <w:rFonts w:ascii="Calibri" w:hAnsi="Calibri" w:cs="Calibri"/>
              </w:rPr>
              <w:t>EE Subtype</w:t>
            </w:r>
          </w:p>
        </w:tc>
        <w:tc>
          <w:tcPr>
            <w:tcW w:w="0" w:type="auto"/>
            <w:hideMark/>
          </w:tcPr>
          <w:p w14:paraId="704C23D0" w14:textId="77777777" w:rsidR="002F3F51" w:rsidRPr="002F3F51" w:rsidRDefault="002F3F51" w:rsidP="002F3F51">
            <w:pPr>
              <w:spacing w:after="160" w:line="279" w:lineRule="auto"/>
              <w:rPr>
                <w:rFonts w:ascii="Calibri" w:hAnsi="Calibri" w:cs="Calibri"/>
              </w:rPr>
            </w:pPr>
            <w:r w:rsidRPr="002F3F51">
              <w:rPr>
                <w:rFonts w:ascii="Calibri" w:hAnsi="Calibri" w:cs="Calibri"/>
              </w:rPr>
              <w:t>eesubtype</w:t>
            </w:r>
          </w:p>
        </w:tc>
        <w:tc>
          <w:tcPr>
            <w:tcW w:w="0" w:type="auto"/>
            <w:hideMark/>
          </w:tcPr>
          <w:p w14:paraId="3406CE16"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041CEEA6" w14:textId="77777777" w:rsidR="002F3F51" w:rsidRPr="002F3F51" w:rsidRDefault="002F3F51" w:rsidP="002F3F51">
            <w:pPr>
              <w:spacing w:after="160" w:line="279" w:lineRule="auto"/>
              <w:rPr>
                <w:rFonts w:ascii="Calibri" w:hAnsi="Calibri" w:cs="Calibri"/>
              </w:rPr>
            </w:pPr>
            <w:r w:rsidRPr="002F3F51">
              <w:rPr>
                <w:rFonts w:ascii="Calibri" w:hAnsi="Calibri" w:cs="Calibri"/>
              </w:rPr>
              <w:t>Additional classification</w:t>
            </w:r>
          </w:p>
        </w:tc>
      </w:tr>
      <w:tr w:rsidR="002F3F51" w:rsidRPr="002F3F51" w14:paraId="12A99504" w14:textId="77777777" w:rsidTr="00ED57A2">
        <w:tc>
          <w:tcPr>
            <w:tcW w:w="0" w:type="auto"/>
            <w:hideMark/>
          </w:tcPr>
          <w:p w14:paraId="3304BB5B" w14:textId="77777777" w:rsidR="002F3F51" w:rsidRPr="002F3F51" w:rsidRDefault="002F3F51" w:rsidP="002F3F51">
            <w:pPr>
              <w:spacing w:after="160" w:line="279" w:lineRule="auto"/>
              <w:rPr>
                <w:rFonts w:ascii="Calibri" w:hAnsi="Calibri" w:cs="Calibri"/>
              </w:rPr>
            </w:pPr>
            <w:r w:rsidRPr="002F3F51">
              <w:rPr>
                <w:rFonts w:ascii="Calibri" w:hAnsi="Calibri" w:cs="Calibri"/>
              </w:rPr>
              <w:t>EE Type Date</w:t>
            </w:r>
          </w:p>
        </w:tc>
        <w:tc>
          <w:tcPr>
            <w:tcW w:w="0" w:type="auto"/>
            <w:hideMark/>
          </w:tcPr>
          <w:p w14:paraId="57946B13" w14:textId="77777777" w:rsidR="002F3F51" w:rsidRPr="002F3F51" w:rsidRDefault="002F3F51" w:rsidP="002F3F51">
            <w:pPr>
              <w:spacing w:after="160" w:line="279" w:lineRule="auto"/>
              <w:rPr>
                <w:rFonts w:ascii="Calibri" w:hAnsi="Calibri" w:cs="Calibri"/>
              </w:rPr>
            </w:pPr>
            <w:r w:rsidRPr="002F3F51">
              <w:rPr>
                <w:rFonts w:ascii="Calibri" w:hAnsi="Calibri" w:cs="Calibri"/>
              </w:rPr>
              <w:t>eetypedate</w:t>
            </w:r>
          </w:p>
        </w:tc>
        <w:tc>
          <w:tcPr>
            <w:tcW w:w="0" w:type="auto"/>
            <w:hideMark/>
          </w:tcPr>
          <w:p w14:paraId="73DC89A5"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6E9985A9" w14:textId="77777777" w:rsidR="002F3F51" w:rsidRPr="002F3F51" w:rsidRDefault="002F3F51" w:rsidP="002F3F51">
            <w:pPr>
              <w:spacing w:after="160" w:line="279" w:lineRule="auto"/>
              <w:rPr>
                <w:rFonts w:ascii="Calibri" w:hAnsi="Calibri" w:cs="Calibri"/>
              </w:rPr>
            </w:pPr>
            <w:r w:rsidRPr="002F3F51">
              <w:rPr>
                <w:rFonts w:ascii="Calibri" w:hAnsi="Calibri" w:cs="Calibri"/>
              </w:rPr>
              <w:t>Effective date for EE type</w:t>
            </w:r>
          </w:p>
        </w:tc>
      </w:tr>
    </w:tbl>
    <w:p w14:paraId="0EC66E3B" w14:textId="77777777" w:rsidR="002F3F51" w:rsidRPr="00ED57A2" w:rsidRDefault="002F3F51" w:rsidP="00ED57A2">
      <w:pPr>
        <w:pStyle w:val="Heading4"/>
        <w:rPr>
          <w:rFonts w:ascii="Calibri" w:hAnsi="Calibri" w:cs="Calibri"/>
        </w:rPr>
      </w:pPr>
      <w:r w:rsidRPr="00ED57A2">
        <w:rPr>
          <w:rFonts w:ascii="Calibri" w:hAnsi="Calibri" w:cs="Calibri"/>
        </w:rPr>
        <w:lastRenderedPageBreak/>
        <w:t>7.1.2 Compensation &amp; Contribution Data</w:t>
      </w:r>
    </w:p>
    <w:tbl>
      <w:tblPr>
        <w:tblStyle w:val="TableGrid"/>
        <w:tblW w:w="0" w:type="auto"/>
        <w:tblLook w:val="04A0" w:firstRow="1" w:lastRow="0" w:firstColumn="1" w:lastColumn="0" w:noHBand="0" w:noVBand="1"/>
      </w:tblPr>
      <w:tblGrid>
        <w:gridCol w:w="1762"/>
        <w:gridCol w:w="1601"/>
        <w:gridCol w:w="1257"/>
        <w:gridCol w:w="4730"/>
      </w:tblGrid>
      <w:tr w:rsidR="002F3F51" w:rsidRPr="002F3F51" w14:paraId="796DF7DB" w14:textId="77777777" w:rsidTr="00ED57A2">
        <w:tc>
          <w:tcPr>
            <w:tcW w:w="0" w:type="auto"/>
            <w:hideMark/>
          </w:tcPr>
          <w:p w14:paraId="6D7F949D"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Field</w:t>
            </w:r>
          </w:p>
        </w:tc>
        <w:tc>
          <w:tcPr>
            <w:tcW w:w="0" w:type="auto"/>
            <w:hideMark/>
          </w:tcPr>
          <w:p w14:paraId="52753A4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Stata Variable</w:t>
            </w:r>
          </w:p>
        </w:tc>
        <w:tc>
          <w:tcPr>
            <w:tcW w:w="0" w:type="auto"/>
            <w:hideMark/>
          </w:tcPr>
          <w:p w14:paraId="764A9222"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Required</w:t>
            </w:r>
          </w:p>
        </w:tc>
        <w:tc>
          <w:tcPr>
            <w:tcW w:w="0" w:type="auto"/>
            <w:hideMark/>
          </w:tcPr>
          <w:p w14:paraId="25D50D5A"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Notes</w:t>
            </w:r>
          </w:p>
        </w:tc>
      </w:tr>
      <w:tr w:rsidR="002F3F51" w:rsidRPr="002F3F51" w14:paraId="1C24FCCF" w14:textId="77777777" w:rsidTr="00ED57A2">
        <w:tc>
          <w:tcPr>
            <w:tcW w:w="0" w:type="auto"/>
            <w:hideMark/>
          </w:tcPr>
          <w:p w14:paraId="0ACA7550"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 ID</w:t>
            </w:r>
          </w:p>
        </w:tc>
        <w:tc>
          <w:tcPr>
            <w:tcW w:w="0" w:type="auto"/>
            <w:hideMark/>
          </w:tcPr>
          <w:p w14:paraId="14032F25"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w:t>
            </w:r>
          </w:p>
        </w:tc>
        <w:tc>
          <w:tcPr>
            <w:tcW w:w="0" w:type="auto"/>
            <w:hideMark/>
          </w:tcPr>
          <w:p w14:paraId="593450F1" w14:textId="77777777" w:rsidR="002F3F51" w:rsidRPr="002F3F51" w:rsidRDefault="002F3F51" w:rsidP="002F3F51">
            <w:pPr>
              <w:spacing w:after="160" w:line="279" w:lineRule="auto"/>
              <w:rPr>
                <w:rFonts w:ascii="Calibri" w:hAnsi="Calibri" w:cs="Calibri"/>
              </w:rPr>
            </w:pPr>
            <w:r w:rsidRPr="002F3F51">
              <w:rPr>
                <w:rFonts w:ascii="Calibri" w:hAnsi="Calibri" w:cs="Calibri"/>
              </w:rPr>
              <w:t>Yes</w:t>
            </w:r>
          </w:p>
        </w:tc>
        <w:tc>
          <w:tcPr>
            <w:tcW w:w="0" w:type="auto"/>
            <w:hideMark/>
          </w:tcPr>
          <w:p w14:paraId="471217B9" w14:textId="77777777" w:rsidR="002F3F51" w:rsidRPr="002F3F51" w:rsidRDefault="002F3F51" w:rsidP="002F3F51">
            <w:pPr>
              <w:spacing w:after="160" w:line="279" w:lineRule="auto"/>
              <w:rPr>
                <w:rFonts w:ascii="Calibri" w:hAnsi="Calibri" w:cs="Calibri"/>
              </w:rPr>
            </w:pPr>
            <w:r w:rsidRPr="002F3F51">
              <w:rPr>
                <w:rFonts w:ascii="Calibri" w:hAnsi="Calibri" w:cs="Calibri"/>
              </w:rPr>
              <w:t>Must match PlanConnect SEFA record</w:t>
            </w:r>
          </w:p>
        </w:tc>
      </w:tr>
      <w:tr w:rsidR="002F3F51" w:rsidRPr="002F3F51" w14:paraId="1936A2AF" w14:textId="77777777" w:rsidTr="00ED57A2">
        <w:tc>
          <w:tcPr>
            <w:tcW w:w="0" w:type="auto"/>
            <w:hideMark/>
          </w:tcPr>
          <w:p w14:paraId="52035A8E"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 ID + Frequency</w:t>
            </w:r>
          </w:p>
        </w:tc>
        <w:tc>
          <w:tcPr>
            <w:tcW w:w="0" w:type="auto"/>
            <w:hideMark/>
          </w:tcPr>
          <w:p w14:paraId="65B5CCC1"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planidfreq</w:t>
            </w:r>
          </w:p>
        </w:tc>
        <w:tc>
          <w:tcPr>
            <w:tcW w:w="0" w:type="auto"/>
            <w:hideMark/>
          </w:tcPr>
          <w:p w14:paraId="0A7CF9C8" w14:textId="77777777" w:rsidR="002F3F51" w:rsidRPr="002F3F51" w:rsidRDefault="002F3F51" w:rsidP="002F3F51">
            <w:pPr>
              <w:spacing w:after="160" w:line="279" w:lineRule="auto"/>
              <w:rPr>
                <w:rFonts w:ascii="Calibri" w:hAnsi="Calibri" w:cs="Calibri"/>
              </w:rPr>
            </w:pPr>
            <w:r w:rsidRPr="002F3F51">
              <w:rPr>
                <w:rFonts w:ascii="Calibri" w:hAnsi="Calibri" w:cs="Calibri"/>
              </w:rPr>
              <w:t>Generated</w:t>
            </w:r>
          </w:p>
        </w:tc>
        <w:tc>
          <w:tcPr>
            <w:tcW w:w="0" w:type="auto"/>
            <w:hideMark/>
          </w:tcPr>
          <w:p w14:paraId="7787362F" w14:textId="77777777" w:rsidR="002F3F51" w:rsidRPr="002F3F51" w:rsidRDefault="002F3F51" w:rsidP="002F3F51">
            <w:pPr>
              <w:spacing w:after="160" w:line="279" w:lineRule="auto"/>
              <w:rPr>
                <w:rFonts w:ascii="Calibri" w:hAnsi="Calibri" w:cs="Calibri"/>
              </w:rPr>
            </w:pPr>
            <w:r w:rsidRPr="002F3F51">
              <w:rPr>
                <w:rFonts w:ascii="Calibri" w:hAnsi="Calibri" w:cs="Calibri"/>
              </w:rPr>
              <w:t>Concatenation of planid + "_" + pay frequency</w:t>
            </w:r>
          </w:p>
        </w:tc>
      </w:tr>
      <w:tr w:rsidR="002F3F51" w:rsidRPr="002F3F51" w14:paraId="1202A757" w14:textId="77777777" w:rsidTr="00ED57A2">
        <w:tc>
          <w:tcPr>
            <w:tcW w:w="0" w:type="auto"/>
            <w:hideMark/>
          </w:tcPr>
          <w:p w14:paraId="600BE5EB" w14:textId="77777777" w:rsidR="002F3F51" w:rsidRPr="002F3F51" w:rsidRDefault="002F3F51" w:rsidP="002F3F51">
            <w:pPr>
              <w:spacing w:after="160" w:line="279" w:lineRule="auto"/>
              <w:rPr>
                <w:rFonts w:ascii="Calibri" w:hAnsi="Calibri" w:cs="Calibri"/>
              </w:rPr>
            </w:pPr>
            <w:r w:rsidRPr="002F3F51">
              <w:rPr>
                <w:rFonts w:ascii="Calibri" w:hAnsi="Calibri" w:cs="Calibri"/>
              </w:rPr>
              <w:t>Client ID</w:t>
            </w:r>
          </w:p>
        </w:tc>
        <w:tc>
          <w:tcPr>
            <w:tcW w:w="0" w:type="auto"/>
            <w:hideMark/>
          </w:tcPr>
          <w:p w14:paraId="43805A1D" w14:textId="77777777" w:rsidR="002F3F51" w:rsidRPr="002F3F51" w:rsidRDefault="002F3F51" w:rsidP="002F3F51">
            <w:pPr>
              <w:spacing w:after="160" w:line="279" w:lineRule="auto"/>
              <w:rPr>
                <w:rFonts w:ascii="Calibri" w:hAnsi="Calibri" w:cs="Calibri"/>
              </w:rPr>
            </w:pPr>
            <w:r w:rsidRPr="002F3F51">
              <w:rPr>
                <w:rFonts w:ascii="Calibri" w:hAnsi="Calibri" w:cs="Calibri"/>
              </w:rPr>
              <w:t>clientid</w:t>
            </w:r>
          </w:p>
        </w:tc>
        <w:tc>
          <w:tcPr>
            <w:tcW w:w="0" w:type="auto"/>
            <w:hideMark/>
          </w:tcPr>
          <w:p w14:paraId="2E0DDA09" w14:textId="77777777" w:rsidR="002F3F51" w:rsidRPr="002F3F51" w:rsidRDefault="002F3F51" w:rsidP="002F3F51">
            <w:pPr>
              <w:spacing w:after="160" w:line="279" w:lineRule="auto"/>
              <w:rPr>
                <w:rFonts w:ascii="Calibri" w:hAnsi="Calibri" w:cs="Calibri"/>
              </w:rPr>
            </w:pPr>
            <w:r w:rsidRPr="002F3F51">
              <w:rPr>
                <w:rFonts w:ascii="Calibri" w:hAnsi="Calibri" w:cs="Calibri"/>
              </w:rPr>
              <w:t>Yes</w:t>
            </w:r>
          </w:p>
        </w:tc>
        <w:tc>
          <w:tcPr>
            <w:tcW w:w="0" w:type="auto"/>
            <w:hideMark/>
          </w:tcPr>
          <w:p w14:paraId="64725A64" w14:textId="77777777" w:rsidR="002F3F51" w:rsidRPr="002F3F51" w:rsidRDefault="002F3F51" w:rsidP="002F3F51">
            <w:pPr>
              <w:spacing w:after="160" w:line="279" w:lineRule="auto"/>
              <w:rPr>
                <w:rFonts w:ascii="Calibri" w:hAnsi="Calibri" w:cs="Calibri"/>
              </w:rPr>
            </w:pPr>
            <w:r w:rsidRPr="002F3F51">
              <w:rPr>
                <w:rFonts w:ascii="Calibri" w:hAnsi="Calibri" w:cs="Calibri"/>
              </w:rPr>
              <w:t>May include division code</w:t>
            </w:r>
          </w:p>
        </w:tc>
      </w:tr>
      <w:tr w:rsidR="002F3F51" w:rsidRPr="002F3F51" w14:paraId="041A51E6" w14:textId="77777777" w:rsidTr="00ED57A2">
        <w:tc>
          <w:tcPr>
            <w:tcW w:w="0" w:type="auto"/>
            <w:hideMark/>
          </w:tcPr>
          <w:p w14:paraId="0ADA757F" w14:textId="77777777" w:rsidR="002F3F51" w:rsidRPr="002F3F51" w:rsidRDefault="002F3F51" w:rsidP="002F3F51">
            <w:pPr>
              <w:spacing w:after="160" w:line="279" w:lineRule="auto"/>
              <w:rPr>
                <w:rFonts w:ascii="Calibri" w:hAnsi="Calibri" w:cs="Calibri"/>
              </w:rPr>
            </w:pPr>
            <w:r w:rsidRPr="002F3F51">
              <w:rPr>
                <w:rFonts w:ascii="Calibri" w:hAnsi="Calibri" w:cs="Calibri"/>
              </w:rPr>
              <w:t>Division Code</w:t>
            </w:r>
          </w:p>
        </w:tc>
        <w:tc>
          <w:tcPr>
            <w:tcW w:w="0" w:type="auto"/>
            <w:hideMark/>
          </w:tcPr>
          <w:p w14:paraId="79DA4826" w14:textId="77777777" w:rsidR="002F3F51" w:rsidRPr="002F3F51" w:rsidRDefault="002F3F51" w:rsidP="002F3F51">
            <w:pPr>
              <w:spacing w:after="160" w:line="279" w:lineRule="auto"/>
              <w:rPr>
                <w:rFonts w:ascii="Calibri" w:hAnsi="Calibri" w:cs="Calibri"/>
              </w:rPr>
            </w:pPr>
            <w:r w:rsidRPr="002F3F51">
              <w:rPr>
                <w:rFonts w:ascii="Calibri" w:hAnsi="Calibri" w:cs="Calibri"/>
              </w:rPr>
              <w:t>divcode</w:t>
            </w:r>
          </w:p>
        </w:tc>
        <w:tc>
          <w:tcPr>
            <w:tcW w:w="0" w:type="auto"/>
            <w:hideMark/>
          </w:tcPr>
          <w:p w14:paraId="460ED0CA"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416CC04E" w14:textId="77777777" w:rsidR="002F3F51" w:rsidRPr="002F3F51" w:rsidRDefault="002F3F51" w:rsidP="002F3F51">
            <w:pPr>
              <w:spacing w:after="160" w:line="279" w:lineRule="auto"/>
              <w:rPr>
                <w:rFonts w:ascii="Calibri" w:hAnsi="Calibri" w:cs="Calibri"/>
              </w:rPr>
            </w:pPr>
            <w:r w:rsidRPr="002F3F51">
              <w:rPr>
                <w:rFonts w:ascii="Calibri" w:hAnsi="Calibri" w:cs="Calibri"/>
              </w:rPr>
              <w:t>For multi-division clients</w:t>
            </w:r>
          </w:p>
        </w:tc>
      </w:tr>
      <w:tr w:rsidR="002F3F51" w:rsidRPr="002F3F51" w14:paraId="729FD42D" w14:textId="77777777" w:rsidTr="00ED57A2">
        <w:tc>
          <w:tcPr>
            <w:tcW w:w="0" w:type="auto"/>
            <w:hideMark/>
          </w:tcPr>
          <w:p w14:paraId="00C484B4" w14:textId="77777777" w:rsidR="002F3F51" w:rsidRPr="002F3F51" w:rsidRDefault="002F3F51" w:rsidP="002F3F51">
            <w:pPr>
              <w:spacing w:after="160" w:line="279" w:lineRule="auto"/>
              <w:rPr>
                <w:rFonts w:ascii="Calibri" w:hAnsi="Calibri" w:cs="Calibri"/>
              </w:rPr>
            </w:pPr>
            <w:r w:rsidRPr="002F3F51">
              <w:rPr>
                <w:rFonts w:ascii="Calibri" w:hAnsi="Calibri" w:cs="Calibri"/>
              </w:rPr>
              <w:t>Pay Frequency</w:t>
            </w:r>
          </w:p>
        </w:tc>
        <w:tc>
          <w:tcPr>
            <w:tcW w:w="0" w:type="auto"/>
            <w:hideMark/>
          </w:tcPr>
          <w:p w14:paraId="0E239DF3" w14:textId="77777777" w:rsidR="002F3F51" w:rsidRPr="002F3F51" w:rsidRDefault="002F3F51" w:rsidP="002F3F51">
            <w:pPr>
              <w:spacing w:after="160" w:line="279" w:lineRule="auto"/>
              <w:rPr>
                <w:rFonts w:ascii="Calibri" w:hAnsi="Calibri" w:cs="Calibri"/>
              </w:rPr>
            </w:pPr>
            <w:r w:rsidRPr="002F3F51">
              <w:rPr>
                <w:rFonts w:ascii="Calibri" w:hAnsi="Calibri" w:cs="Calibri"/>
              </w:rPr>
              <w:t>payfreq</w:t>
            </w:r>
          </w:p>
        </w:tc>
        <w:tc>
          <w:tcPr>
            <w:tcW w:w="0" w:type="auto"/>
            <w:hideMark/>
          </w:tcPr>
          <w:p w14:paraId="076F1B5E" w14:textId="77777777" w:rsidR="002F3F51" w:rsidRPr="002F3F51" w:rsidRDefault="002F3F51" w:rsidP="002F3F51">
            <w:pPr>
              <w:spacing w:after="160" w:line="279" w:lineRule="auto"/>
              <w:rPr>
                <w:rFonts w:ascii="Calibri" w:hAnsi="Calibri" w:cs="Calibri"/>
              </w:rPr>
            </w:pPr>
            <w:r w:rsidRPr="002F3F51">
              <w:rPr>
                <w:rFonts w:ascii="Calibri" w:hAnsi="Calibri" w:cs="Calibri"/>
              </w:rPr>
              <w:t>Yes</w:t>
            </w:r>
          </w:p>
        </w:tc>
        <w:tc>
          <w:tcPr>
            <w:tcW w:w="0" w:type="auto"/>
            <w:hideMark/>
          </w:tcPr>
          <w:p w14:paraId="4C79AAF2" w14:textId="465CA5CA" w:rsidR="002F3F51" w:rsidRPr="002F3F51" w:rsidRDefault="002F3F51" w:rsidP="002F3F51">
            <w:pPr>
              <w:spacing w:after="160" w:line="279" w:lineRule="auto"/>
              <w:rPr>
                <w:rFonts w:ascii="Calibri" w:hAnsi="Calibri" w:cs="Calibri"/>
              </w:rPr>
            </w:pPr>
            <w:r w:rsidRPr="002F3F51">
              <w:rPr>
                <w:rFonts w:ascii="Calibri" w:hAnsi="Calibri" w:cs="Calibri"/>
              </w:rPr>
              <w:t>W=Weekly, B=</w:t>
            </w:r>
            <w:r w:rsidR="00E03172" w:rsidRPr="006E78F5">
              <w:rPr>
                <w:rFonts w:ascii="Calibri" w:hAnsi="Calibri" w:cs="Calibri"/>
              </w:rPr>
              <w:t>Biweekly</w:t>
            </w:r>
            <w:r w:rsidRPr="002F3F51">
              <w:rPr>
                <w:rFonts w:ascii="Calibri" w:hAnsi="Calibri" w:cs="Calibri"/>
              </w:rPr>
              <w:t>, S=</w:t>
            </w:r>
            <w:r w:rsidR="00E03172" w:rsidRPr="006E78F5">
              <w:rPr>
                <w:rFonts w:ascii="Calibri" w:hAnsi="Calibri" w:cs="Calibri"/>
              </w:rPr>
              <w:t>Semimonthly</w:t>
            </w:r>
            <w:r w:rsidRPr="002F3F51">
              <w:rPr>
                <w:rFonts w:ascii="Calibri" w:hAnsi="Calibri" w:cs="Calibri"/>
              </w:rPr>
              <w:t>, X=SemiMonthly (alt), M=Monthly, Q=Quarterly, A=Annual</w:t>
            </w:r>
          </w:p>
        </w:tc>
      </w:tr>
      <w:tr w:rsidR="002F3F51" w:rsidRPr="002F3F51" w14:paraId="4055EBC4" w14:textId="77777777" w:rsidTr="00ED57A2">
        <w:tc>
          <w:tcPr>
            <w:tcW w:w="0" w:type="auto"/>
            <w:hideMark/>
          </w:tcPr>
          <w:p w14:paraId="789BA4CD" w14:textId="77777777" w:rsidR="002F3F51" w:rsidRPr="002F3F51" w:rsidRDefault="002F3F51" w:rsidP="002F3F51">
            <w:pPr>
              <w:spacing w:after="160" w:line="279" w:lineRule="auto"/>
              <w:rPr>
                <w:rFonts w:ascii="Calibri" w:hAnsi="Calibri" w:cs="Calibri"/>
              </w:rPr>
            </w:pPr>
            <w:r w:rsidRPr="002F3F51">
              <w:rPr>
                <w:rFonts w:ascii="Calibri" w:hAnsi="Calibri" w:cs="Calibri"/>
              </w:rPr>
              <w:t>Pay Date</w:t>
            </w:r>
          </w:p>
        </w:tc>
        <w:tc>
          <w:tcPr>
            <w:tcW w:w="0" w:type="auto"/>
            <w:hideMark/>
          </w:tcPr>
          <w:p w14:paraId="060E4064"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w:t>
            </w:r>
          </w:p>
        </w:tc>
        <w:tc>
          <w:tcPr>
            <w:tcW w:w="0" w:type="auto"/>
            <w:hideMark/>
          </w:tcPr>
          <w:p w14:paraId="6BC8EFCD" w14:textId="77777777" w:rsidR="002F3F51" w:rsidRPr="002F3F51" w:rsidRDefault="002F3F51" w:rsidP="002F3F51">
            <w:pPr>
              <w:spacing w:after="160" w:line="279" w:lineRule="auto"/>
              <w:rPr>
                <w:rFonts w:ascii="Calibri" w:hAnsi="Calibri" w:cs="Calibri"/>
              </w:rPr>
            </w:pPr>
            <w:r w:rsidRPr="002F3F51">
              <w:rPr>
                <w:rFonts w:ascii="Calibri" w:hAnsi="Calibri" w:cs="Calibri"/>
              </w:rPr>
              <w:t>Yes</w:t>
            </w:r>
          </w:p>
        </w:tc>
        <w:tc>
          <w:tcPr>
            <w:tcW w:w="0" w:type="auto"/>
            <w:hideMark/>
          </w:tcPr>
          <w:p w14:paraId="16A48383" w14:textId="77777777" w:rsidR="002F3F51" w:rsidRPr="002F3F51" w:rsidRDefault="002F3F51" w:rsidP="002F3F51">
            <w:pPr>
              <w:spacing w:after="160" w:line="279" w:lineRule="auto"/>
              <w:rPr>
                <w:rFonts w:ascii="Calibri" w:hAnsi="Calibri" w:cs="Calibri"/>
              </w:rPr>
            </w:pPr>
            <w:r w:rsidRPr="002F3F51">
              <w:rPr>
                <w:rFonts w:ascii="Calibri" w:hAnsi="Calibri" w:cs="Calibri"/>
              </w:rPr>
              <w:t>Format: YYMMDD internally, displayed as MM/DD/YYYY</w:t>
            </w:r>
          </w:p>
        </w:tc>
      </w:tr>
      <w:tr w:rsidR="002F3F51" w:rsidRPr="002F3F51" w14:paraId="2938F11E" w14:textId="77777777" w:rsidTr="00ED57A2">
        <w:tc>
          <w:tcPr>
            <w:tcW w:w="0" w:type="auto"/>
            <w:hideMark/>
          </w:tcPr>
          <w:p w14:paraId="3B429A5E" w14:textId="77777777" w:rsidR="002F3F51" w:rsidRPr="002F3F51" w:rsidRDefault="002F3F51" w:rsidP="002F3F51">
            <w:pPr>
              <w:spacing w:after="160" w:line="279" w:lineRule="auto"/>
              <w:rPr>
                <w:rFonts w:ascii="Calibri" w:hAnsi="Calibri" w:cs="Calibri"/>
              </w:rPr>
            </w:pPr>
            <w:r w:rsidRPr="002F3F51">
              <w:rPr>
                <w:rFonts w:ascii="Calibri" w:hAnsi="Calibri" w:cs="Calibri"/>
              </w:rPr>
              <w:t>ACH Pay Date</w:t>
            </w:r>
          </w:p>
        </w:tc>
        <w:tc>
          <w:tcPr>
            <w:tcW w:w="0" w:type="auto"/>
            <w:hideMark/>
          </w:tcPr>
          <w:p w14:paraId="0528CBAA" w14:textId="77777777" w:rsidR="002F3F51" w:rsidRPr="002F3F51" w:rsidRDefault="002F3F51" w:rsidP="002F3F51">
            <w:pPr>
              <w:spacing w:after="160" w:line="279" w:lineRule="auto"/>
              <w:rPr>
                <w:rFonts w:ascii="Calibri" w:hAnsi="Calibri" w:cs="Calibri"/>
              </w:rPr>
            </w:pPr>
            <w:r w:rsidRPr="002F3F51">
              <w:rPr>
                <w:rFonts w:ascii="Calibri" w:hAnsi="Calibri" w:cs="Calibri"/>
              </w:rPr>
              <w:t>achpaydate</w:t>
            </w:r>
          </w:p>
        </w:tc>
        <w:tc>
          <w:tcPr>
            <w:tcW w:w="0" w:type="auto"/>
            <w:hideMark/>
          </w:tcPr>
          <w:p w14:paraId="0919DF20" w14:textId="77777777" w:rsidR="002F3F51" w:rsidRPr="002F3F51" w:rsidRDefault="002F3F51" w:rsidP="002F3F51">
            <w:pPr>
              <w:spacing w:after="160" w:line="279" w:lineRule="auto"/>
              <w:rPr>
                <w:rFonts w:ascii="Calibri" w:hAnsi="Calibri" w:cs="Calibri"/>
              </w:rPr>
            </w:pPr>
            <w:r w:rsidRPr="002F3F51">
              <w:rPr>
                <w:rFonts w:ascii="Calibri" w:hAnsi="Calibri" w:cs="Calibri"/>
              </w:rPr>
              <w:t>Generated</w:t>
            </w:r>
          </w:p>
        </w:tc>
        <w:tc>
          <w:tcPr>
            <w:tcW w:w="0" w:type="auto"/>
            <w:hideMark/>
          </w:tcPr>
          <w:p w14:paraId="4091821A" w14:textId="77777777" w:rsidR="002F3F51" w:rsidRPr="002F3F51" w:rsidRDefault="002F3F51" w:rsidP="002F3F51">
            <w:pPr>
              <w:spacing w:after="160" w:line="279" w:lineRule="auto"/>
              <w:rPr>
                <w:rFonts w:ascii="Calibri" w:hAnsi="Calibri" w:cs="Calibri"/>
              </w:rPr>
            </w:pPr>
            <w:r w:rsidRPr="002F3F51">
              <w:rPr>
                <w:rFonts w:ascii="Calibri" w:hAnsi="Calibri" w:cs="Calibri"/>
              </w:rPr>
              <w:t>Format: YYMMDD</w:t>
            </w:r>
          </w:p>
        </w:tc>
      </w:tr>
      <w:tr w:rsidR="002F3F51" w:rsidRPr="002F3F51" w14:paraId="033FDCCA" w14:textId="77777777" w:rsidTr="00ED57A2">
        <w:tc>
          <w:tcPr>
            <w:tcW w:w="0" w:type="auto"/>
            <w:hideMark/>
          </w:tcPr>
          <w:p w14:paraId="0886E54B" w14:textId="77777777" w:rsidR="002F3F51" w:rsidRPr="002F3F51" w:rsidRDefault="002F3F51" w:rsidP="002F3F51">
            <w:pPr>
              <w:spacing w:after="160" w:line="279" w:lineRule="auto"/>
              <w:rPr>
                <w:rFonts w:ascii="Calibri" w:hAnsi="Calibri" w:cs="Calibri"/>
              </w:rPr>
            </w:pPr>
            <w:r w:rsidRPr="002F3F51">
              <w:rPr>
                <w:rFonts w:ascii="Calibri" w:hAnsi="Calibri" w:cs="Calibri"/>
              </w:rPr>
              <w:t>Hours</w:t>
            </w:r>
          </w:p>
        </w:tc>
        <w:tc>
          <w:tcPr>
            <w:tcW w:w="0" w:type="auto"/>
            <w:hideMark/>
          </w:tcPr>
          <w:p w14:paraId="3A17161C" w14:textId="77777777" w:rsidR="002F3F51" w:rsidRPr="002F3F51" w:rsidRDefault="002F3F51" w:rsidP="002F3F51">
            <w:pPr>
              <w:spacing w:after="160" w:line="279" w:lineRule="auto"/>
              <w:rPr>
                <w:rFonts w:ascii="Calibri" w:hAnsi="Calibri" w:cs="Calibri"/>
              </w:rPr>
            </w:pPr>
            <w:r w:rsidRPr="002F3F51">
              <w:rPr>
                <w:rFonts w:ascii="Calibri" w:hAnsi="Calibri" w:cs="Calibri"/>
              </w:rPr>
              <w:t>hours</w:t>
            </w:r>
          </w:p>
        </w:tc>
        <w:tc>
          <w:tcPr>
            <w:tcW w:w="0" w:type="auto"/>
            <w:hideMark/>
          </w:tcPr>
          <w:p w14:paraId="22B7FBED"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07487F14" w14:textId="77777777" w:rsidR="002F3F51" w:rsidRPr="002F3F51" w:rsidRDefault="002F3F51" w:rsidP="002F3F51">
            <w:pPr>
              <w:spacing w:after="160" w:line="279" w:lineRule="auto"/>
              <w:rPr>
                <w:rFonts w:ascii="Calibri" w:hAnsi="Calibri" w:cs="Calibri"/>
              </w:rPr>
            </w:pPr>
            <w:r w:rsidRPr="002F3F51">
              <w:rPr>
                <w:rFonts w:ascii="Calibri" w:hAnsi="Calibri" w:cs="Calibri"/>
              </w:rPr>
              <w:t>See Section 6.9 Hours Validation Rules</w:t>
            </w:r>
          </w:p>
        </w:tc>
      </w:tr>
      <w:tr w:rsidR="002F3F51" w:rsidRPr="002F3F51" w14:paraId="198DEB8B" w14:textId="77777777" w:rsidTr="00ED57A2">
        <w:tc>
          <w:tcPr>
            <w:tcW w:w="0" w:type="auto"/>
            <w:hideMark/>
          </w:tcPr>
          <w:p w14:paraId="4405DF8A" w14:textId="77777777" w:rsidR="002F3F51" w:rsidRPr="002F3F51" w:rsidRDefault="002F3F51" w:rsidP="002F3F51">
            <w:pPr>
              <w:spacing w:after="160" w:line="279" w:lineRule="auto"/>
              <w:rPr>
                <w:rFonts w:ascii="Calibri" w:hAnsi="Calibri" w:cs="Calibri"/>
              </w:rPr>
            </w:pPr>
            <w:r w:rsidRPr="002F3F51">
              <w:rPr>
                <w:rFonts w:ascii="Calibri" w:hAnsi="Calibri" w:cs="Calibri"/>
              </w:rPr>
              <w:t>Gross Compensation</w:t>
            </w:r>
          </w:p>
        </w:tc>
        <w:tc>
          <w:tcPr>
            <w:tcW w:w="0" w:type="auto"/>
            <w:hideMark/>
          </w:tcPr>
          <w:p w14:paraId="305D86C8" w14:textId="77777777" w:rsidR="002F3F51" w:rsidRPr="002F3F51" w:rsidRDefault="002F3F51" w:rsidP="002F3F51">
            <w:pPr>
              <w:spacing w:after="160" w:line="279" w:lineRule="auto"/>
              <w:rPr>
                <w:rFonts w:ascii="Calibri" w:hAnsi="Calibri" w:cs="Calibri"/>
              </w:rPr>
            </w:pPr>
            <w:r w:rsidRPr="002F3F51">
              <w:rPr>
                <w:rFonts w:ascii="Calibri" w:hAnsi="Calibri" w:cs="Calibri"/>
              </w:rPr>
              <w:t>gross</w:t>
            </w:r>
          </w:p>
        </w:tc>
        <w:tc>
          <w:tcPr>
            <w:tcW w:w="0" w:type="auto"/>
            <w:hideMark/>
          </w:tcPr>
          <w:p w14:paraId="0F086261"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4FB2CDCC" w14:textId="77777777" w:rsidR="002F3F51" w:rsidRPr="002F3F51" w:rsidRDefault="002F3F51" w:rsidP="002F3F51">
            <w:pPr>
              <w:spacing w:after="160" w:line="279" w:lineRule="auto"/>
              <w:rPr>
                <w:rFonts w:ascii="Calibri" w:hAnsi="Calibri" w:cs="Calibri"/>
              </w:rPr>
            </w:pPr>
            <w:r w:rsidRPr="002F3F51">
              <w:rPr>
                <w:rFonts w:ascii="Calibri" w:hAnsi="Calibri" w:cs="Calibri"/>
              </w:rPr>
              <w:t>May need calculation: gross-exclcomp</w:t>
            </w:r>
          </w:p>
        </w:tc>
      </w:tr>
      <w:tr w:rsidR="002F3F51" w:rsidRPr="002F3F51" w14:paraId="5B72C7A0" w14:textId="77777777" w:rsidTr="00ED57A2">
        <w:tc>
          <w:tcPr>
            <w:tcW w:w="0" w:type="auto"/>
            <w:hideMark/>
          </w:tcPr>
          <w:p w14:paraId="74920491" w14:textId="77777777" w:rsidR="002F3F51" w:rsidRPr="002F3F51" w:rsidRDefault="002F3F51" w:rsidP="002F3F51">
            <w:pPr>
              <w:spacing w:after="160" w:line="279" w:lineRule="auto"/>
              <w:rPr>
                <w:rFonts w:ascii="Calibri" w:hAnsi="Calibri" w:cs="Calibri"/>
              </w:rPr>
            </w:pPr>
            <w:r w:rsidRPr="002F3F51">
              <w:rPr>
                <w:rFonts w:ascii="Calibri" w:hAnsi="Calibri" w:cs="Calibri"/>
              </w:rPr>
              <w:t>Salary</w:t>
            </w:r>
          </w:p>
        </w:tc>
        <w:tc>
          <w:tcPr>
            <w:tcW w:w="0" w:type="auto"/>
            <w:hideMark/>
          </w:tcPr>
          <w:p w14:paraId="20C61D0C" w14:textId="77777777" w:rsidR="002F3F51" w:rsidRPr="002F3F51" w:rsidRDefault="002F3F51" w:rsidP="002F3F51">
            <w:pPr>
              <w:spacing w:after="160" w:line="279" w:lineRule="auto"/>
              <w:rPr>
                <w:rFonts w:ascii="Calibri" w:hAnsi="Calibri" w:cs="Calibri"/>
              </w:rPr>
            </w:pPr>
            <w:r w:rsidRPr="002F3F51">
              <w:rPr>
                <w:rFonts w:ascii="Calibri" w:hAnsi="Calibri" w:cs="Calibri"/>
              </w:rPr>
              <w:t>salary</w:t>
            </w:r>
          </w:p>
        </w:tc>
        <w:tc>
          <w:tcPr>
            <w:tcW w:w="0" w:type="auto"/>
            <w:hideMark/>
          </w:tcPr>
          <w:p w14:paraId="6B551E43"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3B76E66D" w14:textId="77777777" w:rsidR="002F3F51" w:rsidRPr="002F3F51" w:rsidRDefault="002F3F51" w:rsidP="002F3F51">
            <w:pPr>
              <w:spacing w:after="160" w:line="279" w:lineRule="auto"/>
              <w:rPr>
                <w:rFonts w:ascii="Calibri" w:hAnsi="Calibri" w:cs="Calibri"/>
              </w:rPr>
            </w:pPr>
            <w:r w:rsidRPr="002F3F51">
              <w:rPr>
                <w:rFonts w:ascii="Calibri" w:hAnsi="Calibri" w:cs="Calibri"/>
              </w:rPr>
              <w:t>Primary compensation; May equal gross-exclcomp</w:t>
            </w:r>
          </w:p>
        </w:tc>
      </w:tr>
      <w:tr w:rsidR="002F3F51" w:rsidRPr="002F3F51" w14:paraId="722720F7" w14:textId="77777777" w:rsidTr="00ED57A2">
        <w:tc>
          <w:tcPr>
            <w:tcW w:w="0" w:type="auto"/>
            <w:hideMark/>
          </w:tcPr>
          <w:p w14:paraId="5D6131C5" w14:textId="77777777" w:rsidR="002F3F51" w:rsidRPr="002F3F51" w:rsidRDefault="002F3F51" w:rsidP="002F3F51">
            <w:pPr>
              <w:spacing w:after="160" w:line="279" w:lineRule="auto"/>
              <w:rPr>
                <w:rFonts w:ascii="Calibri" w:hAnsi="Calibri" w:cs="Calibri"/>
              </w:rPr>
            </w:pPr>
            <w:r w:rsidRPr="002F3F51">
              <w:rPr>
                <w:rFonts w:ascii="Calibri" w:hAnsi="Calibri" w:cs="Calibri"/>
              </w:rPr>
              <w:t>Bonus</w:t>
            </w:r>
          </w:p>
        </w:tc>
        <w:tc>
          <w:tcPr>
            <w:tcW w:w="0" w:type="auto"/>
            <w:hideMark/>
          </w:tcPr>
          <w:p w14:paraId="74BF3AF0" w14:textId="77777777" w:rsidR="002F3F51" w:rsidRPr="002F3F51" w:rsidRDefault="002F3F51" w:rsidP="002F3F51">
            <w:pPr>
              <w:spacing w:after="160" w:line="279" w:lineRule="auto"/>
              <w:rPr>
                <w:rFonts w:ascii="Calibri" w:hAnsi="Calibri" w:cs="Calibri"/>
              </w:rPr>
            </w:pPr>
            <w:r w:rsidRPr="002F3F51">
              <w:rPr>
                <w:rFonts w:ascii="Calibri" w:hAnsi="Calibri" w:cs="Calibri"/>
              </w:rPr>
              <w:t>bonus</w:t>
            </w:r>
          </w:p>
        </w:tc>
        <w:tc>
          <w:tcPr>
            <w:tcW w:w="0" w:type="auto"/>
            <w:hideMark/>
          </w:tcPr>
          <w:p w14:paraId="67450A5D"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5EAB7151" w14:textId="77777777" w:rsidR="002F3F51" w:rsidRPr="002F3F51" w:rsidRDefault="002F3F51" w:rsidP="002F3F51">
            <w:pPr>
              <w:spacing w:after="160" w:line="279" w:lineRule="auto"/>
              <w:rPr>
                <w:rFonts w:ascii="Calibri" w:hAnsi="Calibri" w:cs="Calibri"/>
              </w:rPr>
            </w:pPr>
            <w:r w:rsidRPr="002F3F51">
              <w:rPr>
                <w:rFonts w:ascii="Calibri" w:hAnsi="Calibri" w:cs="Calibri"/>
              </w:rPr>
              <w:t>Numeric &gt;= 0</w:t>
            </w:r>
          </w:p>
        </w:tc>
      </w:tr>
      <w:tr w:rsidR="002F3F51" w:rsidRPr="002F3F51" w14:paraId="2997E6D0" w14:textId="77777777" w:rsidTr="00ED57A2">
        <w:tc>
          <w:tcPr>
            <w:tcW w:w="0" w:type="auto"/>
            <w:hideMark/>
          </w:tcPr>
          <w:p w14:paraId="62289D30" w14:textId="77777777" w:rsidR="002F3F51" w:rsidRPr="002F3F51" w:rsidRDefault="002F3F51" w:rsidP="002F3F51">
            <w:pPr>
              <w:spacing w:after="160" w:line="279" w:lineRule="auto"/>
              <w:rPr>
                <w:rFonts w:ascii="Calibri" w:hAnsi="Calibri" w:cs="Calibri"/>
              </w:rPr>
            </w:pPr>
            <w:r w:rsidRPr="002F3F51">
              <w:rPr>
                <w:rFonts w:ascii="Calibri" w:hAnsi="Calibri" w:cs="Calibri"/>
              </w:rPr>
              <w:t>Commissions</w:t>
            </w:r>
          </w:p>
        </w:tc>
        <w:tc>
          <w:tcPr>
            <w:tcW w:w="0" w:type="auto"/>
            <w:hideMark/>
          </w:tcPr>
          <w:p w14:paraId="4B232536" w14:textId="77777777" w:rsidR="002F3F51" w:rsidRPr="002F3F51" w:rsidRDefault="002F3F51" w:rsidP="002F3F51">
            <w:pPr>
              <w:spacing w:after="160" w:line="279" w:lineRule="auto"/>
              <w:rPr>
                <w:rFonts w:ascii="Calibri" w:hAnsi="Calibri" w:cs="Calibri"/>
              </w:rPr>
            </w:pPr>
            <w:r w:rsidRPr="002F3F51">
              <w:rPr>
                <w:rFonts w:ascii="Calibri" w:hAnsi="Calibri" w:cs="Calibri"/>
              </w:rPr>
              <w:t>commissions</w:t>
            </w:r>
          </w:p>
        </w:tc>
        <w:tc>
          <w:tcPr>
            <w:tcW w:w="0" w:type="auto"/>
            <w:hideMark/>
          </w:tcPr>
          <w:p w14:paraId="1E575C3D"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187A5EEA" w14:textId="77777777" w:rsidR="002F3F51" w:rsidRPr="002F3F51" w:rsidRDefault="002F3F51" w:rsidP="002F3F51">
            <w:pPr>
              <w:spacing w:after="160" w:line="279" w:lineRule="auto"/>
              <w:rPr>
                <w:rFonts w:ascii="Calibri" w:hAnsi="Calibri" w:cs="Calibri"/>
              </w:rPr>
            </w:pPr>
            <w:r w:rsidRPr="002F3F51">
              <w:rPr>
                <w:rFonts w:ascii="Calibri" w:hAnsi="Calibri" w:cs="Calibri"/>
              </w:rPr>
              <w:t>Numeric &gt;= 0</w:t>
            </w:r>
          </w:p>
        </w:tc>
      </w:tr>
      <w:tr w:rsidR="002F3F51" w:rsidRPr="002F3F51" w14:paraId="6FE84B62" w14:textId="77777777" w:rsidTr="00ED57A2">
        <w:tc>
          <w:tcPr>
            <w:tcW w:w="0" w:type="auto"/>
            <w:hideMark/>
          </w:tcPr>
          <w:p w14:paraId="437E8F0E" w14:textId="77777777" w:rsidR="002F3F51" w:rsidRPr="002F3F51" w:rsidRDefault="002F3F51" w:rsidP="002F3F51">
            <w:pPr>
              <w:spacing w:after="160" w:line="279" w:lineRule="auto"/>
              <w:rPr>
                <w:rFonts w:ascii="Calibri" w:hAnsi="Calibri" w:cs="Calibri"/>
              </w:rPr>
            </w:pPr>
            <w:r w:rsidRPr="002F3F51">
              <w:rPr>
                <w:rFonts w:ascii="Calibri" w:hAnsi="Calibri" w:cs="Calibri"/>
              </w:rPr>
              <w:t>Overtime</w:t>
            </w:r>
          </w:p>
        </w:tc>
        <w:tc>
          <w:tcPr>
            <w:tcW w:w="0" w:type="auto"/>
            <w:hideMark/>
          </w:tcPr>
          <w:p w14:paraId="6942EF97" w14:textId="77777777" w:rsidR="002F3F51" w:rsidRPr="002F3F51" w:rsidRDefault="002F3F51" w:rsidP="002F3F51">
            <w:pPr>
              <w:spacing w:after="160" w:line="279" w:lineRule="auto"/>
              <w:rPr>
                <w:rFonts w:ascii="Calibri" w:hAnsi="Calibri" w:cs="Calibri"/>
              </w:rPr>
            </w:pPr>
            <w:r w:rsidRPr="002F3F51">
              <w:rPr>
                <w:rFonts w:ascii="Calibri" w:hAnsi="Calibri" w:cs="Calibri"/>
              </w:rPr>
              <w:t>overtime</w:t>
            </w:r>
          </w:p>
        </w:tc>
        <w:tc>
          <w:tcPr>
            <w:tcW w:w="0" w:type="auto"/>
            <w:hideMark/>
          </w:tcPr>
          <w:p w14:paraId="47EE5616"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1D6968DB" w14:textId="77777777" w:rsidR="002F3F51" w:rsidRPr="002F3F51" w:rsidRDefault="002F3F51" w:rsidP="002F3F51">
            <w:pPr>
              <w:spacing w:after="160" w:line="279" w:lineRule="auto"/>
              <w:rPr>
                <w:rFonts w:ascii="Calibri" w:hAnsi="Calibri" w:cs="Calibri"/>
              </w:rPr>
            </w:pPr>
            <w:r w:rsidRPr="002F3F51">
              <w:rPr>
                <w:rFonts w:ascii="Calibri" w:hAnsi="Calibri" w:cs="Calibri"/>
              </w:rPr>
              <w:t>Numeric &gt;= 0</w:t>
            </w:r>
          </w:p>
        </w:tc>
      </w:tr>
      <w:tr w:rsidR="002F3F51" w:rsidRPr="002F3F51" w14:paraId="7C522264" w14:textId="77777777" w:rsidTr="00ED57A2">
        <w:tc>
          <w:tcPr>
            <w:tcW w:w="0" w:type="auto"/>
            <w:hideMark/>
          </w:tcPr>
          <w:p w14:paraId="3DA0E6C9" w14:textId="77777777" w:rsidR="002F3F51" w:rsidRPr="002F3F51" w:rsidRDefault="002F3F51" w:rsidP="002F3F51">
            <w:pPr>
              <w:spacing w:after="160" w:line="279" w:lineRule="auto"/>
              <w:rPr>
                <w:rFonts w:ascii="Calibri" w:hAnsi="Calibri" w:cs="Calibri"/>
              </w:rPr>
            </w:pPr>
            <w:r w:rsidRPr="002F3F51">
              <w:rPr>
                <w:rFonts w:ascii="Calibri" w:hAnsi="Calibri" w:cs="Calibri"/>
              </w:rPr>
              <w:t>Excluded Compensation</w:t>
            </w:r>
          </w:p>
        </w:tc>
        <w:tc>
          <w:tcPr>
            <w:tcW w:w="0" w:type="auto"/>
            <w:hideMark/>
          </w:tcPr>
          <w:p w14:paraId="60C29458" w14:textId="77777777" w:rsidR="002F3F51" w:rsidRPr="002F3F51" w:rsidRDefault="002F3F51" w:rsidP="002F3F51">
            <w:pPr>
              <w:spacing w:after="160" w:line="279" w:lineRule="auto"/>
              <w:rPr>
                <w:rFonts w:ascii="Calibri" w:hAnsi="Calibri" w:cs="Calibri"/>
              </w:rPr>
            </w:pPr>
            <w:r w:rsidRPr="002F3F51">
              <w:rPr>
                <w:rFonts w:ascii="Calibri" w:hAnsi="Calibri" w:cs="Calibri"/>
              </w:rPr>
              <w:t>exclcomp / excldcomp</w:t>
            </w:r>
          </w:p>
        </w:tc>
        <w:tc>
          <w:tcPr>
            <w:tcW w:w="0" w:type="auto"/>
            <w:hideMark/>
          </w:tcPr>
          <w:p w14:paraId="23C1E051"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5FC74FED" w14:textId="77777777" w:rsidR="002F3F51" w:rsidRPr="002F3F51" w:rsidRDefault="002F3F51" w:rsidP="002F3F51">
            <w:pPr>
              <w:spacing w:after="160" w:line="279" w:lineRule="auto"/>
              <w:rPr>
                <w:rFonts w:ascii="Calibri" w:hAnsi="Calibri" w:cs="Calibri"/>
              </w:rPr>
            </w:pPr>
            <w:r w:rsidRPr="002F3F51">
              <w:rPr>
                <w:rFonts w:ascii="Calibri" w:hAnsi="Calibri" w:cs="Calibri"/>
              </w:rPr>
              <w:t>Compensation excluded from plan calculations</w:t>
            </w:r>
          </w:p>
        </w:tc>
      </w:tr>
      <w:tr w:rsidR="002F3F51" w:rsidRPr="002F3F51" w14:paraId="038B827E" w14:textId="77777777" w:rsidTr="00ED57A2">
        <w:tc>
          <w:tcPr>
            <w:tcW w:w="0" w:type="auto"/>
            <w:hideMark/>
          </w:tcPr>
          <w:p w14:paraId="75FE5AB9"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 Compensation</w:t>
            </w:r>
          </w:p>
        </w:tc>
        <w:tc>
          <w:tcPr>
            <w:tcW w:w="0" w:type="auto"/>
            <w:hideMark/>
          </w:tcPr>
          <w:p w14:paraId="39EB69E9"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plancomp</w:t>
            </w:r>
          </w:p>
        </w:tc>
        <w:tc>
          <w:tcPr>
            <w:tcW w:w="0" w:type="auto"/>
            <w:hideMark/>
          </w:tcPr>
          <w:p w14:paraId="174AEF7B" w14:textId="77777777" w:rsidR="002F3F51" w:rsidRPr="002F3F51" w:rsidRDefault="002F3F51" w:rsidP="002F3F51">
            <w:pPr>
              <w:spacing w:after="160" w:line="279" w:lineRule="auto"/>
              <w:rPr>
                <w:rFonts w:ascii="Calibri" w:hAnsi="Calibri" w:cs="Calibri"/>
              </w:rPr>
            </w:pPr>
            <w:r w:rsidRPr="002F3F51">
              <w:rPr>
                <w:rFonts w:ascii="Calibri" w:hAnsi="Calibri" w:cs="Calibri"/>
              </w:rPr>
              <w:t>Generated</w:t>
            </w:r>
          </w:p>
        </w:tc>
        <w:tc>
          <w:tcPr>
            <w:tcW w:w="0" w:type="auto"/>
            <w:hideMark/>
          </w:tcPr>
          <w:p w14:paraId="30D20160" w14:textId="77777777" w:rsidR="002F3F51" w:rsidRPr="002F3F51" w:rsidRDefault="002F3F51" w:rsidP="002F3F51">
            <w:pPr>
              <w:spacing w:after="160" w:line="279" w:lineRule="auto"/>
              <w:rPr>
                <w:rFonts w:ascii="Calibri" w:hAnsi="Calibri" w:cs="Calibri"/>
              </w:rPr>
            </w:pPr>
            <w:r w:rsidRPr="002F3F51">
              <w:rPr>
                <w:rFonts w:ascii="Calibri" w:hAnsi="Calibri" w:cs="Calibri"/>
              </w:rPr>
              <w:t>salary+bonus+commissions+overtime</w:t>
            </w:r>
          </w:p>
        </w:tc>
      </w:tr>
      <w:tr w:rsidR="002F3F51" w:rsidRPr="002F3F51" w14:paraId="7008A26C" w14:textId="77777777" w:rsidTr="00ED57A2">
        <w:tc>
          <w:tcPr>
            <w:tcW w:w="0" w:type="auto"/>
            <w:hideMark/>
          </w:tcPr>
          <w:p w14:paraId="1A19BB3F"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Match Compensation</w:t>
            </w:r>
          </w:p>
        </w:tc>
        <w:tc>
          <w:tcPr>
            <w:tcW w:w="0" w:type="auto"/>
            <w:hideMark/>
          </w:tcPr>
          <w:p w14:paraId="68311E73" w14:textId="77777777" w:rsidR="002F3F51" w:rsidRPr="002F3F51" w:rsidRDefault="002F3F51" w:rsidP="002F3F51">
            <w:pPr>
              <w:spacing w:after="160" w:line="279" w:lineRule="auto"/>
              <w:rPr>
                <w:rFonts w:ascii="Calibri" w:hAnsi="Calibri" w:cs="Calibri"/>
              </w:rPr>
            </w:pPr>
            <w:r w:rsidRPr="002F3F51">
              <w:rPr>
                <w:rFonts w:ascii="Calibri" w:hAnsi="Calibri" w:cs="Calibri"/>
              </w:rPr>
              <w:t>matchcomp</w:t>
            </w:r>
          </w:p>
        </w:tc>
        <w:tc>
          <w:tcPr>
            <w:tcW w:w="0" w:type="auto"/>
            <w:hideMark/>
          </w:tcPr>
          <w:p w14:paraId="3F6A1551" w14:textId="77777777" w:rsidR="002F3F51" w:rsidRPr="002F3F51" w:rsidRDefault="002F3F51" w:rsidP="002F3F51">
            <w:pPr>
              <w:spacing w:after="160" w:line="279" w:lineRule="auto"/>
              <w:rPr>
                <w:rFonts w:ascii="Calibri" w:hAnsi="Calibri" w:cs="Calibri"/>
              </w:rPr>
            </w:pPr>
            <w:r w:rsidRPr="002F3F51">
              <w:rPr>
                <w:rFonts w:ascii="Calibri" w:hAnsi="Calibri" w:cs="Calibri"/>
              </w:rPr>
              <w:t>Generated</w:t>
            </w:r>
          </w:p>
        </w:tc>
        <w:tc>
          <w:tcPr>
            <w:tcW w:w="0" w:type="auto"/>
            <w:hideMark/>
          </w:tcPr>
          <w:p w14:paraId="63C0A1B6" w14:textId="77777777" w:rsidR="002F3F51" w:rsidRPr="002F3F51" w:rsidRDefault="002F3F51" w:rsidP="002F3F51">
            <w:pPr>
              <w:spacing w:after="160" w:line="279" w:lineRule="auto"/>
              <w:rPr>
                <w:rFonts w:ascii="Calibri" w:hAnsi="Calibri" w:cs="Calibri"/>
              </w:rPr>
            </w:pPr>
            <w:r w:rsidRPr="002F3F51">
              <w:rPr>
                <w:rFonts w:ascii="Calibri" w:hAnsi="Calibri" w:cs="Calibri"/>
              </w:rPr>
              <w:t>salary+bonus+commissions+overtime</w:t>
            </w:r>
          </w:p>
        </w:tc>
      </w:tr>
      <w:tr w:rsidR="002F3F51" w:rsidRPr="002F3F51" w14:paraId="749A53EF" w14:textId="77777777" w:rsidTr="00ED57A2">
        <w:tc>
          <w:tcPr>
            <w:tcW w:w="0" w:type="auto"/>
            <w:hideMark/>
          </w:tcPr>
          <w:p w14:paraId="164C0B3D" w14:textId="77777777" w:rsidR="002F3F51" w:rsidRPr="002F3F51" w:rsidRDefault="002F3F51" w:rsidP="002F3F51">
            <w:pPr>
              <w:spacing w:after="160" w:line="279" w:lineRule="auto"/>
              <w:rPr>
                <w:rFonts w:ascii="Calibri" w:hAnsi="Calibri" w:cs="Calibri"/>
              </w:rPr>
            </w:pPr>
            <w:r w:rsidRPr="002F3F51">
              <w:rPr>
                <w:rFonts w:ascii="Calibri" w:hAnsi="Calibri" w:cs="Calibri"/>
              </w:rPr>
              <w:t>ER Compensation</w:t>
            </w:r>
          </w:p>
        </w:tc>
        <w:tc>
          <w:tcPr>
            <w:tcW w:w="0" w:type="auto"/>
            <w:hideMark/>
          </w:tcPr>
          <w:p w14:paraId="7E57DC54" w14:textId="77777777" w:rsidR="002F3F51" w:rsidRPr="002F3F51" w:rsidRDefault="002F3F51" w:rsidP="002F3F51">
            <w:pPr>
              <w:spacing w:after="160" w:line="279" w:lineRule="auto"/>
              <w:rPr>
                <w:rFonts w:ascii="Calibri" w:hAnsi="Calibri" w:cs="Calibri"/>
              </w:rPr>
            </w:pPr>
            <w:r w:rsidRPr="002F3F51">
              <w:rPr>
                <w:rFonts w:ascii="Calibri" w:hAnsi="Calibri" w:cs="Calibri"/>
              </w:rPr>
              <w:t>ercomp</w:t>
            </w:r>
          </w:p>
        </w:tc>
        <w:tc>
          <w:tcPr>
            <w:tcW w:w="0" w:type="auto"/>
            <w:hideMark/>
          </w:tcPr>
          <w:p w14:paraId="0BAC7310" w14:textId="77777777" w:rsidR="002F3F51" w:rsidRPr="002F3F51" w:rsidRDefault="002F3F51" w:rsidP="002F3F51">
            <w:pPr>
              <w:spacing w:after="160" w:line="279" w:lineRule="auto"/>
              <w:rPr>
                <w:rFonts w:ascii="Calibri" w:hAnsi="Calibri" w:cs="Calibri"/>
              </w:rPr>
            </w:pPr>
            <w:r w:rsidRPr="002F3F51">
              <w:rPr>
                <w:rFonts w:ascii="Calibri" w:hAnsi="Calibri" w:cs="Calibri"/>
              </w:rPr>
              <w:t>Generated</w:t>
            </w:r>
          </w:p>
        </w:tc>
        <w:tc>
          <w:tcPr>
            <w:tcW w:w="0" w:type="auto"/>
            <w:hideMark/>
          </w:tcPr>
          <w:p w14:paraId="71C6D9B1" w14:textId="77777777" w:rsidR="002F3F51" w:rsidRPr="002F3F51" w:rsidRDefault="002F3F51" w:rsidP="002F3F51">
            <w:pPr>
              <w:spacing w:after="160" w:line="279" w:lineRule="auto"/>
              <w:rPr>
                <w:rFonts w:ascii="Calibri" w:hAnsi="Calibri" w:cs="Calibri"/>
              </w:rPr>
            </w:pPr>
            <w:r w:rsidRPr="002F3F51">
              <w:rPr>
                <w:rFonts w:ascii="Calibri" w:hAnsi="Calibri" w:cs="Calibri"/>
              </w:rPr>
              <w:t>For employer contribution calculations</w:t>
            </w:r>
          </w:p>
        </w:tc>
      </w:tr>
      <w:tr w:rsidR="002F3F51" w:rsidRPr="002F3F51" w14:paraId="1E5900D3" w14:textId="77777777" w:rsidTr="00ED57A2">
        <w:tc>
          <w:tcPr>
            <w:tcW w:w="0" w:type="auto"/>
            <w:hideMark/>
          </w:tcPr>
          <w:p w14:paraId="5F92E2BF" w14:textId="77777777" w:rsidR="002F3F51" w:rsidRPr="002F3F51" w:rsidRDefault="002F3F51" w:rsidP="002F3F51">
            <w:pPr>
              <w:spacing w:after="160" w:line="279" w:lineRule="auto"/>
              <w:rPr>
                <w:rFonts w:ascii="Calibri" w:hAnsi="Calibri" w:cs="Calibri"/>
              </w:rPr>
            </w:pPr>
            <w:r w:rsidRPr="002F3F51">
              <w:rPr>
                <w:rFonts w:ascii="Calibri" w:hAnsi="Calibri" w:cs="Calibri"/>
              </w:rPr>
              <w:t>Annual Compensation</w:t>
            </w:r>
          </w:p>
        </w:tc>
        <w:tc>
          <w:tcPr>
            <w:tcW w:w="0" w:type="auto"/>
            <w:hideMark/>
          </w:tcPr>
          <w:p w14:paraId="21119B05" w14:textId="77777777" w:rsidR="002F3F51" w:rsidRPr="002F3F51" w:rsidRDefault="002F3F51" w:rsidP="002F3F51">
            <w:pPr>
              <w:spacing w:after="160" w:line="279" w:lineRule="auto"/>
              <w:rPr>
                <w:rFonts w:ascii="Calibri" w:hAnsi="Calibri" w:cs="Calibri"/>
              </w:rPr>
            </w:pPr>
            <w:r w:rsidRPr="002F3F51">
              <w:rPr>
                <w:rFonts w:ascii="Calibri" w:hAnsi="Calibri" w:cs="Calibri"/>
              </w:rPr>
              <w:t>annualcomp</w:t>
            </w:r>
          </w:p>
        </w:tc>
        <w:tc>
          <w:tcPr>
            <w:tcW w:w="0" w:type="auto"/>
            <w:hideMark/>
          </w:tcPr>
          <w:p w14:paraId="3B74DC4B" w14:textId="77777777" w:rsidR="002F3F51" w:rsidRPr="002F3F51" w:rsidRDefault="002F3F51" w:rsidP="002F3F51">
            <w:pPr>
              <w:spacing w:after="160" w:line="279" w:lineRule="auto"/>
              <w:rPr>
                <w:rFonts w:ascii="Calibri" w:hAnsi="Calibri" w:cs="Calibri"/>
              </w:rPr>
            </w:pPr>
            <w:r w:rsidRPr="002F3F51">
              <w:rPr>
                <w:rFonts w:ascii="Calibri" w:hAnsi="Calibri" w:cs="Calibri"/>
              </w:rPr>
              <w:t>No</w:t>
            </w:r>
          </w:p>
        </w:tc>
        <w:tc>
          <w:tcPr>
            <w:tcW w:w="0" w:type="auto"/>
            <w:hideMark/>
          </w:tcPr>
          <w:p w14:paraId="0D33FC0C" w14:textId="77777777" w:rsidR="002F3F51" w:rsidRPr="002F3F51" w:rsidRDefault="002F3F51" w:rsidP="002F3F51">
            <w:pPr>
              <w:spacing w:after="160" w:line="279" w:lineRule="auto"/>
              <w:rPr>
                <w:rFonts w:ascii="Calibri" w:hAnsi="Calibri" w:cs="Calibri"/>
              </w:rPr>
            </w:pPr>
            <w:r w:rsidRPr="002F3F51">
              <w:rPr>
                <w:rFonts w:ascii="Calibri" w:hAnsi="Calibri" w:cs="Calibri"/>
              </w:rPr>
              <w:t>YTD or annual comp figure</w:t>
            </w:r>
          </w:p>
        </w:tc>
      </w:tr>
    </w:tbl>
    <w:p w14:paraId="5781556C" w14:textId="77777777" w:rsidR="002F3F51" w:rsidRPr="00ED57A2" w:rsidRDefault="002F3F51" w:rsidP="00ED57A2">
      <w:pPr>
        <w:pStyle w:val="Heading4"/>
        <w:rPr>
          <w:rFonts w:ascii="Calibri" w:hAnsi="Calibri" w:cs="Calibri"/>
        </w:rPr>
      </w:pPr>
      <w:r w:rsidRPr="00ED57A2">
        <w:rPr>
          <w:rFonts w:ascii="Calibri" w:hAnsi="Calibri" w:cs="Calibri"/>
        </w:rPr>
        <w:t>7.1.3 Contribution Source Fields (Primary)</w:t>
      </w:r>
    </w:p>
    <w:tbl>
      <w:tblPr>
        <w:tblStyle w:val="TableGrid"/>
        <w:tblW w:w="0" w:type="auto"/>
        <w:tblLook w:val="04A0" w:firstRow="1" w:lastRow="0" w:firstColumn="1" w:lastColumn="0" w:noHBand="0" w:noVBand="1"/>
      </w:tblPr>
      <w:tblGrid>
        <w:gridCol w:w="2773"/>
        <w:gridCol w:w="2809"/>
        <w:gridCol w:w="1799"/>
        <w:gridCol w:w="1969"/>
      </w:tblGrid>
      <w:tr w:rsidR="002F3F51" w:rsidRPr="002F3F51" w14:paraId="7D66B96F" w14:textId="77777777" w:rsidTr="00ED57A2">
        <w:tc>
          <w:tcPr>
            <w:tcW w:w="0" w:type="auto"/>
            <w:hideMark/>
          </w:tcPr>
          <w:p w14:paraId="17B707F9"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Field</w:t>
            </w:r>
          </w:p>
        </w:tc>
        <w:tc>
          <w:tcPr>
            <w:tcW w:w="0" w:type="auto"/>
            <w:hideMark/>
          </w:tcPr>
          <w:p w14:paraId="63B998F9"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Stata Variable</w:t>
            </w:r>
          </w:p>
        </w:tc>
        <w:tc>
          <w:tcPr>
            <w:tcW w:w="0" w:type="auto"/>
            <w:hideMark/>
          </w:tcPr>
          <w:p w14:paraId="622E672A"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Relius Source</w:t>
            </w:r>
          </w:p>
        </w:tc>
        <w:tc>
          <w:tcPr>
            <w:tcW w:w="0" w:type="auto"/>
            <w:hideMark/>
          </w:tcPr>
          <w:p w14:paraId="2938A6E0"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ACH Field</w:t>
            </w:r>
          </w:p>
        </w:tc>
      </w:tr>
      <w:tr w:rsidR="002F3F51" w:rsidRPr="002F3F51" w14:paraId="1C5AE9D9" w14:textId="77777777" w:rsidTr="00ED57A2">
        <w:tc>
          <w:tcPr>
            <w:tcW w:w="0" w:type="auto"/>
            <w:hideMark/>
          </w:tcPr>
          <w:p w14:paraId="68E4E443" w14:textId="77777777" w:rsidR="002F3F51" w:rsidRPr="002F3F51" w:rsidRDefault="002F3F51" w:rsidP="002F3F51">
            <w:pPr>
              <w:spacing w:after="160" w:line="279" w:lineRule="auto"/>
              <w:rPr>
                <w:rFonts w:ascii="Calibri" w:hAnsi="Calibri" w:cs="Calibri"/>
              </w:rPr>
            </w:pPr>
            <w:r w:rsidRPr="002F3F51">
              <w:rPr>
                <w:rFonts w:ascii="Calibri" w:hAnsi="Calibri" w:cs="Calibri"/>
              </w:rPr>
              <w:t>Employee Deferral (Pre-tax)</w:t>
            </w:r>
          </w:p>
        </w:tc>
        <w:tc>
          <w:tcPr>
            <w:tcW w:w="0" w:type="auto"/>
            <w:hideMark/>
          </w:tcPr>
          <w:p w14:paraId="3015D1CE" w14:textId="77777777" w:rsidR="002F3F51" w:rsidRPr="002F3F51" w:rsidRDefault="002F3F51" w:rsidP="002F3F51">
            <w:pPr>
              <w:spacing w:after="160" w:line="279" w:lineRule="auto"/>
              <w:rPr>
                <w:rFonts w:ascii="Calibri" w:hAnsi="Calibri" w:cs="Calibri"/>
              </w:rPr>
            </w:pPr>
            <w:r w:rsidRPr="002F3F51">
              <w:rPr>
                <w:rFonts w:ascii="Calibri" w:hAnsi="Calibri" w:cs="Calibri"/>
              </w:rPr>
              <w:t>deferral / deferral1</w:t>
            </w:r>
          </w:p>
        </w:tc>
        <w:tc>
          <w:tcPr>
            <w:tcW w:w="0" w:type="auto"/>
            <w:hideMark/>
          </w:tcPr>
          <w:p w14:paraId="501EA227" w14:textId="77777777" w:rsidR="002F3F51" w:rsidRPr="002F3F51" w:rsidRDefault="002F3F51" w:rsidP="002F3F51">
            <w:pPr>
              <w:spacing w:after="160" w:line="279" w:lineRule="auto"/>
              <w:rPr>
                <w:rFonts w:ascii="Calibri" w:hAnsi="Calibri" w:cs="Calibri"/>
              </w:rPr>
            </w:pPr>
            <w:r w:rsidRPr="002F3F51">
              <w:rPr>
                <w:rFonts w:ascii="Calibri" w:hAnsi="Calibri" w:cs="Calibri"/>
              </w:rPr>
              <w:t>EE Pre-Tax</w:t>
            </w:r>
          </w:p>
        </w:tc>
        <w:tc>
          <w:tcPr>
            <w:tcW w:w="0" w:type="auto"/>
            <w:hideMark/>
          </w:tcPr>
          <w:p w14:paraId="423F9599" w14:textId="77777777" w:rsidR="002F3F51" w:rsidRPr="002F3F51" w:rsidRDefault="002F3F51" w:rsidP="002F3F51">
            <w:pPr>
              <w:spacing w:after="160" w:line="279" w:lineRule="auto"/>
              <w:rPr>
                <w:rFonts w:ascii="Calibri" w:hAnsi="Calibri" w:cs="Calibri"/>
              </w:rPr>
            </w:pPr>
            <w:r w:rsidRPr="002F3F51">
              <w:rPr>
                <w:rFonts w:ascii="Calibri" w:hAnsi="Calibri" w:cs="Calibri"/>
              </w:rPr>
              <w:t>EEAmt</w:t>
            </w:r>
          </w:p>
        </w:tc>
      </w:tr>
      <w:tr w:rsidR="002F3F51" w:rsidRPr="002F3F51" w14:paraId="25336837" w14:textId="77777777" w:rsidTr="00ED57A2">
        <w:tc>
          <w:tcPr>
            <w:tcW w:w="0" w:type="auto"/>
            <w:hideMark/>
          </w:tcPr>
          <w:p w14:paraId="66C9E672"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 Deferral</w:t>
            </w:r>
          </w:p>
        </w:tc>
        <w:tc>
          <w:tcPr>
            <w:tcW w:w="0" w:type="auto"/>
            <w:hideMark/>
          </w:tcPr>
          <w:p w14:paraId="6A9AA197"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rothdeferral / rothdeferral1</w:t>
            </w:r>
          </w:p>
        </w:tc>
        <w:tc>
          <w:tcPr>
            <w:tcW w:w="0" w:type="auto"/>
            <w:hideMark/>
          </w:tcPr>
          <w:p w14:paraId="49361990"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w:t>
            </w:r>
          </w:p>
        </w:tc>
        <w:tc>
          <w:tcPr>
            <w:tcW w:w="0" w:type="auto"/>
            <w:hideMark/>
          </w:tcPr>
          <w:p w14:paraId="3B7F7EE2"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RothAmt</w:t>
            </w:r>
          </w:p>
        </w:tc>
      </w:tr>
      <w:tr w:rsidR="002F3F51" w:rsidRPr="002F3F51" w14:paraId="657ABE40" w14:textId="77777777" w:rsidTr="00ED57A2">
        <w:tc>
          <w:tcPr>
            <w:tcW w:w="0" w:type="auto"/>
            <w:hideMark/>
          </w:tcPr>
          <w:p w14:paraId="4031BDBA" w14:textId="77777777" w:rsidR="002F3F51" w:rsidRPr="002F3F51" w:rsidRDefault="002F3F51" w:rsidP="002F3F51">
            <w:pPr>
              <w:spacing w:after="160" w:line="279" w:lineRule="auto"/>
              <w:rPr>
                <w:rFonts w:ascii="Calibri" w:hAnsi="Calibri" w:cs="Calibri"/>
              </w:rPr>
            </w:pPr>
            <w:r w:rsidRPr="002F3F51">
              <w:rPr>
                <w:rFonts w:ascii="Calibri" w:hAnsi="Calibri" w:cs="Calibri"/>
              </w:rPr>
              <w:t>Employer Match</w:t>
            </w:r>
          </w:p>
        </w:tc>
        <w:tc>
          <w:tcPr>
            <w:tcW w:w="0" w:type="auto"/>
            <w:hideMark/>
          </w:tcPr>
          <w:p w14:paraId="4F4867CE" w14:textId="77777777" w:rsidR="002F3F51" w:rsidRPr="002F3F51" w:rsidRDefault="002F3F51" w:rsidP="002F3F51">
            <w:pPr>
              <w:spacing w:after="160" w:line="279" w:lineRule="auto"/>
              <w:rPr>
                <w:rFonts w:ascii="Calibri" w:hAnsi="Calibri" w:cs="Calibri"/>
              </w:rPr>
            </w:pPr>
            <w:r w:rsidRPr="002F3F51">
              <w:rPr>
                <w:rFonts w:ascii="Calibri" w:hAnsi="Calibri" w:cs="Calibri"/>
              </w:rPr>
              <w:t>match / match1</w:t>
            </w:r>
          </w:p>
        </w:tc>
        <w:tc>
          <w:tcPr>
            <w:tcW w:w="0" w:type="auto"/>
            <w:hideMark/>
          </w:tcPr>
          <w:p w14:paraId="27C31E82" w14:textId="77777777" w:rsidR="002F3F51" w:rsidRPr="002F3F51" w:rsidRDefault="002F3F51" w:rsidP="002F3F51">
            <w:pPr>
              <w:spacing w:after="160" w:line="279" w:lineRule="auto"/>
              <w:rPr>
                <w:rFonts w:ascii="Calibri" w:hAnsi="Calibri" w:cs="Calibri"/>
              </w:rPr>
            </w:pPr>
            <w:r w:rsidRPr="002F3F51">
              <w:rPr>
                <w:rFonts w:ascii="Calibri" w:hAnsi="Calibri" w:cs="Calibri"/>
              </w:rPr>
              <w:t>Match</w:t>
            </w:r>
          </w:p>
        </w:tc>
        <w:tc>
          <w:tcPr>
            <w:tcW w:w="0" w:type="auto"/>
            <w:hideMark/>
          </w:tcPr>
          <w:p w14:paraId="03761E72" w14:textId="77777777" w:rsidR="002F3F51" w:rsidRPr="002F3F51" w:rsidRDefault="002F3F51" w:rsidP="002F3F51">
            <w:pPr>
              <w:spacing w:after="160" w:line="279" w:lineRule="auto"/>
              <w:rPr>
                <w:rFonts w:ascii="Calibri" w:hAnsi="Calibri" w:cs="Calibri"/>
              </w:rPr>
            </w:pPr>
            <w:r w:rsidRPr="002F3F51">
              <w:rPr>
                <w:rFonts w:ascii="Calibri" w:hAnsi="Calibri" w:cs="Calibri"/>
              </w:rPr>
              <w:t>Included in ERAmt</w:t>
            </w:r>
          </w:p>
        </w:tc>
      </w:tr>
      <w:tr w:rsidR="002F3F51" w:rsidRPr="002F3F51" w14:paraId="253AE1E8" w14:textId="77777777" w:rsidTr="00ED57A2">
        <w:tc>
          <w:tcPr>
            <w:tcW w:w="0" w:type="auto"/>
            <w:hideMark/>
          </w:tcPr>
          <w:p w14:paraId="30E177FD" w14:textId="77777777" w:rsidR="002F3F51" w:rsidRPr="002F3F51" w:rsidRDefault="002F3F51" w:rsidP="002F3F51">
            <w:pPr>
              <w:spacing w:after="160" w:line="279" w:lineRule="auto"/>
              <w:rPr>
                <w:rFonts w:ascii="Calibri" w:hAnsi="Calibri" w:cs="Calibri"/>
              </w:rPr>
            </w:pPr>
            <w:r w:rsidRPr="002F3F51">
              <w:rPr>
                <w:rFonts w:ascii="Calibri" w:hAnsi="Calibri" w:cs="Calibri"/>
              </w:rPr>
              <w:t>Safe Harbor Match</w:t>
            </w:r>
          </w:p>
        </w:tc>
        <w:tc>
          <w:tcPr>
            <w:tcW w:w="0" w:type="auto"/>
            <w:hideMark/>
          </w:tcPr>
          <w:p w14:paraId="54C4FD79" w14:textId="77777777" w:rsidR="002F3F51" w:rsidRPr="002F3F51" w:rsidRDefault="002F3F51" w:rsidP="002F3F51">
            <w:pPr>
              <w:spacing w:after="160" w:line="279" w:lineRule="auto"/>
              <w:rPr>
                <w:rFonts w:ascii="Calibri" w:hAnsi="Calibri" w:cs="Calibri"/>
              </w:rPr>
            </w:pPr>
            <w:r w:rsidRPr="002F3F51">
              <w:rPr>
                <w:rFonts w:ascii="Calibri" w:hAnsi="Calibri" w:cs="Calibri"/>
              </w:rPr>
              <w:t>shmatch / shmatch1</w:t>
            </w:r>
          </w:p>
        </w:tc>
        <w:tc>
          <w:tcPr>
            <w:tcW w:w="0" w:type="auto"/>
            <w:hideMark/>
          </w:tcPr>
          <w:p w14:paraId="243CFF9F" w14:textId="77777777" w:rsidR="002F3F51" w:rsidRPr="002F3F51" w:rsidRDefault="002F3F51" w:rsidP="002F3F51">
            <w:pPr>
              <w:spacing w:after="160" w:line="279" w:lineRule="auto"/>
              <w:rPr>
                <w:rFonts w:ascii="Calibri" w:hAnsi="Calibri" w:cs="Calibri"/>
              </w:rPr>
            </w:pPr>
            <w:r w:rsidRPr="002F3F51">
              <w:rPr>
                <w:rFonts w:ascii="Calibri" w:hAnsi="Calibri" w:cs="Calibri"/>
              </w:rPr>
              <w:t>SH Match</w:t>
            </w:r>
          </w:p>
        </w:tc>
        <w:tc>
          <w:tcPr>
            <w:tcW w:w="0" w:type="auto"/>
            <w:hideMark/>
          </w:tcPr>
          <w:p w14:paraId="5327497B" w14:textId="77777777" w:rsidR="002F3F51" w:rsidRPr="002F3F51" w:rsidRDefault="002F3F51" w:rsidP="002F3F51">
            <w:pPr>
              <w:spacing w:after="160" w:line="279" w:lineRule="auto"/>
              <w:rPr>
                <w:rFonts w:ascii="Calibri" w:hAnsi="Calibri" w:cs="Calibri"/>
              </w:rPr>
            </w:pPr>
            <w:r w:rsidRPr="002F3F51">
              <w:rPr>
                <w:rFonts w:ascii="Calibri" w:hAnsi="Calibri" w:cs="Calibri"/>
              </w:rPr>
              <w:t>Included in ERAmt</w:t>
            </w:r>
          </w:p>
        </w:tc>
      </w:tr>
      <w:tr w:rsidR="002F3F51" w:rsidRPr="002F3F51" w14:paraId="2775B89D" w14:textId="77777777" w:rsidTr="00ED57A2">
        <w:tc>
          <w:tcPr>
            <w:tcW w:w="0" w:type="auto"/>
            <w:hideMark/>
          </w:tcPr>
          <w:p w14:paraId="5EF93C2C" w14:textId="77777777" w:rsidR="002F3F51" w:rsidRPr="002F3F51" w:rsidRDefault="002F3F51" w:rsidP="002F3F51">
            <w:pPr>
              <w:spacing w:after="160" w:line="279" w:lineRule="auto"/>
              <w:rPr>
                <w:rFonts w:ascii="Calibri" w:hAnsi="Calibri" w:cs="Calibri"/>
              </w:rPr>
            </w:pPr>
            <w:r w:rsidRPr="002F3F51">
              <w:rPr>
                <w:rFonts w:ascii="Calibri" w:hAnsi="Calibri" w:cs="Calibri"/>
              </w:rPr>
              <w:t>Safe Harbor Non-Elective</w:t>
            </w:r>
          </w:p>
        </w:tc>
        <w:tc>
          <w:tcPr>
            <w:tcW w:w="0" w:type="auto"/>
            <w:hideMark/>
          </w:tcPr>
          <w:p w14:paraId="1A865B59" w14:textId="77777777" w:rsidR="002F3F51" w:rsidRPr="002F3F51" w:rsidRDefault="002F3F51" w:rsidP="002F3F51">
            <w:pPr>
              <w:spacing w:after="160" w:line="279" w:lineRule="auto"/>
              <w:rPr>
                <w:rFonts w:ascii="Calibri" w:hAnsi="Calibri" w:cs="Calibri"/>
              </w:rPr>
            </w:pPr>
            <w:r w:rsidRPr="002F3F51">
              <w:rPr>
                <w:rFonts w:ascii="Calibri" w:hAnsi="Calibri" w:cs="Calibri"/>
              </w:rPr>
              <w:t>shne / shne1</w:t>
            </w:r>
          </w:p>
        </w:tc>
        <w:tc>
          <w:tcPr>
            <w:tcW w:w="0" w:type="auto"/>
            <w:hideMark/>
          </w:tcPr>
          <w:p w14:paraId="2F6B265F" w14:textId="77777777" w:rsidR="002F3F51" w:rsidRPr="002F3F51" w:rsidRDefault="002F3F51" w:rsidP="002F3F51">
            <w:pPr>
              <w:spacing w:after="160" w:line="279" w:lineRule="auto"/>
              <w:rPr>
                <w:rFonts w:ascii="Calibri" w:hAnsi="Calibri" w:cs="Calibri"/>
              </w:rPr>
            </w:pPr>
            <w:r w:rsidRPr="002F3F51">
              <w:rPr>
                <w:rFonts w:ascii="Calibri" w:hAnsi="Calibri" w:cs="Calibri"/>
              </w:rPr>
              <w:t>SHNE</w:t>
            </w:r>
          </w:p>
        </w:tc>
        <w:tc>
          <w:tcPr>
            <w:tcW w:w="0" w:type="auto"/>
            <w:hideMark/>
          </w:tcPr>
          <w:p w14:paraId="3CABD777" w14:textId="77777777" w:rsidR="002F3F51" w:rsidRPr="002F3F51" w:rsidRDefault="002F3F51" w:rsidP="002F3F51">
            <w:pPr>
              <w:spacing w:after="160" w:line="279" w:lineRule="auto"/>
              <w:rPr>
                <w:rFonts w:ascii="Calibri" w:hAnsi="Calibri" w:cs="Calibri"/>
              </w:rPr>
            </w:pPr>
            <w:r w:rsidRPr="002F3F51">
              <w:rPr>
                <w:rFonts w:ascii="Calibri" w:hAnsi="Calibri" w:cs="Calibri"/>
              </w:rPr>
              <w:t>Included in ERAmt</w:t>
            </w:r>
          </w:p>
        </w:tc>
      </w:tr>
      <w:tr w:rsidR="002F3F51" w:rsidRPr="002F3F51" w14:paraId="6AF65A77" w14:textId="77777777" w:rsidTr="00ED57A2">
        <w:tc>
          <w:tcPr>
            <w:tcW w:w="0" w:type="auto"/>
            <w:hideMark/>
          </w:tcPr>
          <w:p w14:paraId="6A382457" w14:textId="77777777" w:rsidR="002F3F51" w:rsidRPr="002F3F51" w:rsidRDefault="002F3F51" w:rsidP="002F3F51">
            <w:pPr>
              <w:spacing w:after="160" w:line="279" w:lineRule="auto"/>
              <w:rPr>
                <w:rFonts w:ascii="Calibri" w:hAnsi="Calibri" w:cs="Calibri"/>
              </w:rPr>
            </w:pPr>
            <w:r w:rsidRPr="002F3F51">
              <w:rPr>
                <w:rFonts w:ascii="Calibri" w:hAnsi="Calibri" w:cs="Calibri"/>
              </w:rPr>
              <w:t>Profit Sharing</w:t>
            </w:r>
          </w:p>
        </w:tc>
        <w:tc>
          <w:tcPr>
            <w:tcW w:w="0" w:type="auto"/>
            <w:hideMark/>
          </w:tcPr>
          <w:p w14:paraId="06D71E7C" w14:textId="77777777" w:rsidR="002F3F51" w:rsidRPr="002F3F51" w:rsidRDefault="002F3F51" w:rsidP="002F3F51">
            <w:pPr>
              <w:spacing w:after="160" w:line="279" w:lineRule="auto"/>
              <w:rPr>
                <w:rFonts w:ascii="Calibri" w:hAnsi="Calibri" w:cs="Calibri"/>
              </w:rPr>
            </w:pPr>
            <w:r w:rsidRPr="002F3F51">
              <w:rPr>
                <w:rFonts w:ascii="Calibri" w:hAnsi="Calibri" w:cs="Calibri"/>
              </w:rPr>
              <w:t>pshare / pshare1</w:t>
            </w:r>
          </w:p>
        </w:tc>
        <w:tc>
          <w:tcPr>
            <w:tcW w:w="0" w:type="auto"/>
            <w:hideMark/>
          </w:tcPr>
          <w:p w14:paraId="05B93EB6" w14:textId="77777777" w:rsidR="002F3F51" w:rsidRPr="002F3F51" w:rsidRDefault="002F3F51" w:rsidP="002F3F51">
            <w:pPr>
              <w:spacing w:after="160" w:line="279" w:lineRule="auto"/>
              <w:rPr>
                <w:rFonts w:ascii="Calibri" w:hAnsi="Calibri" w:cs="Calibri"/>
              </w:rPr>
            </w:pPr>
            <w:r w:rsidRPr="002F3F51">
              <w:rPr>
                <w:rFonts w:ascii="Calibri" w:hAnsi="Calibri" w:cs="Calibri"/>
              </w:rPr>
              <w:t>Profit Sharing</w:t>
            </w:r>
          </w:p>
        </w:tc>
        <w:tc>
          <w:tcPr>
            <w:tcW w:w="0" w:type="auto"/>
            <w:hideMark/>
          </w:tcPr>
          <w:p w14:paraId="2EA7806B" w14:textId="77777777" w:rsidR="002F3F51" w:rsidRPr="002F3F51" w:rsidRDefault="002F3F51" w:rsidP="002F3F51">
            <w:pPr>
              <w:spacing w:after="160" w:line="279" w:lineRule="auto"/>
              <w:rPr>
                <w:rFonts w:ascii="Calibri" w:hAnsi="Calibri" w:cs="Calibri"/>
              </w:rPr>
            </w:pPr>
            <w:r w:rsidRPr="002F3F51">
              <w:rPr>
                <w:rFonts w:ascii="Calibri" w:hAnsi="Calibri" w:cs="Calibri"/>
              </w:rPr>
              <w:t>Included in ERAmt</w:t>
            </w:r>
          </w:p>
        </w:tc>
      </w:tr>
      <w:tr w:rsidR="002F3F51" w:rsidRPr="002F3F51" w14:paraId="05B63FCB" w14:textId="77777777" w:rsidTr="00ED57A2">
        <w:tc>
          <w:tcPr>
            <w:tcW w:w="0" w:type="auto"/>
            <w:hideMark/>
          </w:tcPr>
          <w:p w14:paraId="07F98005"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 Payment</w:t>
            </w:r>
          </w:p>
        </w:tc>
        <w:tc>
          <w:tcPr>
            <w:tcW w:w="0" w:type="auto"/>
            <w:hideMark/>
          </w:tcPr>
          <w:p w14:paraId="09B0EBCE"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 / loan1</w:t>
            </w:r>
          </w:p>
        </w:tc>
        <w:tc>
          <w:tcPr>
            <w:tcW w:w="0" w:type="auto"/>
            <w:hideMark/>
          </w:tcPr>
          <w:p w14:paraId="6352E2D9"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w:t>
            </w:r>
          </w:p>
        </w:tc>
        <w:tc>
          <w:tcPr>
            <w:tcW w:w="0" w:type="auto"/>
            <w:hideMark/>
          </w:tcPr>
          <w:p w14:paraId="7DD594B1"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LoanPymtAmt</w:t>
            </w:r>
          </w:p>
        </w:tc>
      </w:tr>
      <w:tr w:rsidR="002F3F51" w:rsidRPr="002F3F51" w14:paraId="79644ACE" w14:textId="77777777" w:rsidTr="00ED57A2">
        <w:tc>
          <w:tcPr>
            <w:tcW w:w="0" w:type="auto"/>
            <w:hideMark/>
          </w:tcPr>
          <w:p w14:paraId="3BB9FB08" w14:textId="77777777" w:rsidR="002F3F51" w:rsidRPr="002F3F51" w:rsidRDefault="002F3F51" w:rsidP="002F3F51">
            <w:pPr>
              <w:spacing w:after="160" w:line="279" w:lineRule="auto"/>
              <w:rPr>
                <w:rFonts w:ascii="Calibri" w:hAnsi="Calibri" w:cs="Calibri"/>
              </w:rPr>
            </w:pPr>
            <w:r w:rsidRPr="002F3F51">
              <w:rPr>
                <w:rFonts w:ascii="Calibri" w:hAnsi="Calibri" w:cs="Calibri"/>
              </w:rPr>
              <w:t>SH Match QACA</w:t>
            </w:r>
          </w:p>
        </w:tc>
        <w:tc>
          <w:tcPr>
            <w:tcW w:w="0" w:type="auto"/>
            <w:hideMark/>
          </w:tcPr>
          <w:p w14:paraId="68E022CB" w14:textId="77777777" w:rsidR="002F3F51" w:rsidRPr="002F3F51" w:rsidRDefault="002F3F51" w:rsidP="002F3F51">
            <w:pPr>
              <w:spacing w:after="160" w:line="279" w:lineRule="auto"/>
              <w:rPr>
                <w:rFonts w:ascii="Calibri" w:hAnsi="Calibri" w:cs="Calibri"/>
              </w:rPr>
            </w:pPr>
            <w:r w:rsidRPr="002F3F51">
              <w:rPr>
                <w:rFonts w:ascii="Calibri" w:hAnsi="Calibri" w:cs="Calibri"/>
              </w:rPr>
              <w:t>shmatchqaca</w:t>
            </w:r>
          </w:p>
        </w:tc>
        <w:tc>
          <w:tcPr>
            <w:tcW w:w="0" w:type="auto"/>
            <w:hideMark/>
          </w:tcPr>
          <w:p w14:paraId="79A3AB1F" w14:textId="77777777" w:rsidR="002F3F51" w:rsidRPr="002F3F51" w:rsidRDefault="002F3F51" w:rsidP="002F3F51">
            <w:pPr>
              <w:spacing w:after="160" w:line="279" w:lineRule="auto"/>
              <w:rPr>
                <w:rFonts w:ascii="Calibri" w:hAnsi="Calibri" w:cs="Calibri"/>
              </w:rPr>
            </w:pPr>
            <w:r w:rsidRPr="002F3F51">
              <w:rPr>
                <w:rFonts w:ascii="Calibri" w:hAnsi="Calibri" w:cs="Calibri"/>
              </w:rPr>
              <w:t>QACA Match</w:t>
            </w:r>
          </w:p>
        </w:tc>
        <w:tc>
          <w:tcPr>
            <w:tcW w:w="0" w:type="auto"/>
            <w:hideMark/>
          </w:tcPr>
          <w:p w14:paraId="16E8BB40" w14:textId="77777777" w:rsidR="002F3F51" w:rsidRPr="002F3F51" w:rsidRDefault="002F3F51" w:rsidP="002F3F51">
            <w:pPr>
              <w:spacing w:after="160" w:line="279" w:lineRule="auto"/>
              <w:rPr>
                <w:rFonts w:ascii="Calibri" w:hAnsi="Calibri" w:cs="Calibri"/>
              </w:rPr>
            </w:pPr>
            <w:r w:rsidRPr="002F3F51">
              <w:rPr>
                <w:rFonts w:ascii="Calibri" w:hAnsi="Calibri" w:cs="Calibri"/>
              </w:rPr>
              <w:t>Included in ERAmt</w:t>
            </w:r>
          </w:p>
        </w:tc>
      </w:tr>
      <w:tr w:rsidR="002F3F51" w:rsidRPr="002F3F51" w14:paraId="51A23546" w14:textId="77777777" w:rsidTr="00ED57A2">
        <w:tc>
          <w:tcPr>
            <w:tcW w:w="0" w:type="auto"/>
            <w:hideMark/>
          </w:tcPr>
          <w:p w14:paraId="1796C8C2" w14:textId="77777777" w:rsidR="002F3F51" w:rsidRPr="002F3F51" w:rsidRDefault="002F3F51" w:rsidP="002F3F51">
            <w:pPr>
              <w:spacing w:after="160" w:line="279" w:lineRule="auto"/>
              <w:rPr>
                <w:rFonts w:ascii="Calibri" w:hAnsi="Calibri" w:cs="Calibri"/>
              </w:rPr>
            </w:pPr>
            <w:r w:rsidRPr="002F3F51">
              <w:rPr>
                <w:rFonts w:ascii="Calibri" w:hAnsi="Calibri" w:cs="Calibri"/>
              </w:rPr>
              <w:t>SH NE QACA</w:t>
            </w:r>
          </w:p>
        </w:tc>
        <w:tc>
          <w:tcPr>
            <w:tcW w:w="0" w:type="auto"/>
            <w:hideMark/>
          </w:tcPr>
          <w:p w14:paraId="0EA08123" w14:textId="77777777" w:rsidR="002F3F51" w:rsidRPr="002F3F51" w:rsidRDefault="002F3F51" w:rsidP="002F3F51">
            <w:pPr>
              <w:spacing w:after="160" w:line="279" w:lineRule="auto"/>
              <w:rPr>
                <w:rFonts w:ascii="Calibri" w:hAnsi="Calibri" w:cs="Calibri"/>
              </w:rPr>
            </w:pPr>
            <w:r w:rsidRPr="002F3F51">
              <w:rPr>
                <w:rFonts w:ascii="Calibri" w:hAnsi="Calibri" w:cs="Calibri"/>
              </w:rPr>
              <w:t>shneqaca</w:t>
            </w:r>
          </w:p>
        </w:tc>
        <w:tc>
          <w:tcPr>
            <w:tcW w:w="0" w:type="auto"/>
            <w:hideMark/>
          </w:tcPr>
          <w:p w14:paraId="3E86DA35" w14:textId="77777777" w:rsidR="002F3F51" w:rsidRPr="002F3F51" w:rsidRDefault="002F3F51" w:rsidP="002F3F51">
            <w:pPr>
              <w:spacing w:after="160" w:line="279" w:lineRule="auto"/>
              <w:rPr>
                <w:rFonts w:ascii="Calibri" w:hAnsi="Calibri" w:cs="Calibri"/>
              </w:rPr>
            </w:pPr>
            <w:r w:rsidRPr="002F3F51">
              <w:rPr>
                <w:rFonts w:ascii="Calibri" w:hAnsi="Calibri" w:cs="Calibri"/>
              </w:rPr>
              <w:t>QACA NE</w:t>
            </w:r>
          </w:p>
        </w:tc>
        <w:tc>
          <w:tcPr>
            <w:tcW w:w="0" w:type="auto"/>
            <w:hideMark/>
          </w:tcPr>
          <w:p w14:paraId="566DE976" w14:textId="77777777" w:rsidR="002F3F51" w:rsidRPr="002F3F51" w:rsidRDefault="002F3F51" w:rsidP="002F3F51">
            <w:pPr>
              <w:spacing w:after="160" w:line="279" w:lineRule="auto"/>
              <w:rPr>
                <w:rFonts w:ascii="Calibri" w:hAnsi="Calibri" w:cs="Calibri"/>
              </w:rPr>
            </w:pPr>
            <w:r w:rsidRPr="002F3F51">
              <w:rPr>
                <w:rFonts w:ascii="Calibri" w:hAnsi="Calibri" w:cs="Calibri"/>
              </w:rPr>
              <w:t>Included in ERAmt</w:t>
            </w:r>
          </w:p>
        </w:tc>
      </w:tr>
      <w:tr w:rsidR="002F3F51" w:rsidRPr="002F3F51" w14:paraId="206F9720" w14:textId="77777777" w:rsidTr="00ED57A2">
        <w:tc>
          <w:tcPr>
            <w:tcW w:w="0" w:type="auto"/>
            <w:hideMark/>
          </w:tcPr>
          <w:p w14:paraId="56E29D5D"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w:t>
            </w:r>
          </w:p>
        </w:tc>
        <w:tc>
          <w:tcPr>
            <w:tcW w:w="0" w:type="auto"/>
            <w:hideMark/>
          </w:tcPr>
          <w:p w14:paraId="4EBBD7F2"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w:t>
            </w:r>
          </w:p>
        </w:tc>
        <w:tc>
          <w:tcPr>
            <w:tcW w:w="0" w:type="auto"/>
            <w:hideMark/>
          </w:tcPr>
          <w:p w14:paraId="17582C9E"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w:t>
            </w:r>
          </w:p>
        </w:tc>
        <w:tc>
          <w:tcPr>
            <w:tcW w:w="0" w:type="auto"/>
            <w:hideMark/>
          </w:tcPr>
          <w:p w14:paraId="2CB46ABD"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AfterTaxAmt</w:t>
            </w:r>
          </w:p>
        </w:tc>
      </w:tr>
      <w:tr w:rsidR="002F3F51" w:rsidRPr="002F3F51" w14:paraId="358B6096" w14:textId="77777777" w:rsidTr="00ED57A2">
        <w:tc>
          <w:tcPr>
            <w:tcW w:w="0" w:type="auto"/>
            <w:hideMark/>
          </w:tcPr>
          <w:p w14:paraId="74055E85" w14:textId="77777777" w:rsidR="002F3F51" w:rsidRPr="002F3F51" w:rsidRDefault="002F3F51" w:rsidP="002F3F51">
            <w:pPr>
              <w:spacing w:after="160" w:line="279" w:lineRule="auto"/>
              <w:rPr>
                <w:rFonts w:ascii="Calibri" w:hAnsi="Calibri" w:cs="Calibri"/>
              </w:rPr>
            </w:pPr>
            <w:r w:rsidRPr="002F3F51">
              <w:rPr>
                <w:rFonts w:ascii="Calibri" w:hAnsi="Calibri" w:cs="Calibri"/>
              </w:rPr>
              <w:t>Prior Wage ER</w:t>
            </w:r>
          </w:p>
        </w:tc>
        <w:tc>
          <w:tcPr>
            <w:tcW w:w="0" w:type="auto"/>
            <w:hideMark/>
          </w:tcPr>
          <w:p w14:paraId="0D08017E"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prevwageer</w:t>
            </w:r>
          </w:p>
        </w:tc>
        <w:tc>
          <w:tcPr>
            <w:tcW w:w="0" w:type="auto"/>
            <w:hideMark/>
          </w:tcPr>
          <w:p w14:paraId="072DE4EA"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 Wage ER</w:t>
            </w:r>
          </w:p>
        </w:tc>
        <w:tc>
          <w:tcPr>
            <w:tcW w:w="0" w:type="auto"/>
            <w:hideMark/>
          </w:tcPr>
          <w:p w14:paraId="06B3A9F2" w14:textId="77777777" w:rsidR="002F3F51" w:rsidRPr="002F3F51" w:rsidRDefault="002F3F51" w:rsidP="002F3F51">
            <w:pPr>
              <w:spacing w:after="160" w:line="279" w:lineRule="auto"/>
              <w:rPr>
                <w:rFonts w:ascii="Calibri" w:hAnsi="Calibri" w:cs="Calibri"/>
              </w:rPr>
            </w:pPr>
            <w:r w:rsidRPr="002F3F51">
              <w:rPr>
                <w:rFonts w:ascii="Calibri" w:hAnsi="Calibri" w:cs="Calibri"/>
              </w:rPr>
              <w:t>Included in ERAmt</w:t>
            </w:r>
          </w:p>
        </w:tc>
      </w:tr>
      <w:tr w:rsidR="002F3F51" w:rsidRPr="002F3F51" w14:paraId="4D909058" w14:textId="77777777" w:rsidTr="00ED57A2">
        <w:tc>
          <w:tcPr>
            <w:tcW w:w="0" w:type="auto"/>
            <w:hideMark/>
          </w:tcPr>
          <w:p w14:paraId="3F0532C2"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Prior Wage QNEC</w:t>
            </w:r>
          </w:p>
        </w:tc>
        <w:tc>
          <w:tcPr>
            <w:tcW w:w="0" w:type="auto"/>
            <w:hideMark/>
          </w:tcPr>
          <w:p w14:paraId="45791544"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prevwageqnec</w:t>
            </w:r>
          </w:p>
        </w:tc>
        <w:tc>
          <w:tcPr>
            <w:tcW w:w="0" w:type="auto"/>
            <w:hideMark/>
          </w:tcPr>
          <w:p w14:paraId="5131B4E8"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 Wage QNEC</w:t>
            </w:r>
          </w:p>
        </w:tc>
        <w:tc>
          <w:tcPr>
            <w:tcW w:w="0" w:type="auto"/>
            <w:hideMark/>
          </w:tcPr>
          <w:p w14:paraId="7AF61500" w14:textId="77777777" w:rsidR="002F3F51" w:rsidRPr="002F3F51" w:rsidRDefault="002F3F51" w:rsidP="002F3F51">
            <w:pPr>
              <w:spacing w:after="160" w:line="279" w:lineRule="auto"/>
              <w:rPr>
                <w:rFonts w:ascii="Calibri" w:hAnsi="Calibri" w:cs="Calibri"/>
              </w:rPr>
            </w:pPr>
            <w:r w:rsidRPr="002F3F51">
              <w:rPr>
                <w:rFonts w:ascii="Calibri" w:hAnsi="Calibri" w:cs="Calibri"/>
              </w:rPr>
              <w:t>Included in ERAmt</w:t>
            </w:r>
          </w:p>
        </w:tc>
      </w:tr>
    </w:tbl>
    <w:p w14:paraId="3DFE56D0" w14:textId="77777777" w:rsidR="002F3F51" w:rsidRPr="00ED57A2" w:rsidRDefault="002F3F51" w:rsidP="00ED57A2">
      <w:pPr>
        <w:pStyle w:val="Heading4"/>
        <w:rPr>
          <w:rFonts w:ascii="Calibri" w:hAnsi="Calibri" w:cs="Calibri"/>
        </w:rPr>
      </w:pPr>
      <w:r w:rsidRPr="00ED57A2">
        <w:rPr>
          <w:rFonts w:ascii="Calibri" w:hAnsi="Calibri" w:cs="Calibri"/>
        </w:rPr>
        <w:t>7.1.4 Multi-Loan Support</w:t>
      </w:r>
    </w:p>
    <w:tbl>
      <w:tblPr>
        <w:tblStyle w:val="TableGrid"/>
        <w:tblW w:w="0" w:type="auto"/>
        <w:tblLook w:val="04A0" w:firstRow="1" w:lastRow="0" w:firstColumn="1" w:lastColumn="0" w:noHBand="0" w:noVBand="1"/>
      </w:tblPr>
      <w:tblGrid>
        <w:gridCol w:w="1233"/>
        <w:gridCol w:w="1619"/>
        <w:gridCol w:w="2825"/>
      </w:tblGrid>
      <w:tr w:rsidR="002F3F51" w:rsidRPr="002F3F51" w14:paraId="135C42F0" w14:textId="77777777" w:rsidTr="00ED57A2">
        <w:tc>
          <w:tcPr>
            <w:tcW w:w="0" w:type="auto"/>
            <w:hideMark/>
          </w:tcPr>
          <w:p w14:paraId="6155310B"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Field</w:t>
            </w:r>
          </w:p>
        </w:tc>
        <w:tc>
          <w:tcPr>
            <w:tcW w:w="0" w:type="auto"/>
            <w:hideMark/>
          </w:tcPr>
          <w:p w14:paraId="1C4757C7"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Stata Variable</w:t>
            </w:r>
          </w:p>
        </w:tc>
        <w:tc>
          <w:tcPr>
            <w:tcW w:w="0" w:type="auto"/>
            <w:hideMark/>
          </w:tcPr>
          <w:p w14:paraId="77FF2C88"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Notes</w:t>
            </w:r>
          </w:p>
        </w:tc>
      </w:tr>
      <w:tr w:rsidR="002F3F51" w:rsidRPr="002F3F51" w14:paraId="05874FE7" w14:textId="77777777" w:rsidTr="00ED57A2">
        <w:tc>
          <w:tcPr>
            <w:tcW w:w="0" w:type="auto"/>
            <w:hideMark/>
          </w:tcPr>
          <w:p w14:paraId="5580A975"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 1</w:t>
            </w:r>
          </w:p>
        </w:tc>
        <w:tc>
          <w:tcPr>
            <w:tcW w:w="0" w:type="auto"/>
            <w:hideMark/>
          </w:tcPr>
          <w:p w14:paraId="43F1D727"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loan1</w:t>
            </w:r>
          </w:p>
        </w:tc>
        <w:tc>
          <w:tcPr>
            <w:tcW w:w="0" w:type="auto"/>
            <w:hideMark/>
          </w:tcPr>
          <w:p w14:paraId="2FD7D15B" w14:textId="77777777" w:rsidR="002F3F51" w:rsidRPr="002F3F51" w:rsidRDefault="002F3F51" w:rsidP="002F3F51">
            <w:pPr>
              <w:spacing w:after="160" w:line="279" w:lineRule="auto"/>
              <w:rPr>
                <w:rFonts w:ascii="Calibri" w:hAnsi="Calibri" w:cs="Calibri"/>
              </w:rPr>
            </w:pPr>
            <w:r w:rsidRPr="002F3F51">
              <w:rPr>
                <w:rFonts w:ascii="Calibri" w:hAnsi="Calibri" w:cs="Calibri"/>
              </w:rPr>
              <w:t>Primary loan payment</w:t>
            </w:r>
          </w:p>
        </w:tc>
      </w:tr>
      <w:tr w:rsidR="002F3F51" w:rsidRPr="002F3F51" w14:paraId="6339606E" w14:textId="77777777" w:rsidTr="00ED57A2">
        <w:tc>
          <w:tcPr>
            <w:tcW w:w="0" w:type="auto"/>
            <w:hideMark/>
          </w:tcPr>
          <w:p w14:paraId="3310FB1B"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 2</w:t>
            </w:r>
          </w:p>
        </w:tc>
        <w:tc>
          <w:tcPr>
            <w:tcW w:w="0" w:type="auto"/>
            <w:hideMark/>
          </w:tcPr>
          <w:p w14:paraId="2D7DF867"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loan2</w:t>
            </w:r>
          </w:p>
        </w:tc>
        <w:tc>
          <w:tcPr>
            <w:tcW w:w="0" w:type="auto"/>
            <w:hideMark/>
          </w:tcPr>
          <w:p w14:paraId="54AF46BB" w14:textId="77777777" w:rsidR="002F3F51" w:rsidRPr="002F3F51" w:rsidRDefault="002F3F51" w:rsidP="002F3F51">
            <w:pPr>
              <w:spacing w:after="160" w:line="279" w:lineRule="auto"/>
              <w:rPr>
                <w:rFonts w:ascii="Calibri" w:hAnsi="Calibri" w:cs="Calibri"/>
              </w:rPr>
            </w:pPr>
            <w:r w:rsidRPr="002F3F51">
              <w:rPr>
                <w:rFonts w:ascii="Calibri" w:hAnsi="Calibri" w:cs="Calibri"/>
              </w:rPr>
              <w:t>Secondary loan payment</w:t>
            </w:r>
          </w:p>
        </w:tc>
      </w:tr>
      <w:tr w:rsidR="002F3F51" w:rsidRPr="002F3F51" w14:paraId="4E98F23A" w14:textId="77777777" w:rsidTr="00ED57A2">
        <w:tc>
          <w:tcPr>
            <w:tcW w:w="0" w:type="auto"/>
            <w:hideMark/>
          </w:tcPr>
          <w:p w14:paraId="2B353667"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 3</w:t>
            </w:r>
          </w:p>
        </w:tc>
        <w:tc>
          <w:tcPr>
            <w:tcW w:w="0" w:type="auto"/>
            <w:hideMark/>
          </w:tcPr>
          <w:p w14:paraId="3374CA1C"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loan3</w:t>
            </w:r>
          </w:p>
        </w:tc>
        <w:tc>
          <w:tcPr>
            <w:tcW w:w="0" w:type="auto"/>
            <w:hideMark/>
          </w:tcPr>
          <w:p w14:paraId="227A72F5" w14:textId="77777777" w:rsidR="002F3F51" w:rsidRPr="002F3F51" w:rsidRDefault="002F3F51" w:rsidP="002F3F51">
            <w:pPr>
              <w:spacing w:after="160" w:line="279" w:lineRule="auto"/>
              <w:rPr>
                <w:rFonts w:ascii="Calibri" w:hAnsi="Calibri" w:cs="Calibri"/>
              </w:rPr>
            </w:pPr>
            <w:r w:rsidRPr="002F3F51">
              <w:rPr>
                <w:rFonts w:ascii="Calibri" w:hAnsi="Calibri" w:cs="Calibri"/>
              </w:rPr>
              <w:t>Tertiary loan payment</w:t>
            </w:r>
          </w:p>
        </w:tc>
      </w:tr>
      <w:tr w:rsidR="002F3F51" w:rsidRPr="002F3F51" w14:paraId="64E5419B" w14:textId="77777777" w:rsidTr="00ED57A2">
        <w:tc>
          <w:tcPr>
            <w:tcW w:w="0" w:type="auto"/>
            <w:hideMark/>
          </w:tcPr>
          <w:p w14:paraId="5C917103" w14:textId="77777777" w:rsidR="002F3F51" w:rsidRPr="002F3F51" w:rsidRDefault="002F3F51" w:rsidP="002F3F51">
            <w:pPr>
              <w:spacing w:after="160" w:line="279" w:lineRule="auto"/>
              <w:rPr>
                <w:rFonts w:ascii="Calibri" w:hAnsi="Calibri" w:cs="Calibri"/>
              </w:rPr>
            </w:pPr>
            <w:r w:rsidRPr="002F3F51">
              <w:rPr>
                <w:rFonts w:ascii="Calibri" w:hAnsi="Calibri" w:cs="Calibri"/>
              </w:rPr>
              <w:t>Total Loan</w:t>
            </w:r>
          </w:p>
        </w:tc>
        <w:tc>
          <w:tcPr>
            <w:tcW w:w="0" w:type="auto"/>
            <w:hideMark/>
          </w:tcPr>
          <w:p w14:paraId="52A9670A"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w:t>
            </w:r>
          </w:p>
        </w:tc>
        <w:tc>
          <w:tcPr>
            <w:tcW w:w="0" w:type="auto"/>
            <w:hideMark/>
          </w:tcPr>
          <w:p w14:paraId="47E2DA80" w14:textId="77777777" w:rsidR="002F3F51" w:rsidRPr="002F3F51" w:rsidRDefault="002F3F51" w:rsidP="002F3F51">
            <w:pPr>
              <w:spacing w:after="160" w:line="279" w:lineRule="auto"/>
              <w:rPr>
                <w:rFonts w:ascii="Calibri" w:hAnsi="Calibri" w:cs="Calibri"/>
              </w:rPr>
            </w:pPr>
            <w:r w:rsidRPr="002F3F51">
              <w:rPr>
                <w:rFonts w:ascii="Calibri" w:hAnsi="Calibri" w:cs="Calibri"/>
              </w:rPr>
              <w:t>Sum of loan1+loan2+loan3</w:t>
            </w:r>
          </w:p>
        </w:tc>
      </w:tr>
    </w:tbl>
    <w:p w14:paraId="4A12C0BB" w14:textId="77777777" w:rsidR="002F3F51" w:rsidRPr="00ED57A2" w:rsidRDefault="002F3F51" w:rsidP="00ED57A2">
      <w:pPr>
        <w:pStyle w:val="Heading4"/>
        <w:rPr>
          <w:rFonts w:ascii="Calibri" w:hAnsi="Calibri" w:cs="Calibri"/>
        </w:rPr>
      </w:pPr>
      <w:r w:rsidRPr="00ED57A2">
        <w:rPr>
          <w:rFonts w:ascii="Calibri" w:hAnsi="Calibri" w:cs="Calibri"/>
        </w:rPr>
        <w:t>7.1.5 YTD Fields (Optional - for YTD-to-periodic conversion)</w:t>
      </w:r>
    </w:p>
    <w:tbl>
      <w:tblPr>
        <w:tblStyle w:val="TableGrid"/>
        <w:tblW w:w="0" w:type="auto"/>
        <w:tblLook w:val="04A0" w:firstRow="1" w:lastRow="0" w:firstColumn="1" w:lastColumn="0" w:noHBand="0" w:noVBand="1"/>
      </w:tblPr>
      <w:tblGrid>
        <w:gridCol w:w="1804"/>
        <w:gridCol w:w="3554"/>
      </w:tblGrid>
      <w:tr w:rsidR="002F3F51" w:rsidRPr="002F3F51" w14:paraId="5B438B84" w14:textId="77777777" w:rsidTr="00ED57A2">
        <w:tc>
          <w:tcPr>
            <w:tcW w:w="0" w:type="auto"/>
            <w:hideMark/>
          </w:tcPr>
          <w:p w14:paraId="4C78B594"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Field</w:t>
            </w:r>
          </w:p>
        </w:tc>
        <w:tc>
          <w:tcPr>
            <w:tcW w:w="0" w:type="auto"/>
            <w:hideMark/>
          </w:tcPr>
          <w:p w14:paraId="4DDABAF8"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Stata Variable</w:t>
            </w:r>
          </w:p>
        </w:tc>
      </w:tr>
      <w:tr w:rsidR="002F3F51" w:rsidRPr="002F3F51" w14:paraId="692F5515" w14:textId="77777777" w:rsidTr="00ED57A2">
        <w:tc>
          <w:tcPr>
            <w:tcW w:w="0" w:type="auto"/>
            <w:hideMark/>
          </w:tcPr>
          <w:p w14:paraId="494C3579" w14:textId="77777777" w:rsidR="002F3F51" w:rsidRPr="002F3F51" w:rsidRDefault="002F3F51" w:rsidP="002F3F51">
            <w:pPr>
              <w:spacing w:after="160" w:line="279" w:lineRule="auto"/>
              <w:rPr>
                <w:rFonts w:ascii="Calibri" w:hAnsi="Calibri" w:cs="Calibri"/>
              </w:rPr>
            </w:pPr>
            <w:r w:rsidRPr="002F3F51">
              <w:rPr>
                <w:rFonts w:ascii="Calibri" w:hAnsi="Calibri" w:cs="Calibri"/>
              </w:rPr>
              <w:t>YTD Hours</w:t>
            </w:r>
          </w:p>
        </w:tc>
        <w:tc>
          <w:tcPr>
            <w:tcW w:w="0" w:type="auto"/>
            <w:hideMark/>
          </w:tcPr>
          <w:p w14:paraId="0BAC39BA" w14:textId="77777777" w:rsidR="002F3F51" w:rsidRPr="002F3F51" w:rsidRDefault="002F3F51" w:rsidP="002F3F51">
            <w:pPr>
              <w:spacing w:after="160" w:line="279" w:lineRule="auto"/>
              <w:rPr>
                <w:rFonts w:ascii="Calibri" w:hAnsi="Calibri" w:cs="Calibri"/>
              </w:rPr>
            </w:pPr>
            <w:r w:rsidRPr="002F3F51">
              <w:rPr>
                <w:rFonts w:ascii="Calibri" w:hAnsi="Calibri" w:cs="Calibri"/>
              </w:rPr>
              <w:t>ytdhours / ytdhours1</w:t>
            </w:r>
          </w:p>
        </w:tc>
      </w:tr>
      <w:tr w:rsidR="002F3F51" w:rsidRPr="002F3F51" w14:paraId="0425871F" w14:textId="77777777" w:rsidTr="00ED57A2">
        <w:tc>
          <w:tcPr>
            <w:tcW w:w="0" w:type="auto"/>
            <w:hideMark/>
          </w:tcPr>
          <w:p w14:paraId="57DFEF87" w14:textId="77777777" w:rsidR="002F3F51" w:rsidRPr="002F3F51" w:rsidRDefault="002F3F51" w:rsidP="002F3F51">
            <w:pPr>
              <w:spacing w:after="160" w:line="279" w:lineRule="auto"/>
              <w:rPr>
                <w:rFonts w:ascii="Calibri" w:hAnsi="Calibri" w:cs="Calibri"/>
              </w:rPr>
            </w:pPr>
            <w:r w:rsidRPr="002F3F51">
              <w:rPr>
                <w:rFonts w:ascii="Calibri" w:hAnsi="Calibri" w:cs="Calibri"/>
              </w:rPr>
              <w:t>YTD Gross</w:t>
            </w:r>
          </w:p>
        </w:tc>
        <w:tc>
          <w:tcPr>
            <w:tcW w:w="0" w:type="auto"/>
            <w:hideMark/>
          </w:tcPr>
          <w:p w14:paraId="44F4F345" w14:textId="77777777" w:rsidR="002F3F51" w:rsidRPr="002F3F51" w:rsidRDefault="002F3F51" w:rsidP="002F3F51">
            <w:pPr>
              <w:spacing w:after="160" w:line="279" w:lineRule="auto"/>
              <w:rPr>
                <w:rFonts w:ascii="Calibri" w:hAnsi="Calibri" w:cs="Calibri"/>
              </w:rPr>
            </w:pPr>
            <w:r w:rsidRPr="002F3F51">
              <w:rPr>
                <w:rFonts w:ascii="Calibri" w:hAnsi="Calibri" w:cs="Calibri"/>
              </w:rPr>
              <w:t>ytdgross</w:t>
            </w:r>
          </w:p>
        </w:tc>
      </w:tr>
      <w:tr w:rsidR="002F3F51" w:rsidRPr="002F3F51" w14:paraId="02516C4C" w14:textId="77777777" w:rsidTr="00ED57A2">
        <w:tc>
          <w:tcPr>
            <w:tcW w:w="0" w:type="auto"/>
            <w:hideMark/>
          </w:tcPr>
          <w:p w14:paraId="2EBD56B4" w14:textId="77777777" w:rsidR="002F3F51" w:rsidRPr="002F3F51" w:rsidRDefault="002F3F51" w:rsidP="002F3F51">
            <w:pPr>
              <w:spacing w:after="160" w:line="279" w:lineRule="auto"/>
              <w:rPr>
                <w:rFonts w:ascii="Calibri" w:hAnsi="Calibri" w:cs="Calibri"/>
              </w:rPr>
            </w:pPr>
            <w:r w:rsidRPr="002F3F51">
              <w:rPr>
                <w:rFonts w:ascii="Calibri" w:hAnsi="Calibri" w:cs="Calibri"/>
              </w:rPr>
              <w:t>YTD Salary</w:t>
            </w:r>
          </w:p>
        </w:tc>
        <w:tc>
          <w:tcPr>
            <w:tcW w:w="0" w:type="auto"/>
            <w:hideMark/>
          </w:tcPr>
          <w:p w14:paraId="30B3F1D6" w14:textId="77777777" w:rsidR="002F3F51" w:rsidRPr="002F3F51" w:rsidRDefault="002F3F51" w:rsidP="002F3F51">
            <w:pPr>
              <w:spacing w:after="160" w:line="279" w:lineRule="auto"/>
              <w:rPr>
                <w:rFonts w:ascii="Calibri" w:hAnsi="Calibri" w:cs="Calibri"/>
              </w:rPr>
            </w:pPr>
            <w:r w:rsidRPr="002F3F51">
              <w:rPr>
                <w:rFonts w:ascii="Calibri" w:hAnsi="Calibri" w:cs="Calibri"/>
              </w:rPr>
              <w:t>ytdsalary / ytdsalary1</w:t>
            </w:r>
          </w:p>
        </w:tc>
      </w:tr>
      <w:tr w:rsidR="002F3F51" w:rsidRPr="002F3F51" w14:paraId="49E4B440" w14:textId="77777777" w:rsidTr="00ED57A2">
        <w:tc>
          <w:tcPr>
            <w:tcW w:w="0" w:type="auto"/>
            <w:hideMark/>
          </w:tcPr>
          <w:p w14:paraId="08B45304" w14:textId="77777777" w:rsidR="002F3F51" w:rsidRPr="002F3F51" w:rsidRDefault="002F3F51" w:rsidP="002F3F51">
            <w:pPr>
              <w:spacing w:after="160" w:line="279" w:lineRule="auto"/>
              <w:rPr>
                <w:rFonts w:ascii="Calibri" w:hAnsi="Calibri" w:cs="Calibri"/>
              </w:rPr>
            </w:pPr>
            <w:r w:rsidRPr="002F3F51">
              <w:rPr>
                <w:rFonts w:ascii="Calibri" w:hAnsi="Calibri" w:cs="Calibri"/>
              </w:rPr>
              <w:t>YTD Deferral</w:t>
            </w:r>
          </w:p>
        </w:tc>
        <w:tc>
          <w:tcPr>
            <w:tcW w:w="0" w:type="auto"/>
            <w:hideMark/>
          </w:tcPr>
          <w:p w14:paraId="08E164CD" w14:textId="77777777" w:rsidR="002F3F51" w:rsidRPr="002F3F51" w:rsidRDefault="002F3F51" w:rsidP="002F3F51">
            <w:pPr>
              <w:spacing w:after="160" w:line="279" w:lineRule="auto"/>
              <w:rPr>
                <w:rFonts w:ascii="Calibri" w:hAnsi="Calibri" w:cs="Calibri"/>
              </w:rPr>
            </w:pPr>
            <w:r w:rsidRPr="002F3F51">
              <w:rPr>
                <w:rFonts w:ascii="Calibri" w:hAnsi="Calibri" w:cs="Calibri"/>
              </w:rPr>
              <w:t>ytddeferral / ytddeferral1</w:t>
            </w:r>
          </w:p>
        </w:tc>
      </w:tr>
      <w:tr w:rsidR="002F3F51" w:rsidRPr="002F3F51" w14:paraId="43F9C5AC" w14:textId="77777777" w:rsidTr="00ED57A2">
        <w:tc>
          <w:tcPr>
            <w:tcW w:w="0" w:type="auto"/>
            <w:hideMark/>
          </w:tcPr>
          <w:p w14:paraId="65E3D723" w14:textId="77777777" w:rsidR="002F3F51" w:rsidRPr="002F3F51" w:rsidRDefault="002F3F51" w:rsidP="002F3F51">
            <w:pPr>
              <w:spacing w:after="160" w:line="279" w:lineRule="auto"/>
              <w:rPr>
                <w:rFonts w:ascii="Calibri" w:hAnsi="Calibri" w:cs="Calibri"/>
              </w:rPr>
            </w:pPr>
            <w:r w:rsidRPr="002F3F51">
              <w:rPr>
                <w:rFonts w:ascii="Calibri" w:hAnsi="Calibri" w:cs="Calibri"/>
              </w:rPr>
              <w:t>YTD Roth</w:t>
            </w:r>
          </w:p>
        </w:tc>
        <w:tc>
          <w:tcPr>
            <w:tcW w:w="0" w:type="auto"/>
            <w:hideMark/>
          </w:tcPr>
          <w:p w14:paraId="70C1557E" w14:textId="77777777" w:rsidR="002F3F51" w:rsidRPr="002F3F51" w:rsidRDefault="002F3F51" w:rsidP="002F3F51">
            <w:pPr>
              <w:spacing w:after="160" w:line="279" w:lineRule="auto"/>
              <w:rPr>
                <w:rFonts w:ascii="Calibri" w:hAnsi="Calibri" w:cs="Calibri"/>
              </w:rPr>
            </w:pPr>
            <w:r w:rsidRPr="002F3F51">
              <w:rPr>
                <w:rFonts w:ascii="Calibri" w:hAnsi="Calibri" w:cs="Calibri"/>
              </w:rPr>
              <w:t>ytdrothdeferral / ytdrothdeferral1</w:t>
            </w:r>
          </w:p>
        </w:tc>
      </w:tr>
      <w:tr w:rsidR="002F3F51" w:rsidRPr="002F3F51" w14:paraId="1B710BAD" w14:textId="77777777" w:rsidTr="00ED57A2">
        <w:tc>
          <w:tcPr>
            <w:tcW w:w="0" w:type="auto"/>
            <w:hideMark/>
          </w:tcPr>
          <w:p w14:paraId="60213DE9" w14:textId="77777777" w:rsidR="002F3F51" w:rsidRPr="002F3F51" w:rsidRDefault="002F3F51" w:rsidP="002F3F51">
            <w:pPr>
              <w:spacing w:after="160" w:line="279" w:lineRule="auto"/>
              <w:rPr>
                <w:rFonts w:ascii="Calibri" w:hAnsi="Calibri" w:cs="Calibri"/>
              </w:rPr>
            </w:pPr>
            <w:r w:rsidRPr="002F3F51">
              <w:rPr>
                <w:rFonts w:ascii="Calibri" w:hAnsi="Calibri" w:cs="Calibri"/>
              </w:rPr>
              <w:t>YTD Match</w:t>
            </w:r>
          </w:p>
        </w:tc>
        <w:tc>
          <w:tcPr>
            <w:tcW w:w="0" w:type="auto"/>
            <w:hideMark/>
          </w:tcPr>
          <w:p w14:paraId="7650F918" w14:textId="77777777" w:rsidR="002F3F51" w:rsidRPr="002F3F51" w:rsidRDefault="002F3F51" w:rsidP="002F3F51">
            <w:pPr>
              <w:spacing w:after="160" w:line="279" w:lineRule="auto"/>
              <w:rPr>
                <w:rFonts w:ascii="Calibri" w:hAnsi="Calibri" w:cs="Calibri"/>
              </w:rPr>
            </w:pPr>
            <w:r w:rsidRPr="002F3F51">
              <w:rPr>
                <w:rFonts w:ascii="Calibri" w:hAnsi="Calibri" w:cs="Calibri"/>
              </w:rPr>
              <w:t>ytdmatch / ytdmatch1</w:t>
            </w:r>
          </w:p>
        </w:tc>
      </w:tr>
      <w:tr w:rsidR="002F3F51" w:rsidRPr="002F3F51" w14:paraId="471BE504" w14:textId="77777777" w:rsidTr="00ED57A2">
        <w:tc>
          <w:tcPr>
            <w:tcW w:w="0" w:type="auto"/>
            <w:hideMark/>
          </w:tcPr>
          <w:p w14:paraId="5AD9AC5C" w14:textId="77777777" w:rsidR="002F3F51" w:rsidRPr="002F3F51" w:rsidRDefault="002F3F51" w:rsidP="002F3F51">
            <w:pPr>
              <w:spacing w:after="160" w:line="279" w:lineRule="auto"/>
              <w:rPr>
                <w:rFonts w:ascii="Calibri" w:hAnsi="Calibri" w:cs="Calibri"/>
              </w:rPr>
            </w:pPr>
            <w:r w:rsidRPr="002F3F51">
              <w:rPr>
                <w:rFonts w:ascii="Calibri" w:hAnsi="Calibri" w:cs="Calibri"/>
              </w:rPr>
              <w:t>YTD SH Match</w:t>
            </w:r>
          </w:p>
        </w:tc>
        <w:tc>
          <w:tcPr>
            <w:tcW w:w="0" w:type="auto"/>
            <w:hideMark/>
          </w:tcPr>
          <w:p w14:paraId="6BB62E52" w14:textId="77777777" w:rsidR="002F3F51" w:rsidRPr="002F3F51" w:rsidRDefault="002F3F51" w:rsidP="002F3F51">
            <w:pPr>
              <w:spacing w:after="160" w:line="279" w:lineRule="auto"/>
              <w:rPr>
                <w:rFonts w:ascii="Calibri" w:hAnsi="Calibri" w:cs="Calibri"/>
              </w:rPr>
            </w:pPr>
            <w:r w:rsidRPr="002F3F51">
              <w:rPr>
                <w:rFonts w:ascii="Calibri" w:hAnsi="Calibri" w:cs="Calibri"/>
              </w:rPr>
              <w:t>ytdshmatch1</w:t>
            </w:r>
          </w:p>
        </w:tc>
      </w:tr>
      <w:tr w:rsidR="002F3F51" w:rsidRPr="002F3F51" w14:paraId="4B074C75" w14:textId="77777777" w:rsidTr="00ED57A2">
        <w:tc>
          <w:tcPr>
            <w:tcW w:w="0" w:type="auto"/>
            <w:hideMark/>
          </w:tcPr>
          <w:p w14:paraId="142DB395" w14:textId="77777777" w:rsidR="002F3F51" w:rsidRPr="002F3F51" w:rsidRDefault="002F3F51" w:rsidP="002F3F51">
            <w:pPr>
              <w:spacing w:after="160" w:line="279" w:lineRule="auto"/>
              <w:rPr>
                <w:rFonts w:ascii="Calibri" w:hAnsi="Calibri" w:cs="Calibri"/>
              </w:rPr>
            </w:pPr>
            <w:r w:rsidRPr="002F3F51">
              <w:rPr>
                <w:rFonts w:ascii="Calibri" w:hAnsi="Calibri" w:cs="Calibri"/>
              </w:rPr>
              <w:t>YTD Profit Share</w:t>
            </w:r>
          </w:p>
        </w:tc>
        <w:tc>
          <w:tcPr>
            <w:tcW w:w="0" w:type="auto"/>
            <w:hideMark/>
          </w:tcPr>
          <w:p w14:paraId="384F0889" w14:textId="77777777" w:rsidR="002F3F51" w:rsidRPr="002F3F51" w:rsidRDefault="002F3F51" w:rsidP="002F3F51">
            <w:pPr>
              <w:spacing w:after="160" w:line="279" w:lineRule="auto"/>
              <w:rPr>
                <w:rFonts w:ascii="Calibri" w:hAnsi="Calibri" w:cs="Calibri"/>
              </w:rPr>
            </w:pPr>
            <w:r w:rsidRPr="002F3F51">
              <w:rPr>
                <w:rFonts w:ascii="Calibri" w:hAnsi="Calibri" w:cs="Calibri"/>
              </w:rPr>
              <w:t>ytdpshare / ytdpshare1</w:t>
            </w:r>
          </w:p>
        </w:tc>
      </w:tr>
      <w:tr w:rsidR="002F3F51" w:rsidRPr="002F3F51" w14:paraId="77BB736D" w14:textId="77777777" w:rsidTr="00ED57A2">
        <w:tc>
          <w:tcPr>
            <w:tcW w:w="0" w:type="auto"/>
            <w:hideMark/>
          </w:tcPr>
          <w:p w14:paraId="720CF26D" w14:textId="77777777" w:rsidR="002F3F51" w:rsidRPr="002F3F51" w:rsidRDefault="002F3F51" w:rsidP="002F3F51">
            <w:pPr>
              <w:spacing w:after="160" w:line="279" w:lineRule="auto"/>
              <w:rPr>
                <w:rFonts w:ascii="Calibri" w:hAnsi="Calibri" w:cs="Calibri"/>
              </w:rPr>
            </w:pPr>
            <w:r w:rsidRPr="002F3F51">
              <w:rPr>
                <w:rFonts w:ascii="Calibri" w:hAnsi="Calibri" w:cs="Calibri"/>
              </w:rPr>
              <w:t>YTD Loan</w:t>
            </w:r>
          </w:p>
        </w:tc>
        <w:tc>
          <w:tcPr>
            <w:tcW w:w="0" w:type="auto"/>
            <w:hideMark/>
          </w:tcPr>
          <w:p w14:paraId="75BD3C33" w14:textId="77777777" w:rsidR="002F3F51" w:rsidRPr="002F3F51" w:rsidRDefault="002F3F51" w:rsidP="002F3F51">
            <w:pPr>
              <w:spacing w:after="160" w:line="279" w:lineRule="auto"/>
              <w:rPr>
                <w:rFonts w:ascii="Calibri" w:hAnsi="Calibri" w:cs="Calibri"/>
              </w:rPr>
            </w:pPr>
            <w:r w:rsidRPr="002F3F51">
              <w:rPr>
                <w:rFonts w:ascii="Calibri" w:hAnsi="Calibri" w:cs="Calibri"/>
              </w:rPr>
              <w:t>ytdloan1 / ytdloan2 / ytdloan3</w:t>
            </w:r>
          </w:p>
        </w:tc>
      </w:tr>
    </w:tbl>
    <w:p w14:paraId="6D480306" w14:textId="77777777" w:rsidR="002F3F51" w:rsidRPr="00ED57A2" w:rsidRDefault="002F3F51" w:rsidP="00ED57A2">
      <w:pPr>
        <w:pStyle w:val="Heading4"/>
        <w:rPr>
          <w:rFonts w:ascii="Calibri" w:hAnsi="Calibri" w:cs="Calibri"/>
        </w:rPr>
      </w:pPr>
      <w:r w:rsidRPr="00ED57A2">
        <w:rPr>
          <w:rFonts w:ascii="Calibri" w:hAnsi="Calibri" w:cs="Calibri"/>
        </w:rPr>
        <w:t>7.1.6 SEFA Identification (for ACH Routing)</w:t>
      </w:r>
    </w:p>
    <w:tbl>
      <w:tblPr>
        <w:tblStyle w:val="TableGrid"/>
        <w:tblW w:w="0" w:type="auto"/>
        <w:tblLook w:val="04A0" w:firstRow="1" w:lastRow="0" w:firstColumn="1" w:lastColumn="0" w:noHBand="0" w:noVBand="1"/>
      </w:tblPr>
      <w:tblGrid>
        <w:gridCol w:w="1131"/>
        <w:gridCol w:w="1619"/>
        <w:gridCol w:w="5569"/>
      </w:tblGrid>
      <w:tr w:rsidR="002F3F51" w:rsidRPr="002F3F51" w14:paraId="1D5E8018" w14:textId="77777777" w:rsidTr="00ED57A2">
        <w:tc>
          <w:tcPr>
            <w:tcW w:w="0" w:type="auto"/>
            <w:hideMark/>
          </w:tcPr>
          <w:p w14:paraId="7EA8E2B4"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Field</w:t>
            </w:r>
          </w:p>
        </w:tc>
        <w:tc>
          <w:tcPr>
            <w:tcW w:w="0" w:type="auto"/>
            <w:hideMark/>
          </w:tcPr>
          <w:p w14:paraId="300E1864"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Stata Variable</w:t>
            </w:r>
          </w:p>
        </w:tc>
        <w:tc>
          <w:tcPr>
            <w:tcW w:w="0" w:type="auto"/>
            <w:hideMark/>
          </w:tcPr>
          <w:p w14:paraId="27CA77B1"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Purpose</w:t>
            </w:r>
          </w:p>
        </w:tc>
      </w:tr>
      <w:tr w:rsidR="002F3F51" w:rsidRPr="002F3F51" w14:paraId="28ACBEE2" w14:textId="77777777" w:rsidTr="00ED57A2">
        <w:tc>
          <w:tcPr>
            <w:tcW w:w="0" w:type="auto"/>
            <w:hideMark/>
          </w:tcPr>
          <w:p w14:paraId="4D64D470"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ID 1</w:t>
            </w:r>
          </w:p>
        </w:tc>
        <w:tc>
          <w:tcPr>
            <w:tcW w:w="0" w:type="auto"/>
            <w:hideMark/>
          </w:tcPr>
          <w:p w14:paraId="30369D9D"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sefaid1</w:t>
            </w:r>
          </w:p>
        </w:tc>
        <w:tc>
          <w:tcPr>
            <w:tcW w:w="0" w:type="auto"/>
            <w:hideMark/>
          </w:tcPr>
          <w:p w14:paraId="3A494A1B" w14:textId="77777777" w:rsidR="002F3F51" w:rsidRPr="002F3F51" w:rsidRDefault="002F3F51" w:rsidP="002F3F51">
            <w:pPr>
              <w:spacing w:after="160" w:line="279" w:lineRule="auto"/>
              <w:rPr>
                <w:rFonts w:ascii="Calibri" w:hAnsi="Calibri" w:cs="Calibri"/>
              </w:rPr>
            </w:pPr>
            <w:r w:rsidRPr="002F3F51">
              <w:rPr>
                <w:rFonts w:ascii="Calibri" w:hAnsi="Calibri" w:cs="Calibri"/>
              </w:rPr>
              <w:t>Primary identifier - typically equals planid</w:t>
            </w:r>
          </w:p>
        </w:tc>
      </w:tr>
      <w:tr w:rsidR="002F3F51" w:rsidRPr="002F3F51" w14:paraId="29F4A90D" w14:textId="77777777" w:rsidTr="00ED57A2">
        <w:tc>
          <w:tcPr>
            <w:tcW w:w="0" w:type="auto"/>
            <w:hideMark/>
          </w:tcPr>
          <w:p w14:paraId="0623AC1D"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ID 2</w:t>
            </w:r>
          </w:p>
        </w:tc>
        <w:tc>
          <w:tcPr>
            <w:tcW w:w="0" w:type="auto"/>
            <w:hideMark/>
          </w:tcPr>
          <w:p w14:paraId="218E7701"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sefaid2</w:t>
            </w:r>
          </w:p>
        </w:tc>
        <w:tc>
          <w:tcPr>
            <w:tcW w:w="0" w:type="auto"/>
            <w:hideMark/>
          </w:tcPr>
          <w:p w14:paraId="71782A1E" w14:textId="77777777" w:rsidR="002F3F51" w:rsidRPr="002F3F51" w:rsidRDefault="002F3F51" w:rsidP="002F3F51">
            <w:pPr>
              <w:spacing w:after="160" w:line="279" w:lineRule="auto"/>
              <w:rPr>
                <w:rFonts w:ascii="Calibri" w:hAnsi="Calibri" w:cs="Calibri"/>
              </w:rPr>
            </w:pPr>
            <w:r w:rsidRPr="002F3F51">
              <w:rPr>
                <w:rFonts w:ascii="Calibri" w:hAnsi="Calibri" w:cs="Calibri"/>
              </w:rPr>
              <w:t>Secondary identifier - for unique SEFA record matching</w:t>
            </w:r>
          </w:p>
        </w:tc>
      </w:tr>
      <w:tr w:rsidR="002F3F51" w:rsidRPr="002F3F51" w14:paraId="3201FDE2" w14:textId="77777777" w:rsidTr="00ED57A2">
        <w:tc>
          <w:tcPr>
            <w:tcW w:w="0" w:type="auto"/>
            <w:hideMark/>
          </w:tcPr>
          <w:p w14:paraId="2A061DC8"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ID 3</w:t>
            </w:r>
          </w:p>
        </w:tc>
        <w:tc>
          <w:tcPr>
            <w:tcW w:w="0" w:type="auto"/>
            <w:hideMark/>
          </w:tcPr>
          <w:p w14:paraId="47B15520"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sefaid3</w:t>
            </w:r>
          </w:p>
        </w:tc>
        <w:tc>
          <w:tcPr>
            <w:tcW w:w="0" w:type="auto"/>
            <w:hideMark/>
          </w:tcPr>
          <w:p w14:paraId="791B93CC" w14:textId="77777777" w:rsidR="002F3F51" w:rsidRPr="002F3F51" w:rsidRDefault="002F3F51" w:rsidP="002F3F51">
            <w:pPr>
              <w:spacing w:after="160" w:line="279" w:lineRule="auto"/>
              <w:rPr>
                <w:rFonts w:ascii="Calibri" w:hAnsi="Calibri" w:cs="Calibri"/>
              </w:rPr>
            </w:pPr>
            <w:r w:rsidRPr="002F3F51">
              <w:rPr>
                <w:rFonts w:ascii="Calibri" w:hAnsi="Calibri" w:cs="Calibri"/>
              </w:rPr>
              <w:t>Tertiary identifier - rarely used</w:t>
            </w:r>
          </w:p>
        </w:tc>
      </w:tr>
    </w:tbl>
    <w:p w14:paraId="11759BD9" w14:textId="77777777" w:rsidR="002F3F51" w:rsidRPr="00ED57A2" w:rsidRDefault="002F3F51" w:rsidP="00ED57A2">
      <w:pPr>
        <w:pStyle w:val="Heading3"/>
        <w:rPr>
          <w:rFonts w:ascii="Calibri" w:hAnsi="Calibri" w:cs="Calibri"/>
        </w:rPr>
      </w:pPr>
      <w:bookmarkStart w:id="201" w:name="_Toc220763507"/>
      <w:r w:rsidRPr="00ED57A2">
        <w:rPr>
          <w:rFonts w:ascii="Calibri" w:hAnsi="Calibri" w:cs="Calibri"/>
        </w:rPr>
        <w:lastRenderedPageBreak/>
        <w:t>7.2 Output Data Elements</w:t>
      </w:r>
      <w:bookmarkEnd w:id="201"/>
    </w:p>
    <w:p w14:paraId="67E89804" w14:textId="77777777" w:rsidR="002F3F51" w:rsidRPr="00ED57A2" w:rsidRDefault="002F3F51" w:rsidP="00ED57A2">
      <w:pPr>
        <w:pStyle w:val="Heading4"/>
        <w:rPr>
          <w:rFonts w:ascii="Calibri" w:hAnsi="Calibri" w:cs="Calibri"/>
        </w:rPr>
      </w:pPr>
      <w:r w:rsidRPr="00ED57A2">
        <w:rPr>
          <w:rFonts w:ascii="Calibri" w:hAnsi="Calibri" w:cs="Calibri"/>
        </w:rPr>
        <w:t>7.2.1 ACH Output Format (ACHFile[date]-[planid]_[freq].txt)</w:t>
      </w:r>
    </w:p>
    <w:tbl>
      <w:tblPr>
        <w:tblStyle w:val="TableGrid"/>
        <w:tblW w:w="0" w:type="auto"/>
        <w:tblLayout w:type="fixed"/>
        <w:tblLook w:val="04A0" w:firstRow="1" w:lastRow="0" w:firstColumn="1" w:lastColumn="0" w:noHBand="0" w:noVBand="1"/>
      </w:tblPr>
      <w:tblGrid>
        <w:gridCol w:w="1548"/>
        <w:gridCol w:w="1549"/>
        <w:gridCol w:w="4998"/>
        <w:gridCol w:w="1255"/>
      </w:tblGrid>
      <w:tr w:rsidR="002F3F51" w:rsidRPr="002F3F51" w14:paraId="6AC58546" w14:textId="77777777" w:rsidTr="00AE28CA">
        <w:tc>
          <w:tcPr>
            <w:tcW w:w="1548" w:type="dxa"/>
            <w:hideMark/>
          </w:tcPr>
          <w:p w14:paraId="611CB688"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Field</w:t>
            </w:r>
          </w:p>
        </w:tc>
        <w:tc>
          <w:tcPr>
            <w:tcW w:w="1549" w:type="dxa"/>
            <w:hideMark/>
          </w:tcPr>
          <w:p w14:paraId="25935A85"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Variable</w:t>
            </w:r>
          </w:p>
        </w:tc>
        <w:tc>
          <w:tcPr>
            <w:tcW w:w="4998" w:type="dxa"/>
            <w:hideMark/>
          </w:tcPr>
          <w:p w14:paraId="2104755D"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Description</w:t>
            </w:r>
          </w:p>
        </w:tc>
        <w:tc>
          <w:tcPr>
            <w:tcW w:w="1255" w:type="dxa"/>
            <w:hideMark/>
          </w:tcPr>
          <w:p w14:paraId="43172A7B"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Source</w:t>
            </w:r>
          </w:p>
        </w:tc>
      </w:tr>
      <w:tr w:rsidR="002F3F51" w:rsidRPr="002F3F51" w14:paraId="29154F9C" w14:textId="77777777" w:rsidTr="00AE28CA">
        <w:tc>
          <w:tcPr>
            <w:tcW w:w="1548" w:type="dxa"/>
            <w:hideMark/>
          </w:tcPr>
          <w:p w14:paraId="3696D168"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planname</w:t>
            </w:r>
          </w:p>
        </w:tc>
        <w:tc>
          <w:tcPr>
            <w:tcW w:w="1549" w:type="dxa"/>
            <w:hideMark/>
          </w:tcPr>
          <w:p w14:paraId="52EC49BD"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planname</w:t>
            </w:r>
          </w:p>
        </w:tc>
        <w:tc>
          <w:tcPr>
            <w:tcW w:w="4998" w:type="dxa"/>
            <w:hideMark/>
          </w:tcPr>
          <w:p w14:paraId="4DD5B206" w14:textId="77777777" w:rsidR="002F3F51" w:rsidRPr="002F3F51" w:rsidRDefault="002F3F51" w:rsidP="002F3F51">
            <w:pPr>
              <w:spacing w:after="160" w:line="279" w:lineRule="auto"/>
              <w:rPr>
                <w:rFonts w:ascii="Calibri" w:hAnsi="Calibri" w:cs="Calibri"/>
              </w:rPr>
            </w:pPr>
            <w:r w:rsidRPr="002F3F51">
              <w:rPr>
                <w:rFonts w:ascii="Calibri" w:hAnsi="Calibri" w:cs="Calibri"/>
              </w:rPr>
              <w:t>Full plan name</w:t>
            </w:r>
          </w:p>
        </w:tc>
        <w:tc>
          <w:tcPr>
            <w:tcW w:w="1255" w:type="dxa"/>
            <w:hideMark/>
          </w:tcPr>
          <w:p w14:paraId="1A1B6C45" w14:textId="77777777" w:rsidR="002F3F51" w:rsidRPr="002F3F51" w:rsidRDefault="002F3F51" w:rsidP="002F3F51">
            <w:pPr>
              <w:spacing w:after="160" w:line="279" w:lineRule="auto"/>
              <w:rPr>
                <w:rFonts w:ascii="Calibri" w:hAnsi="Calibri" w:cs="Calibri"/>
              </w:rPr>
            </w:pPr>
            <w:r w:rsidRPr="002F3F51">
              <w:rPr>
                <w:rFonts w:ascii="Calibri" w:hAnsi="Calibri" w:cs="Calibri"/>
              </w:rPr>
              <w:t>Lookup from plan.txt</w:t>
            </w:r>
          </w:p>
        </w:tc>
      </w:tr>
      <w:tr w:rsidR="002F3F51" w:rsidRPr="002F3F51" w14:paraId="7BABF75D" w14:textId="77777777" w:rsidTr="00AE28CA">
        <w:tc>
          <w:tcPr>
            <w:tcW w:w="1548" w:type="dxa"/>
            <w:hideMark/>
          </w:tcPr>
          <w:p w14:paraId="319BE485"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custacctnoaffiliate</w:t>
            </w:r>
          </w:p>
        </w:tc>
        <w:tc>
          <w:tcPr>
            <w:tcW w:w="1549" w:type="dxa"/>
            <w:hideMark/>
          </w:tcPr>
          <w:p w14:paraId="449A9BC8"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custacctnoaffiliate</w:t>
            </w:r>
          </w:p>
        </w:tc>
        <w:tc>
          <w:tcPr>
            <w:tcW w:w="4998" w:type="dxa"/>
            <w:hideMark/>
          </w:tcPr>
          <w:p w14:paraId="7A571CD9"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Custodian account affiliate</w:t>
            </w:r>
          </w:p>
        </w:tc>
        <w:tc>
          <w:tcPr>
            <w:tcW w:w="1255" w:type="dxa"/>
            <w:hideMark/>
          </w:tcPr>
          <w:p w14:paraId="7AFA9ED3"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390D642A" w14:textId="77777777" w:rsidTr="00AE28CA">
        <w:tc>
          <w:tcPr>
            <w:tcW w:w="1548" w:type="dxa"/>
            <w:hideMark/>
          </w:tcPr>
          <w:p w14:paraId="0F3DAE96"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custacctnosuffix</w:t>
            </w:r>
          </w:p>
        </w:tc>
        <w:tc>
          <w:tcPr>
            <w:tcW w:w="1549" w:type="dxa"/>
            <w:hideMark/>
          </w:tcPr>
          <w:p w14:paraId="4C5F7773"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custacctnosuffix</w:t>
            </w:r>
          </w:p>
        </w:tc>
        <w:tc>
          <w:tcPr>
            <w:tcW w:w="4998" w:type="dxa"/>
            <w:hideMark/>
          </w:tcPr>
          <w:p w14:paraId="05765125" w14:textId="77777777" w:rsidR="002F3F51" w:rsidRPr="002F3F51" w:rsidRDefault="002F3F51" w:rsidP="002F3F51">
            <w:pPr>
              <w:spacing w:after="160" w:line="279" w:lineRule="auto"/>
              <w:rPr>
                <w:rFonts w:ascii="Calibri" w:hAnsi="Calibri" w:cs="Calibri"/>
              </w:rPr>
            </w:pPr>
            <w:r w:rsidRPr="002F3F51">
              <w:rPr>
                <w:rFonts w:ascii="Calibri" w:hAnsi="Calibri" w:cs="Calibri"/>
              </w:rPr>
              <w:t>Account suffix code</w:t>
            </w:r>
          </w:p>
        </w:tc>
        <w:tc>
          <w:tcPr>
            <w:tcW w:w="1255" w:type="dxa"/>
            <w:hideMark/>
          </w:tcPr>
          <w:p w14:paraId="2713AE2B"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79F346D3" w14:textId="77777777" w:rsidTr="00AE28CA">
        <w:tc>
          <w:tcPr>
            <w:tcW w:w="1548" w:type="dxa"/>
            <w:hideMark/>
          </w:tcPr>
          <w:p w14:paraId="51C8701B" w14:textId="77777777" w:rsidR="002F3F51" w:rsidRPr="002F3F51" w:rsidRDefault="002F3F51" w:rsidP="002F3F51">
            <w:pPr>
              <w:spacing w:after="160" w:line="279" w:lineRule="auto"/>
              <w:rPr>
                <w:rFonts w:ascii="Calibri" w:hAnsi="Calibri" w:cs="Calibri"/>
              </w:rPr>
            </w:pPr>
            <w:r w:rsidRPr="002F3F51">
              <w:rPr>
                <w:rFonts w:ascii="Calibri" w:hAnsi="Calibri" w:cs="Calibri"/>
              </w:rPr>
              <w:t>TrustDescription</w:t>
            </w:r>
          </w:p>
        </w:tc>
        <w:tc>
          <w:tcPr>
            <w:tcW w:w="1549" w:type="dxa"/>
            <w:hideMark/>
          </w:tcPr>
          <w:p w14:paraId="11819547" w14:textId="77777777" w:rsidR="002F3F51" w:rsidRPr="002F3F51" w:rsidRDefault="002F3F51" w:rsidP="002F3F51">
            <w:pPr>
              <w:spacing w:after="160" w:line="279" w:lineRule="auto"/>
              <w:rPr>
                <w:rFonts w:ascii="Calibri" w:hAnsi="Calibri" w:cs="Calibri"/>
              </w:rPr>
            </w:pPr>
            <w:r w:rsidRPr="002F3F51">
              <w:rPr>
                <w:rFonts w:ascii="Calibri" w:hAnsi="Calibri" w:cs="Calibri"/>
              </w:rPr>
              <w:t>TrustDescription</w:t>
            </w:r>
          </w:p>
        </w:tc>
        <w:tc>
          <w:tcPr>
            <w:tcW w:w="4998" w:type="dxa"/>
            <w:hideMark/>
          </w:tcPr>
          <w:p w14:paraId="334873A0" w14:textId="77777777" w:rsidR="002F3F51" w:rsidRPr="002F3F51" w:rsidRDefault="002F3F51" w:rsidP="002F3F51">
            <w:pPr>
              <w:spacing w:after="160" w:line="279" w:lineRule="auto"/>
              <w:rPr>
                <w:rFonts w:ascii="Calibri" w:hAnsi="Calibri" w:cs="Calibri"/>
              </w:rPr>
            </w:pPr>
            <w:r w:rsidRPr="002F3F51">
              <w:rPr>
                <w:rFonts w:ascii="Calibri" w:hAnsi="Calibri" w:cs="Calibri"/>
              </w:rPr>
              <w:t>Format: "[prefix] - Payroll MM/DD/YYYY"</w:t>
            </w:r>
          </w:p>
        </w:tc>
        <w:tc>
          <w:tcPr>
            <w:tcW w:w="1255" w:type="dxa"/>
            <w:hideMark/>
          </w:tcPr>
          <w:p w14:paraId="7D8888C1" w14:textId="77777777" w:rsidR="002F3F51" w:rsidRPr="002F3F51" w:rsidRDefault="002F3F51" w:rsidP="002F3F51">
            <w:pPr>
              <w:spacing w:after="160" w:line="279" w:lineRule="auto"/>
              <w:rPr>
                <w:rFonts w:ascii="Calibri" w:hAnsi="Calibri" w:cs="Calibri"/>
              </w:rPr>
            </w:pPr>
            <w:r w:rsidRPr="002F3F51">
              <w:rPr>
                <w:rFonts w:ascii="Calibri" w:hAnsi="Calibri" w:cs="Calibri"/>
              </w:rPr>
              <w:t>Generated</w:t>
            </w:r>
          </w:p>
        </w:tc>
      </w:tr>
      <w:tr w:rsidR="002F3F51" w:rsidRPr="002F3F51" w14:paraId="77A09C67" w14:textId="77777777" w:rsidTr="00AE28CA">
        <w:tc>
          <w:tcPr>
            <w:tcW w:w="1548" w:type="dxa"/>
            <w:hideMark/>
          </w:tcPr>
          <w:p w14:paraId="04F11075" w14:textId="77777777" w:rsidR="002F3F51" w:rsidRPr="002F3F51" w:rsidRDefault="002F3F51" w:rsidP="002F3F51">
            <w:pPr>
              <w:spacing w:after="160" w:line="279" w:lineRule="auto"/>
              <w:rPr>
                <w:rFonts w:ascii="Calibri" w:hAnsi="Calibri" w:cs="Calibri"/>
              </w:rPr>
            </w:pPr>
            <w:r w:rsidRPr="002F3F51">
              <w:rPr>
                <w:rFonts w:ascii="Calibri" w:hAnsi="Calibri" w:cs="Calibri"/>
              </w:rPr>
              <w:t>ACHPullDate</w:t>
            </w:r>
          </w:p>
        </w:tc>
        <w:tc>
          <w:tcPr>
            <w:tcW w:w="1549" w:type="dxa"/>
            <w:hideMark/>
          </w:tcPr>
          <w:p w14:paraId="2F10F919" w14:textId="77777777" w:rsidR="002F3F51" w:rsidRPr="002F3F51" w:rsidRDefault="002F3F51" w:rsidP="002F3F51">
            <w:pPr>
              <w:spacing w:after="160" w:line="279" w:lineRule="auto"/>
              <w:rPr>
                <w:rFonts w:ascii="Calibri" w:hAnsi="Calibri" w:cs="Calibri"/>
              </w:rPr>
            </w:pPr>
            <w:r w:rsidRPr="002F3F51">
              <w:rPr>
                <w:rFonts w:ascii="Calibri" w:hAnsi="Calibri" w:cs="Calibri"/>
              </w:rPr>
              <w:t>ACHPullDate</w:t>
            </w:r>
          </w:p>
        </w:tc>
        <w:tc>
          <w:tcPr>
            <w:tcW w:w="4998" w:type="dxa"/>
            <w:hideMark/>
          </w:tcPr>
          <w:p w14:paraId="39310E72" w14:textId="77777777" w:rsidR="002F3F51" w:rsidRPr="002F3F51" w:rsidRDefault="002F3F51" w:rsidP="002F3F51">
            <w:pPr>
              <w:spacing w:after="160" w:line="279" w:lineRule="auto"/>
              <w:rPr>
                <w:rFonts w:ascii="Calibri" w:hAnsi="Calibri" w:cs="Calibri"/>
              </w:rPr>
            </w:pPr>
            <w:r w:rsidRPr="002F3F51">
              <w:rPr>
                <w:rFonts w:ascii="Calibri" w:hAnsi="Calibri" w:cs="Calibri"/>
              </w:rPr>
              <w:t>Request date for ACH</w:t>
            </w:r>
          </w:p>
        </w:tc>
        <w:tc>
          <w:tcPr>
            <w:tcW w:w="1255" w:type="dxa"/>
            <w:hideMark/>
          </w:tcPr>
          <w:p w14:paraId="2A040781" w14:textId="77777777" w:rsidR="002F3F51" w:rsidRPr="002F3F51" w:rsidRDefault="002F3F51" w:rsidP="002F3F51">
            <w:pPr>
              <w:spacing w:after="160" w:line="279" w:lineRule="auto"/>
              <w:rPr>
                <w:rFonts w:ascii="Calibri" w:hAnsi="Calibri" w:cs="Calibri"/>
              </w:rPr>
            </w:pPr>
            <w:r w:rsidRPr="002F3F51">
              <w:rPr>
                <w:rFonts w:ascii="Calibri" w:hAnsi="Calibri" w:cs="Calibri"/>
              </w:rPr>
              <w:t>Current date adjusted for weekends</w:t>
            </w:r>
          </w:p>
        </w:tc>
      </w:tr>
      <w:tr w:rsidR="002F3F51" w:rsidRPr="002F3F51" w14:paraId="00FC306F" w14:textId="77777777" w:rsidTr="00AE28CA">
        <w:tc>
          <w:tcPr>
            <w:tcW w:w="1548" w:type="dxa"/>
            <w:hideMark/>
          </w:tcPr>
          <w:p w14:paraId="679D12A0"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bankacctownername</w:t>
            </w:r>
          </w:p>
        </w:tc>
        <w:tc>
          <w:tcPr>
            <w:tcW w:w="1549" w:type="dxa"/>
            <w:hideMark/>
          </w:tcPr>
          <w:p w14:paraId="0FE08408"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bankacctownername</w:t>
            </w:r>
          </w:p>
        </w:tc>
        <w:tc>
          <w:tcPr>
            <w:tcW w:w="4998" w:type="dxa"/>
            <w:hideMark/>
          </w:tcPr>
          <w:p w14:paraId="3335DCB5"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 account owner</w:t>
            </w:r>
          </w:p>
        </w:tc>
        <w:tc>
          <w:tcPr>
            <w:tcW w:w="1255" w:type="dxa"/>
            <w:hideMark/>
          </w:tcPr>
          <w:p w14:paraId="3460CF44"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0DBA8F56" w14:textId="77777777" w:rsidTr="00AE28CA">
        <w:tc>
          <w:tcPr>
            <w:tcW w:w="1548" w:type="dxa"/>
            <w:hideMark/>
          </w:tcPr>
          <w:p w14:paraId="65DAC5CC"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bankname</w:t>
            </w:r>
          </w:p>
        </w:tc>
        <w:tc>
          <w:tcPr>
            <w:tcW w:w="1549" w:type="dxa"/>
            <w:hideMark/>
          </w:tcPr>
          <w:p w14:paraId="14E31B26"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bankname</w:t>
            </w:r>
          </w:p>
        </w:tc>
        <w:tc>
          <w:tcPr>
            <w:tcW w:w="4998" w:type="dxa"/>
            <w:hideMark/>
          </w:tcPr>
          <w:p w14:paraId="67953F4B" w14:textId="77777777" w:rsidR="002F3F51" w:rsidRPr="002F3F51" w:rsidRDefault="002F3F51" w:rsidP="002F3F51">
            <w:pPr>
              <w:spacing w:after="160" w:line="279" w:lineRule="auto"/>
              <w:rPr>
                <w:rFonts w:ascii="Calibri" w:hAnsi="Calibri" w:cs="Calibri"/>
              </w:rPr>
            </w:pPr>
            <w:r w:rsidRPr="002F3F51">
              <w:rPr>
                <w:rFonts w:ascii="Calibri" w:hAnsi="Calibri" w:cs="Calibri"/>
              </w:rPr>
              <w:t>Financial institution name</w:t>
            </w:r>
          </w:p>
        </w:tc>
        <w:tc>
          <w:tcPr>
            <w:tcW w:w="1255" w:type="dxa"/>
            <w:hideMark/>
          </w:tcPr>
          <w:p w14:paraId="63AA0CD1"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2A52DAE1" w14:textId="77777777" w:rsidTr="00AE28CA">
        <w:tc>
          <w:tcPr>
            <w:tcW w:w="1548" w:type="dxa"/>
            <w:hideMark/>
          </w:tcPr>
          <w:p w14:paraId="49198ED0"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bankaba</w:t>
            </w:r>
          </w:p>
        </w:tc>
        <w:tc>
          <w:tcPr>
            <w:tcW w:w="1549" w:type="dxa"/>
            <w:hideMark/>
          </w:tcPr>
          <w:p w14:paraId="7488A0B8"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bankaba</w:t>
            </w:r>
          </w:p>
        </w:tc>
        <w:tc>
          <w:tcPr>
            <w:tcW w:w="4998" w:type="dxa"/>
            <w:hideMark/>
          </w:tcPr>
          <w:p w14:paraId="388AA6E9" w14:textId="77777777" w:rsidR="002F3F51" w:rsidRPr="002F3F51" w:rsidRDefault="002F3F51" w:rsidP="002F3F51">
            <w:pPr>
              <w:spacing w:after="160" w:line="279" w:lineRule="auto"/>
              <w:rPr>
                <w:rFonts w:ascii="Calibri" w:hAnsi="Calibri" w:cs="Calibri"/>
              </w:rPr>
            </w:pPr>
            <w:r w:rsidRPr="002F3F51">
              <w:rPr>
                <w:rFonts w:ascii="Calibri" w:hAnsi="Calibri" w:cs="Calibri"/>
              </w:rPr>
              <w:t>ABA routing number (9 digits, zero-padded)</w:t>
            </w:r>
          </w:p>
        </w:tc>
        <w:tc>
          <w:tcPr>
            <w:tcW w:w="1255" w:type="dxa"/>
            <w:hideMark/>
          </w:tcPr>
          <w:p w14:paraId="3A31FA0F"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37BDC3E0" w14:textId="77777777" w:rsidTr="00AE28CA">
        <w:tc>
          <w:tcPr>
            <w:tcW w:w="1548" w:type="dxa"/>
            <w:hideMark/>
          </w:tcPr>
          <w:p w14:paraId="47A3C3E0"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bankacctno</w:t>
            </w:r>
          </w:p>
        </w:tc>
        <w:tc>
          <w:tcPr>
            <w:tcW w:w="1549" w:type="dxa"/>
            <w:hideMark/>
          </w:tcPr>
          <w:p w14:paraId="709E55EB"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bankacctno</w:t>
            </w:r>
          </w:p>
        </w:tc>
        <w:tc>
          <w:tcPr>
            <w:tcW w:w="4998" w:type="dxa"/>
            <w:hideMark/>
          </w:tcPr>
          <w:p w14:paraId="055307A5"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 account number</w:t>
            </w:r>
          </w:p>
        </w:tc>
        <w:tc>
          <w:tcPr>
            <w:tcW w:w="1255" w:type="dxa"/>
            <w:hideMark/>
          </w:tcPr>
          <w:p w14:paraId="5D58EE60"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7A14A5FF" w14:textId="77777777" w:rsidTr="00AE28CA">
        <w:tc>
          <w:tcPr>
            <w:tcW w:w="1548" w:type="dxa"/>
            <w:hideMark/>
          </w:tcPr>
          <w:p w14:paraId="06102A8A" w14:textId="77777777" w:rsidR="002F3F51" w:rsidRPr="002F3F51" w:rsidRDefault="002F3F51" w:rsidP="002F3F51">
            <w:pPr>
              <w:spacing w:after="160" w:line="279" w:lineRule="auto"/>
              <w:rPr>
                <w:rFonts w:ascii="Calibri" w:hAnsi="Calibri" w:cs="Calibri"/>
              </w:rPr>
            </w:pPr>
            <w:r w:rsidRPr="002F3F51">
              <w:rPr>
                <w:rFonts w:ascii="Calibri" w:hAnsi="Calibri" w:cs="Calibri"/>
              </w:rPr>
              <w:t>TotalAmt</w:t>
            </w:r>
          </w:p>
        </w:tc>
        <w:tc>
          <w:tcPr>
            <w:tcW w:w="1549" w:type="dxa"/>
            <w:hideMark/>
          </w:tcPr>
          <w:p w14:paraId="353CB285" w14:textId="77777777" w:rsidR="002F3F51" w:rsidRPr="002F3F51" w:rsidRDefault="002F3F51" w:rsidP="002F3F51">
            <w:pPr>
              <w:spacing w:after="160" w:line="279" w:lineRule="auto"/>
              <w:rPr>
                <w:rFonts w:ascii="Calibri" w:hAnsi="Calibri" w:cs="Calibri"/>
              </w:rPr>
            </w:pPr>
            <w:r w:rsidRPr="002F3F51">
              <w:rPr>
                <w:rFonts w:ascii="Calibri" w:hAnsi="Calibri" w:cs="Calibri"/>
              </w:rPr>
              <w:t>TotalAmt</w:t>
            </w:r>
          </w:p>
        </w:tc>
        <w:tc>
          <w:tcPr>
            <w:tcW w:w="4998" w:type="dxa"/>
            <w:hideMark/>
          </w:tcPr>
          <w:p w14:paraId="74996F9B" w14:textId="77777777" w:rsidR="002F3F51" w:rsidRPr="002F3F51" w:rsidRDefault="002F3F51" w:rsidP="002F3F51">
            <w:pPr>
              <w:spacing w:after="160" w:line="279" w:lineRule="auto"/>
              <w:rPr>
                <w:rFonts w:ascii="Calibri" w:hAnsi="Calibri" w:cs="Calibri"/>
              </w:rPr>
            </w:pPr>
            <w:r w:rsidRPr="002F3F51">
              <w:rPr>
                <w:rFonts w:ascii="Calibri" w:hAnsi="Calibri" w:cs="Calibri"/>
              </w:rPr>
              <w:t>Sum of all contributions</w:t>
            </w:r>
          </w:p>
        </w:tc>
        <w:tc>
          <w:tcPr>
            <w:tcW w:w="1255" w:type="dxa"/>
            <w:hideMark/>
          </w:tcPr>
          <w:p w14:paraId="3D5B7E9A" w14:textId="77777777" w:rsidR="002F3F51" w:rsidRPr="002F3F51" w:rsidRDefault="002F3F51" w:rsidP="002F3F51">
            <w:pPr>
              <w:spacing w:after="160" w:line="279" w:lineRule="auto"/>
              <w:rPr>
                <w:rFonts w:ascii="Calibri" w:hAnsi="Calibri" w:cs="Calibri"/>
              </w:rPr>
            </w:pPr>
            <w:r w:rsidRPr="002F3F51">
              <w:rPr>
                <w:rFonts w:ascii="Calibri" w:hAnsi="Calibri" w:cs="Calibri"/>
              </w:rPr>
              <w:t>Calculated</w:t>
            </w:r>
          </w:p>
        </w:tc>
      </w:tr>
      <w:tr w:rsidR="002F3F51" w:rsidRPr="002F3F51" w14:paraId="4F448BB5" w14:textId="77777777" w:rsidTr="00AE28CA">
        <w:tc>
          <w:tcPr>
            <w:tcW w:w="1548" w:type="dxa"/>
            <w:hideMark/>
          </w:tcPr>
          <w:p w14:paraId="05310F7E" w14:textId="77777777" w:rsidR="002F3F51" w:rsidRPr="002F3F51" w:rsidRDefault="002F3F51" w:rsidP="002F3F51">
            <w:pPr>
              <w:spacing w:after="160" w:line="279" w:lineRule="auto"/>
              <w:rPr>
                <w:rFonts w:ascii="Calibri" w:hAnsi="Calibri" w:cs="Calibri"/>
              </w:rPr>
            </w:pPr>
            <w:r w:rsidRPr="002F3F51">
              <w:rPr>
                <w:rFonts w:ascii="Calibri" w:hAnsi="Calibri" w:cs="Calibri"/>
              </w:rPr>
              <w:t>ERAmt</w:t>
            </w:r>
          </w:p>
        </w:tc>
        <w:tc>
          <w:tcPr>
            <w:tcW w:w="1549" w:type="dxa"/>
            <w:hideMark/>
          </w:tcPr>
          <w:p w14:paraId="462BFEF5" w14:textId="77777777" w:rsidR="002F3F51" w:rsidRPr="002F3F51" w:rsidRDefault="002F3F51" w:rsidP="002F3F51">
            <w:pPr>
              <w:spacing w:after="160" w:line="279" w:lineRule="auto"/>
              <w:rPr>
                <w:rFonts w:ascii="Calibri" w:hAnsi="Calibri" w:cs="Calibri"/>
              </w:rPr>
            </w:pPr>
            <w:r w:rsidRPr="002F3F51">
              <w:rPr>
                <w:rFonts w:ascii="Calibri" w:hAnsi="Calibri" w:cs="Calibri"/>
              </w:rPr>
              <w:t>ERAmt</w:t>
            </w:r>
          </w:p>
        </w:tc>
        <w:tc>
          <w:tcPr>
            <w:tcW w:w="4998" w:type="dxa"/>
            <w:hideMark/>
          </w:tcPr>
          <w:p w14:paraId="20E0E0F6" w14:textId="77777777" w:rsidR="002F3F51" w:rsidRPr="002F3F51" w:rsidRDefault="002F3F51" w:rsidP="002F3F51">
            <w:pPr>
              <w:spacing w:after="160" w:line="279" w:lineRule="auto"/>
              <w:rPr>
                <w:rFonts w:ascii="Calibri" w:hAnsi="Calibri" w:cs="Calibri"/>
              </w:rPr>
            </w:pPr>
            <w:r w:rsidRPr="002F3F51">
              <w:rPr>
                <w:rFonts w:ascii="Calibri" w:hAnsi="Calibri" w:cs="Calibri"/>
              </w:rPr>
              <w:t>match+shmatch+shne+pshare+shmatchqaca+shneqaca+prevwageer+prevwageqnec</w:t>
            </w:r>
          </w:p>
        </w:tc>
        <w:tc>
          <w:tcPr>
            <w:tcW w:w="1255" w:type="dxa"/>
            <w:hideMark/>
          </w:tcPr>
          <w:p w14:paraId="6E22FCAE" w14:textId="77777777" w:rsidR="002F3F51" w:rsidRPr="002F3F51" w:rsidRDefault="002F3F51" w:rsidP="002F3F51">
            <w:pPr>
              <w:spacing w:after="160" w:line="279" w:lineRule="auto"/>
              <w:rPr>
                <w:rFonts w:ascii="Calibri" w:hAnsi="Calibri" w:cs="Calibri"/>
              </w:rPr>
            </w:pPr>
            <w:r w:rsidRPr="002F3F51">
              <w:rPr>
                <w:rFonts w:ascii="Calibri" w:hAnsi="Calibri" w:cs="Calibri"/>
              </w:rPr>
              <w:t>Calculated</w:t>
            </w:r>
          </w:p>
        </w:tc>
      </w:tr>
      <w:tr w:rsidR="002F3F51" w:rsidRPr="002F3F51" w14:paraId="07F585B1" w14:textId="77777777" w:rsidTr="00AE28CA">
        <w:tc>
          <w:tcPr>
            <w:tcW w:w="1548" w:type="dxa"/>
            <w:hideMark/>
          </w:tcPr>
          <w:p w14:paraId="13B07932" w14:textId="77777777" w:rsidR="002F3F51" w:rsidRPr="002F3F51" w:rsidRDefault="002F3F51" w:rsidP="002F3F51">
            <w:pPr>
              <w:spacing w:after="160" w:line="279" w:lineRule="auto"/>
              <w:rPr>
                <w:rFonts w:ascii="Calibri" w:hAnsi="Calibri" w:cs="Calibri"/>
              </w:rPr>
            </w:pPr>
            <w:r w:rsidRPr="002F3F51">
              <w:rPr>
                <w:rFonts w:ascii="Calibri" w:hAnsi="Calibri" w:cs="Calibri"/>
              </w:rPr>
              <w:t>EEAmt</w:t>
            </w:r>
          </w:p>
        </w:tc>
        <w:tc>
          <w:tcPr>
            <w:tcW w:w="1549" w:type="dxa"/>
            <w:hideMark/>
          </w:tcPr>
          <w:p w14:paraId="74262FDA" w14:textId="77777777" w:rsidR="002F3F51" w:rsidRPr="002F3F51" w:rsidRDefault="002F3F51" w:rsidP="002F3F51">
            <w:pPr>
              <w:spacing w:after="160" w:line="279" w:lineRule="auto"/>
              <w:rPr>
                <w:rFonts w:ascii="Calibri" w:hAnsi="Calibri" w:cs="Calibri"/>
              </w:rPr>
            </w:pPr>
            <w:r w:rsidRPr="002F3F51">
              <w:rPr>
                <w:rFonts w:ascii="Calibri" w:hAnsi="Calibri" w:cs="Calibri"/>
              </w:rPr>
              <w:t>EEAmt</w:t>
            </w:r>
          </w:p>
        </w:tc>
        <w:tc>
          <w:tcPr>
            <w:tcW w:w="4998" w:type="dxa"/>
            <w:hideMark/>
          </w:tcPr>
          <w:p w14:paraId="7806C357" w14:textId="77777777" w:rsidR="002F3F51" w:rsidRPr="002F3F51" w:rsidRDefault="002F3F51" w:rsidP="002F3F51">
            <w:pPr>
              <w:spacing w:after="160" w:line="279" w:lineRule="auto"/>
              <w:rPr>
                <w:rFonts w:ascii="Calibri" w:hAnsi="Calibri" w:cs="Calibri"/>
              </w:rPr>
            </w:pPr>
            <w:r w:rsidRPr="002F3F51">
              <w:rPr>
                <w:rFonts w:ascii="Calibri" w:hAnsi="Calibri" w:cs="Calibri"/>
              </w:rPr>
              <w:t>deferral (pre-tax only)</w:t>
            </w:r>
          </w:p>
        </w:tc>
        <w:tc>
          <w:tcPr>
            <w:tcW w:w="1255" w:type="dxa"/>
            <w:hideMark/>
          </w:tcPr>
          <w:p w14:paraId="3680D844" w14:textId="77777777" w:rsidR="002F3F51" w:rsidRPr="002F3F51" w:rsidRDefault="002F3F51" w:rsidP="002F3F51">
            <w:pPr>
              <w:spacing w:after="160" w:line="279" w:lineRule="auto"/>
              <w:rPr>
                <w:rFonts w:ascii="Calibri" w:hAnsi="Calibri" w:cs="Calibri"/>
              </w:rPr>
            </w:pPr>
            <w:r w:rsidRPr="002F3F51">
              <w:rPr>
                <w:rFonts w:ascii="Calibri" w:hAnsi="Calibri" w:cs="Calibri"/>
              </w:rPr>
              <w:t>Calculated</w:t>
            </w:r>
          </w:p>
        </w:tc>
      </w:tr>
      <w:tr w:rsidR="002F3F51" w:rsidRPr="002F3F51" w14:paraId="5C0B47CC" w14:textId="77777777" w:rsidTr="00AE28CA">
        <w:tc>
          <w:tcPr>
            <w:tcW w:w="1548" w:type="dxa"/>
            <w:hideMark/>
          </w:tcPr>
          <w:p w14:paraId="71169ABC"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LoanPymtAmt</w:t>
            </w:r>
          </w:p>
        </w:tc>
        <w:tc>
          <w:tcPr>
            <w:tcW w:w="1549" w:type="dxa"/>
            <w:hideMark/>
          </w:tcPr>
          <w:p w14:paraId="0B3B0A6C"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LoanPymtAmt</w:t>
            </w:r>
          </w:p>
        </w:tc>
        <w:tc>
          <w:tcPr>
            <w:tcW w:w="4998" w:type="dxa"/>
            <w:hideMark/>
          </w:tcPr>
          <w:p w14:paraId="730B88E7" w14:textId="77777777" w:rsidR="002F3F51" w:rsidRPr="002F3F51" w:rsidRDefault="002F3F51" w:rsidP="002F3F51">
            <w:pPr>
              <w:spacing w:after="160" w:line="279" w:lineRule="auto"/>
              <w:rPr>
                <w:rFonts w:ascii="Calibri" w:hAnsi="Calibri" w:cs="Calibri"/>
              </w:rPr>
            </w:pPr>
            <w:r w:rsidRPr="002F3F51">
              <w:rPr>
                <w:rFonts w:ascii="Calibri" w:hAnsi="Calibri" w:cs="Calibri"/>
              </w:rPr>
              <w:t>Total loan payments</w:t>
            </w:r>
          </w:p>
        </w:tc>
        <w:tc>
          <w:tcPr>
            <w:tcW w:w="1255" w:type="dxa"/>
            <w:hideMark/>
          </w:tcPr>
          <w:p w14:paraId="1C90048D" w14:textId="77777777" w:rsidR="002F3F51" w:rsidRPr="002F3F51" w:rsidRDefault="002F3F51" w:rsidP="002F3F51">
            <w:pPr>
              <w:spacing w:after="160" w:line="279" w:lineRule="auto"/>
              <w:rPr>
                <w:rFonts w:ascii="Calibri" w:hAnsi="Calibri" w:cs="Calibri"/>
              </w:rPr>
            </w:pPr>
            <w:r w:rsidRPr="002F3F51">
              <w:rPr>
                <w:rFonts w:ascii="Calibri" w:hAnsi="Calibri" w:cs="Calibri"/>
              </w:rPr>
              <w:t>Calculated</w:t>
            </w:r>
          </w:p>
        </w:tc>
      </w:tr>
      <w:tr w:rsidR="002F3F51" w:rsidRPr="002F3F51" w14:paraId="55109F58" w14:textId="77777777" w:rsidTr="00AE28CA">
        <w:tc>
          <w:tcPr>
            <w:tcW w:w="1548" w:type="dxa"/>
            <w:hideMark/>
          </w:tcPr>
          <w:p w14:paraId="37CE4E40"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RothAmt</w:t>
            </w:r>
          </w:p>
        </w:tc>
        <w:tc>
          <w:tcPr>
            <w:tcW w:w="1549" w:type="dxa"/>
            <w:hideMark/>
          </w:tcPr>
          <w:p w14:paraId="009CD1BC"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RothAmt</w:t>
            </w:r>
          </w:p>
        </w:tc>
        <w:tc>
          <w:tcPr>
            <w:tcW w:w="4998" w:type="dxa"/>
            <w:hideMark/>
          </w:tcPr>
          <w:p w14:paraId="1B26BCAA"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rothdeferral</w:t>
            </w:r>
          </w:p>
        </w:tc>
        <w:tc>
          <w:tcPr>
            <w:tcW w:w="1255" w:type="dxa"/>
            <w:hideMark/>
          </w:tcPr>
          <w:p w14:paraId="38209569" w14:textId="77777777" w:rsidR="002F3F51" w:rsidRPr="002F3F51" w:rsidRDefault="002F3F51" w:rsidP="002F3F51">
            <w:pPr>
              <w:spacing w:after="160" w:line="279" w:lineRule="auto"/>
              <w:rPr>
                <w:rFonts w:ascii="Calibri" w:hAnsi="Calibri" w:cs="Calibri"/>
              </w:rPr>
            </w:pPr>
            <w:r w:rsidRPr="002F3F51">
              <w:rPr>
                <w:rFonts w:ascii="Calibri" w:hAnsi="Calibri" w:cs="Calibri"/>
              </w:rPr>
              <w:t>Calculated</w:t>
            </w:r>
          </w:p>
        </w:tc>
      </w:tr>
      <w:tr w:rsidR="002F3F51" w:rsidRPr="002F3F51" w14:paraId="706D0106" w14:textId="77777777" w:rsidTr="00AE28CA">
        <w:tc>
          <w:tcPr>
            <w:tcW w:w="1548" w:type="dxa"/>
            <w:hideMark/>
          </w:tcPr>
          <w:p w14:paraId="79BDCBFB" w14:textId="77777777" w:rsidR="002F3F51" w:rsidRPr="002F3F51" w:rsidRDefault="002F3F51" w:rsidP="002F3F51">
            <w:pPr>
              <w:spacing w:after="160" w:line="279" w:lineRule="auto"/>
              <w:rPr>
                <w:rFonts w:ascii="Calibri" w:hAnsi="Calibri" w:cs="Calibri"/>
              </w:rPr>
            </w:pPr>
            <w:r w:rsidRPr="002F3F51">
              <w:rPr>
                <w:rFonts w:ascii="Calibri" w:hAnsi="Calibri" w:cs="Calibri"/>
              </w:rPr>
              <w:t>RolloverAmt</w:t>
            </w:r>
          </w:p>
        </w:tc>
        <w:tc>
          <w:tcPr>
            <w:tcW w:w="1549" w:type="dxa"/>
            <w:hideMark/>
          </w:tcPr>
          <w:p w14:paraId="0147544C" w14:textId="77777777" w:rsidR="002F3F51" w:rsidRPr="002F3F51" w:rsidRDefault="002F3F51" w:rsidP="002F3F51">
            <w:pPr>
              <w:spacing w:after="160" w:line="279" w:lineRule="auto"/>
              <w:rPr>
                <w:rFonts w:ascii="Calibri" w:hAnsi="Calibri" w:cs="Calibri"/>
              </w:rPr>
            </w:pPr>
            <w:r w:rsidRPr="002F3F51">
              <w:rPr>
                <w:rFonts w:ascii="Calibri" w:hAnsi="Calibri" w:cs="Calibri"/>
              </w:rPr>
              <w:t>RolloverAmt</w:t>
            </w:r>
          </w:p>
        </w:tc>
        <w:tc>
          <w:tcPr>
            <w:tcW w:w="4998" w:type="dxa"/>
            <w:hideMark/>
          </w:tcPr>
          <w:p w14:paraId="2879A1AE"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"0.00" in current implementation</w:t>
            </w:r>
          </w:p>
        </w:tc>
        <w:tc>
          <w:tcPr>
            <w:tcW w:w="1255" w:type="dxa"/>
            <w:hideMark/>
          </w:tcPr>
          <w:p w14:paraId="5D3C6148"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7DD06B14" w14:textId="77777777" w:rsidTr="00AE28CA">
        <w:tc>
          <w:tcPr>
            <w:tcW w:w="1548" w:type="dxa"/>
            <w:hideMark/>
          </w:tcPr>
          <w:p w14:paraId="20CD4110"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AfterTaxAmt</w:t>
            </w:r>
          </w:p>
        </w:tc>
        <w:tc>
          <w:tcPr>
            <w:tcW w:w="1549" w:type="dxa"/>
            <w:hideMark/>
          </w:tcPr>
          <w:p w14:paraId="7D45BC47"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AfterTaxAmt</w:t>
            </w:r>
          </w:p>
        </w:tc>
        <w:tc>
          <w:tcPr>
            <w:tcW w:w="4998" w:type="dxa"/>
            <w:hideMark/>
          </w:tcPr>
          <w:p w14:paraId="7754FC35"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 contributions</w:t>
            </w:r>
          </w:p>
        </w:tc>
        <w:tc>
          <w:tcPr>
            <w:tcW w:w="1255" w:type="dxa"/>
            <w:hideMark/>
          </w:tcPr>
          <w:p w14:paraId="125C6662" w14:textId="77777777" w:rsidR="002F3F51" w:rsidRPr="002F3F51" w:rsidRDefault="002F3F51" w:rsidP="002F3F51">
            <w:pPr>
              <w:spacing w:after="160" w:line="279" w:lineRule="auto"/>
              <w:rPr>
                <w:rFonts w:ascii="Calibri" w:hAnsi="Calibri" w:cs="Calibri"/>
              </w:rPr>
            </w:pPr>
            <w:r w:rsidRPr="002F3F51">
              <w:rPr>
                <w:rFonts w:ascii="Calibri" w:hAnsi="Calibri" w:cs="Calibri"/>
              </w:rPr>
              <w:t>Calculated</w:t>
            </w:r>
          </w:p>
        </w:tc>
      </w:tr>
      <w:tr w:rsidR="002F3F51" w:rsidRPr="002F3F51" w14:paraId="409B0C69" w14:textId="77777777" w:rsidTr="00AE28CA">
        <w:tc>
          <w:tcPr>
            <w:tcW w:w="1548" w:type="dxa"/>
            <w:hideMark/>
          </w:tcPr>
          <w:p w14:paraId="3FA8E849"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TransferAmt</w:t>
            </w:r>
          </w:p>
        </w:tc>
        <w:tc>
          <w:tcPr>
            <w:tcW w:w="1549" w:type="dxa"/>
            <w:hideMark/>
          </w:tcPr>
          <w:p w14:paraId="4DE40279"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TransferAmt</w:t>
            </w:r>
          </w:p>
        </w:tc>
        <w:tc>
          <w:tcPr>
            <w:tcW w:w="4998" w:type="dxa"/>
            <w:hideMark/>
          </w:tcPr>
          <w:p w14:paraId="3F3FC083"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"0.00"</w:t>
            </w:r>
          </w:p>
        </w:tc>
        <w:tc>
          <w:tcPr>
            <w:tcW w:w="1255" w:type="dxa"/>
            <w:hideMark/>
          </w:tcPr>
          <w:p w14:paraId="0BC9324B"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3305A326" w14:textId="77777777" w:rsidTr="00AE28CA">
        <w:tc>
          <w:tcPr>
            <w:tcW w:w="1548" w:type="dxa"/>
            <w:hideMark/>
          </w:tcPr>
          <w:p w14:paraId="1737F595" w14:textId="77777777" w:rsidR="002F3F51" w:rsidRPr="002F3F51" w:rsidRDefault="002F3F51" w:rsidP="002F3F51">
            <w:pPr>
              <w:spacing w:after="160" w:line="279" w:lineRule="auto"/>
              <w:rPr>
                <w:rFonts w:ascii="Calibri" w:hAnsi="Calibri" w:cs="Calibri"/>
              </w:rPr>
            </w:pPr>
            <w:r w:rsidRPr="002F3F51">
              <w:rPr>
                <w:rFonts w:ascii="Calibri" w:hAnsi="Calibri" w:cs="Calibri"/>
              </w:rPr>
              <w:t>MiscAmt</w:t>
            </w:r>
          </w:p>
        </w:tc>
        <w:tc>
          <w:tcPr>
            <w:tcW w:w="1549" w:type="dxa"/>
            <w:hideMark/>
          </w:tcPr>
          <w:p w14:paraId="58D51C03" w14:textId="77777777" w:rsidR="002F3F51" w:rsidRPr="002F3F51" w:rsidRDefault="002F3F51" w:rsidP="002F3F51">
            <w:pPr>
              <w:spacing w:after="160" w:line="279" w:lineRule="auto"/>
              <w:rPr>
                <w:rFonts w:ascii="Calibri" w:hAnsi="Calibri" w:cs="Calibri"/>
              </w:rPr>
            </w:pPr>
            <w:r w:rsidRPr="002F3F51">
              <w:rPr>
                <w:rFonts w:ascii="Calibri" w:hAnsi="Calibri" w:cs="Calibri"/>
              </w:rPr>
              <w:t>MiscAmt</w:t>
            </w:r>
          </w:p>
        </w:tc>
        <w:tc>
          <w:tcPr>
            <w:tcW w:w="4998" w:type="dxa"/>
            <w:hideMark/>
          </w:tcPr>
          <w:p w14:paraId="02A0727D"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"0.00"</w:t>
            </w:r>
          </w:p>
        </w:tc>
        <w:tc>
          <w:tcPr>
            <w:tcW w:w="1255" w:type="dxa"/>
            <w:hideMark/>
          </w:tcPr>
          <w:p w14:paraId="6054DF41"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6709B9D2" w14:textId="77777777" w:rsidTr="00AE28CA">
        <w:tc>
          <w:tcPr>
            <w:tcW w:w="1548" w:type="dxa"/>
            <w:hideMark/>
          </w:tcPr>
          <w:p w14:paraId="7A50ADCF" w14:textId="77777777" w:rsidR="002F3F51" w:rsidRPr="002F3F51" w:rsidRDefault="002F3F51" w:rsidP="002F3F51">
            <w:pPr>
              <w:spacing w:after="160" w:line="279" w:lineRule="auto"/>
              <w:rPr>
                <w:rFonts w:ascii="Calibri" w:hAnsi="Calibri" w:cs="Calibri"/>
              </w:rPr>
            </w:pPr>
            <w:r w:rsidRPr="002F3F51">
              <w:rPr>
                <w:rFonts w:ascii="Calibri" w:hAnsi="Calibri" w:cs="Calibri"/>
              </w:rPr>
              <w:t>Other1Amt</w:t>
            </w:r>
          </w:p>
        </w:tc>
        <w:tc>
          <w:tcPr>
            <w:tcW w:w="1549" w:type="dxa"/>
            <w:hideMark/>
          </w:tcPr>
          <w:p w14:paraId="0428E992" w14:textId="77777777" w:rsidR="002F3F51" w:rsidRPr="002F3F51" w:rsidRDefault="002F3F51" w:rsidP="002F3F51">
            <w:pPr>
              <w:spacing w:after="160" w:line="279" w:lineRule="auto"/>
              <w:rPr>
                <w:rFonts w:ascii="Calibri" w:hAnsi="Calibri" w:cs="Calibri"/>
              </w:rPr>
            </w:pPr>
            <w:r w:rsidRPr="002F3F51">
              <w:rPr>
                <w:rFonts w:ascii="Calibri" w:hAnsi="Calibri" w:cs="Calibri"/>
              </w:rPr>
              <w:t>Other1Amt</w:t>
            </w:r>
          </w:p>
        </w:tc>
        <w:tc>
          <w:tcPr>
            <w:tcW w:w="4998" w:type="dxa"/>
            <w:hideMark/>
          </w:tcPr>
          <w:p w14:paraId="309533D2"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"0.00"</w:t>
            </w:r>
          </w:p>
        </w:tc>
        <w:tc>
          <w:tcPr>
            <w:tcW w:w="1255" w:type="dxa"/>
            <w:hideMark/>
          </w:tcPr>
          <w:p w14:paraId="66F1D874"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6E8CB4F7" w14:textId="77777777" w:rsidTr="00AE28CA">
        <w:tc>
          <w:tcPr>
            <w:tcW w:w="1548" w:type="dxa"/>
            <w:hideMark/>
          </w:tcPr>
          <w:p w14:paraId="7B2AABC4" w14:textId="77777777" w:rsidR="002F3F51" w:rsidRPr="002F3F51" w:rsidRDefault="002F3F51" w:rsidP="002F3F51">
            <w:pPr>
              <w:spacing w:after="160" w:line="279" w:lineRule="auto"/>
              <w:rPr>
                <w:rFonts w:ascii="Calibri" w:hAnsi="Calibri" w:cs="Calibri"/>
              </w:rPr>
            </w:pPr>
            <w:r w:rsidRPr="002F3F51">
              <w:rPr>
                <w:rFonts w:ascii="Calibri" w:hAnsi="Calibri" w:cs="Calibri"/>
              </w:rPr>
              <w:t>Other2Amt</w:t>
            </w:r>
          </w:p>
        </w:tc>
        <w:tc>
          <w:tcPr>
            <w:tcW w:w="1549" w:type="dxa"/>
            <w:hideMark/>
          </w:tcPr>
          <w:p w14:paraId="2F0C6F6C" w14:textId="77777777" w:rsidR="002F3F51" w:rsidRPr="002F3F51" w:rsidRDefault="002F3F51" w:rsidP="002F3F51">
            <w:pPr>
              <w:spacing w:after="160" w:line="279" w:lineRule="auto"/>
              <w:rPr>
                <w:rFonts w:ascii="Calibri" w:hAnsi="Calibri" w:cs="Calibri"/>
              </w:rPr>
            </w:pPr>
            <w:r w:rsidRPr="002F3F51">
              <w:rPr>
                <w:rFonts w:ascii="Calibri" w:hAnsi="Calibri" w:cs="Calibri"/>
              </w:rPr>
              <w:t>Other2Amt</w:t>
            </w:r>
          </w:p>
        </w:tc>
        <w:tc>
          <w:tcPr>
            <w:tcW w:w="4998" w:type="dxa"/>
            <w:hideMark/>
          </w:tcPr>
          <w:p w14:paraId="0B1B4766"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"0.00"</w:t>
            </w:r>
          </w:p>
        </w:tc>
        <w:tc>
          <w:tcPr>
            <w:tcW w:w="1255" w:type="dxa"/>
            <w:hideMark/>
          </w:tcPr>
          <w:p w14:paraId="308EBA45"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5C322930" w14:textId="77777777" w:rsidTr="00AE28CA">
        <w:tc>
          <w:tcPr>
            <w:tcW w:w="1548" w:type="dxa"/>
            <w:hideMark/>
          </w:tcPr>
          <w:p w14:paraId="27076802" w14:textId="77777777" w:rsidR="002F3F51" w:rsidRPr="002F3F51" w:rsidRDefault="002F3F51" w:rsidP="002F3F51">
            <w:pPr>
              <w:spacing w:after="160" w:line="279" w:lineRule="auto"/>
              <w:rPr>
                <w:rFonts w:ascii="Calibri" w:hAnsi="Calibri" w:cs="Calibri"/>
              </w:rPr>
            </w:pPr>
            <w:r w:rsidRPr="002F3F51">
              <w:rPr>
                <w:rFonts w:ascii="Calibri" w:hAnsi="Calibri" w:cs="Calibri"/>
              </w:rPr>
              <w:t>Other3Amt</w:t>
            </w:r>
          </w:p>
        </w:tc>
        <w:tc>
          <w:tcPr>
            <w:tcW w:w="1549" w:type="dxa"/>
            <w:hideMark/>
          </w:tcPr>
          <w:p w14:paraId="622DED5D" w14:textId="77777777" w:rsidR="002F3F51" w:rsidRPr="002F3F51" w:rsidRDefault="002F3F51" w:rsidP="002F3F51">
            <w:pPr>
              <w:spacing w:after="160" w:line="279" w:lineRule="auto"/>
              <w:rPr>
                <w:rFonts w:ascii="Calibri" w:hAnsi="Calibri" w:cs="Calibri"/>
              </w:rPr>
            </w:pPr>
            <w:r w:rsidRPr="002F3F51">
              <w:rPr>
                <w:rFonts w:ascii="Calibri" w:hAnsi="Calibri" w:cs="Calibri"/>
              </w:rPr>
              <w:t>Other3Amt</w:t>
            </w:r>
          </w:p>
        </w:tc>
        <w:tc>
          <w:tcPr>
            <w:tcW w:w="4998" w:type="dxa"/>
            <w:hideMark/>
          </w:tcPr>
          <w:p w14:paraId="16F8046B"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"0.00"</w:t>
            </w:r>
          </w:p>
        </w:tc>
        <w:tc>
          <w:tcPr>
            <w:tcW w:w="1255" w:type="dxa"/>
            <w:hideMark/>
          </w:tcPr>
          <w:p w14:paraId="43CE4B79"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67D5A8B8" w14:textId="77777777" w:rsidTr="00AE28CA">
        <w:tc>
          <w:tcPr>
            <w:tcW w:w="1548" w:type="dxa"/>
            <w:hideMark/>
          </w:tcPr>
          <w:p w14:paraId="0B62F42D"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sefaid</w:t>
            </w:r>
          </w:p>
        </w:tc>
        <w:tc>
          <w:tcPr>
            <w:tcW w:w="1549" w:type="dxa"/>
            <w:hideMark/>
          </w:tcPr>
          <w:p w14:paraId="6E3E1EBD"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sefaid</w:t>
            </w:r>
          </w:p>
        </w:tc>
        <w:tc>
          <w:tcPr>
            <w:tcW w:w="4998" w:type="dxa"/>
            <w:hideMark/>
          </w:tcPr>
          <w:p w14:paraId="602E21EF" w14:textId="77777777" w:rsidR="002F3F51" w:rsidRPr="002F3F51" w:rsidRDefault="002F3F51" w:rsidP="002F3F51">
            <w:pPr>
              <w:spacing w:after="160" w:line="279" w:lineRule="auto"/>
              <w:rPr>
                <w:rFonts w:ascii="Calibri" w:hAnsi="Calibri" w:cs="Calibri"/>
              </w:rPr>
            </w:pPr>
            <w:r w:rsidRPr="002F3F51">
              <w:rPr>
                <w:rFonts w:ascii="Calibri" w:hAnsi="Calibri" w:cs="Calibri"/>
              </w:rPr>
              <w:t>Combined SEFA identifier</w:t>
            </w:r>
          </w:p>
        </w:tc>
        <w:tc>
          <w:tcPr>
            <w:tcW w:w="1255" w:type="dxa"/>
            <w:hideMark/>
          </w:tcPr>
          <w:p w14:paraId="64D8AF9B"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171F1839" w14:textId="77777777" w:rsidTr="00AE28CA">
        <w:tc>
          <w:tcPr>
            <w:tcW w:w="1548" w:type="dxa"/>
            <w:hideMark/>
          </w:tcPr>
          <w:p w14:paraId="0AB68BC4"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plannumid</w:t>
            </w:r>
          </w:p>
        </w:tc>
        <w:tc>
          <w:tcPr>
            <w:tcW w:w="1549" w:type="dxa"/>
            <w:hideMark/>
          </w:tcPr>
          <w:p w14:paraId="181C876B"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plannumid</w:t>
            </w:r>
          </w:p>
        </w:tc>
        <w:tc>
          <w:tcPr>
            <w:tcW w:w="4998" w:type="dxa"/>
            <w:hideMark/>
          </w:tcPr>
          <w:p w14:paraId="1983C39A"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 number ID</w:t>
            </w:r>
          </w:p>
        </w:tc>
        <w:tc>
          <w:tcPr>
            <w:tcW w:w="1255" w:type="dxa"/>
            <w:hideMark/>
          </w:tcPr>
          <w:p w14:paraId="6EF3B978" w14:textId="77777777" w:rsidR="002F3F51" w:rsidRPr="002F3F51" w:rsidRDefault="002F3F51" w:rsidP="002F3F51">
            <w:pPr>
              <w:spacing w:after="160" w:line="279" w:lineRule="auto"/>
              <w:rPr>
                <w:rFonts w:ascii="Calibri" w:hAnsi="Calibri" w:cs="Calibri"/>
              </w:rPr>
            </w:pPr>
            <w:r w:rsidRPr="002F3F51">
              <w:rPr>
                <w:rFonts w:ascii="Calibri" w:hAnsi="Calibri" w:cs="Calibri"/>
              </w:rPr>
              <w:t>Lookup</w:t>
            </w:r>
          </w:p>
        </w:tc>
      </w:tr>
      <w:tr w:rsidR="002F3F51" w:rsidRPr="002F3F51" w14:paraId="67550FEB" w14:textId="77777777" w:rsidTr="00AE28CA">
        <w:tc>
          <w:tcPr>
            <w:tcW w:w="1548" w:type="dxa"/>
            <w:hideMark/>
          </w:tcPr>
          <w:p w14:paraId="1EF0FE47" w14:textId="77777777" w:rsidR="002F3F51" w:rsidRPr="002F3F51" w:rsidRDefault="002F3F51" w:rsidP="002F3F51">
            <w:pPr>
              <w:spacing w:after="160" w:line="279" w:lineRule="auto"/>
              <w:rPr>
                <w:rFonts w:ascii="Calibri" w:hAnsi="Calibri" w:cs="Calibri"/>
              </w:rPr>
            </w:pPr>
            <w:r w:rsidRPr="002F3F51">
              <w:rPr>
                <w:rFonts w:ascii="Calibri" w:hAnsi="Calibri" w:cs="Calibri"/>
              </w:rPr>
              <w:t>DepWDCategoryCD</w:t>
            </w:r>
          </w:p>
        </w:tc>
        <w:tc>
          <w:tcPr>
            <w:tcW w:w="1549" w:type="dxa"/>
            <w:hideMark/>
          </w:tcPr>
          <w:p w14:paraId="1E57ACC8" w14:textId="77777777" w:rsidR="002F3F51" w:rsidRPr="002F3F51" w:rsidRDefault="002F3F51" w:rsidP="002F3F51">
            <w:pPr>
              <w:spacing w:after="160" w:line="279" w:lineRule="auto"/>
              <w:rPr>
                <w:rFonts w:ascii="Calibri" w:hAnsi="Calibri" w:cs="Calibri"/>
              </w:rPr>
            </w:pPr>
            <w:r w:rsidRPr="002F3F51">
              <w:rPr>
                <w:rFonts w:ascii="Calibri" w:hAnsi="Calibri" w:cs="Calibri"/>
              </w:rPr>
              <w:t>DepWDCategoryCD</w:t>
            </w:r>
          </w:p>
        </w:tc>
        <w:tc>
          <w:tcPr>
            <w:tcW w:w="4998" w:type="dxa"/>
            <w:hideMark/>
          </w:tcPr>
          <w:p w14:paraId="248C36F8"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"P" (Payroll)</w:t>
            </w:r>
          </w:p>
        </w:tc>
        <w:tc>
          <w:tcPr>
            <w:tcW w:w="1255" w:type="dxa"/>
            <w:hideMark/>
          </w:tcPr>
          <w:p w14:paraId="3225986B"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2AF1B4F9" w14:textId="77777777" w:rsidTr="00AE28CA">
        <w:tc>
          <w:tcPr>
            <w:tcW w:w="1548" w:type="dxa"/>
            <w:hideMark/>
          </w:tcPr>
          <w:p w14:paraId="45509C69" w14:textId="77777777" w:rsidR="002F3F51" w:rsidRPr="002F3F51" w:rsidRDefault="002F3F51" w:rsidP="002F3F51">
            <w:pPr>
              <w:spacing w:after="160" w:line="279" w:lineRule="auto"/>
              <w:rPr>
                <w:rFonts w:ascii="Calibri" w:hAnsi="Calibri" w:cs="Calibri"/>
              </w:rPr>
            </w:pPr>
            <w:r w:rsidRPr="002F3F51">
              <w:rPr>
                <w:rFonts w:ascii="Calibri" w:hAnsi="Calibri" w:cs="Calibri"/>
              </w:rPr>
              <w:t>EffectiveDate</w:t>
            </w:r>
          </w:p>
        </w:tc>
        <w:tc>
          <w:tcPr>
            <w:tcW w:w="1549" w:type="dxa"/>
            <w:hideMark/>
          </w:tcPr>
          <w:p w14:paraId="408D5384" w14:textId="77777777" w:rsidR="002F3F51" w:rsidRPr="002F3F51" w:rsidRDefault="002F3F51" w:rsidP="002F3F51">
            <w:pPr>
              <w:spacing w:after="160" w:line="279" w:lineRule="auto"/>
              <w:rPr>
                <w:rFonts w:ascii="Calibri" w:hAnsi="Calibri" w:cs="Calibri"/>
              </w:rPr>
            </w:pPr>
            <w:r w:rsidRPr="002F3F51">
              <w:rPr>
                <w:rFonts w:ascii="Calibri" w:hAnsi="Calibri" w:cs="Calibri"/>
              </w:rPr>
              <w:t>EffectiveDate</w:t>
            </w:r>
          </w:p>
        </w:tc>
        <w:tc>
          <w:tcPr>
            <w:tcW w:w="4998" w:type="dxa"/>
            <w:hideMark/>
          </w:tcPr>
          <w:p w14:paraId="08C9D3F6"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 date</w:t>
            </w:r>
          </w:p>
        </w:tc>
        <w:tc>
          <w:tcPr>
            <w:tcW w:w="1255" w:type="dxa"/>
            <w:hideMark/>
          </w:tcPr>
          <w:p w14:paraId="41D53226" w14:textId="77777777" w:rsidR="002F3F51" w:rsidRPr="002F3F51" w:rsidRDefault="002F3F51" w:rsidP="002F3F51">
            <w:pPr>
              <w:spacing w:after="160" w:line="279" w:lineRule="auto"/>
              <w:rPr>
                <w:rFonts w:ascii="Calibri" w:hAnsi="Calibri" w:cs="Calibri"/>
              </w:rPr>
            </w:pPr>
            <w:r w:rsidRPr="002F3F51">
              <w:rPr>
                <w:rFonts w:ascii="Calibri" w:hAnsi="Calibri" w:cs="Calibri"/>
              </w:rPr>
              <w:t>From file</w:t>
            </w:r>
          </w:p>
        </w:tc>
      </w:tr>
      <w:tr w:rsidR="002F3F51" w:rsidRPr="002F3F51" w14:paraId="7013F099" w14:textId="77777777" w:rsidTr="00AE28CA">
        <w:tc>
          <w:tcPr>
            <w:tcW w:w="1548" w:type="dxa"/>
            <w:hideMark/>
          </w:tcPr>
          <w:p w14:paraId="15B86DC8"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CustodianERNumId</w:t>
            </w:r>
          </w:p>
        </w:tc>
        <w:tc>
          <w:tcPr>
            <w:tcW w:w="1549" w:type="dxa"/>
            <w:hideMark/>
          </w:tcPr>
          <w:p w14:paraId="5F584368"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CustodianERNumId</w:t>
            </w:r>
          </w:p>
        </w:tc>
        <w:tc>
          <w:tcPr>
            <w:tcW w:w="4998" w:type="dxa"/>
            <w:hideMark/>
          </w:tcPr>
          <w:p w14:paraId="581EDDFF"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Custodian ER number</w:t>
            </w:r>
          </w:p>
        </w:tc>
        <w:tc>
          <w:tcPr>
            <w:tcW w:w="1255" w:type="dxa"/>
            <w:hideMark/>
          </w:tcPr>
          <w:p w14:paraId="33376B16"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555C4975" w14:textId="77777777" w:rsidTr="00AE28CA">
        <w:tc>
          <w:tcPr>
            <w:tcW w:w="1548" w:type="dxa"/>
            <w:hideMark/>
          </w:tcPr>
          <w:p w14:paraId="480213F8"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bankcity</w:t>
            </w:r>
          </w:p>
        </w:tc>
        <w:tc>
          <w:tcPr>
            <w:tcW w:w="1549" w:type="dxa"/>
            <w:hideMark/>
          </w:tcPr>
          <w:p w14:paraId="12C4EAA3"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bankcity</w:t>
            </w:r>
          </w:p>
        </w:tc>
        <w:tc>
          <w:tcPr>
            <w:tcW w:w="4998" w:type="dxa"/>
            <w:hideMark/>
          </w:tcPr>
          <w:p w14:paraId="276A2504"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 city</w:t>
            </w:r>
          </w:p>
        </w:tc>
        <w:tc>
          <w:tcPr>
            <w:tcW w:w="1255" w:type="dxa"/>
            <w:hideMark/>
          </w:tcPr>
          <w:p w14:paraId="2E1ACDF7"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1EBF958B" w14:textId="77777777" w:rsidTr="00AE28CA">
        <w:tc>
          <w:tcPr>
            <w:tcW w:w="1548" w:type="dxa"/>
            <w:hideMark/>
          </w:tcPr>
          <w:p w14:paraId="507AE758"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bankstate</w:t>
            </w:r>
          </w:p>
        </w:tc>
        <w:tc>
          <w:tcPr>
            <w:tcW w:w="1549" w:type="dxa"/>
            <w:hideMark/>
          </w:tcPr>
          <w:p w14:paraId="1609ECA5"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bankstate</w:t>
            </w:r>
          </w:p>
        </w:tc>
        <w:tc>
          <w:tcPr>
            <w:tcW w:w="4998" w:type="dxa"/>
            <w:hideMark/>
          </w:tcPr>
          <w:p w14:paraId="15C828F8"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 state</w:t>
            </w:r>
          </w:p>
        </w:tc>
        <w:tc>
          <w:tcPr>
            <w:tcW w:w="1255" w:type="dxa"/>
            <w:hideMark/>
          </w:tcPr>
          <w:p w14:paraId="3AD88052"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7E458AA4" w14:textId="77777777" w:rsidTr="00AE28CA">
        <w:tc>
          <w:tcPr>
            <w:tcW w:w="1548" w:type="dxa"/>
            <w:hideMark/>
          </w:tcPr>
          <w:p w14:paraId="36D8C179"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bankzipcode</w:t>
            </w:r>
          </w:p>
        </w:tc>
        <w:tc>
          <w:tcPr>
            <w:tcW w:w="1549" w:type="dxa"/>
            <w:hideMark/>
          </w:tcPr>
          <w:p w14:paraId="34831FD7"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bankzipcode</w:t>
            </w:r>
          </w:p>
        </w:tc>
        <w:tc>
          <w:tcPr>
            <w:tcW w:w="4998" w:type="dxa"/>
            <w:hideMark/>
          </w:tcPr>
          <w:p w14:paraId="25694FA0" w14:textId="77777777" w:rsidR="002F3F51" w:rsidRPr="002F3F51" w:rsidRDefault="002F3F51" w:rsidP="002F3F51">
            <w:pPr>
              <w:spacing w:after="160" w:line="279" w:lineRule="auto"/>
              <w:rPr>
                <w:rFonts w:ascii="Calibri" w:hAnsi="Calibri" w:cs="Calibri"/>
              </w:rPr>
            </w:pPr>
            <w:r w:rsidRPr="002F3F51">
              <w:rPr>
                <w:rFonts w:ascii="Calibri" w:hAnsi="Calibri" w:cs="Calibri"/>
              </w:rPr>
              <w:t>Bank ZIP</w:t>
            </w:r>
          </w:p>
        </w:tc>
        <w:tc>
          <w:tcPr>
            <w:tcW w:w="1255" w:type="dxa"/>
            <w:hideMark/>
          </w:tcPr>
          <w:p w14:paraId="542082C4"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59BE2DFE" w14:textId="77777777" w:rsidTr="00AE28CA">
        <w:tc>
          <w:tcPr>
            <w:tcW w:w="1548" w:type="dxa"/>
            <w:hideMark/>
          </w:tcPr>
          <w:p w14:paraId="4CE4B5EE" w14:textId="77777777" w:rsidR="002F3F51" w:rsidRPr="002F3F51" w:rsidRDefault="002F3F51" w:rsidP="002F3F51">
            <w:pPr>
              <w:spacing w:after="160" w:line="279" w:lineRule="auto"/>
              <w:rPr>
                <w:rFonts w:ascii="Calibri" w:hAnsi="Calibri" w:cs="Calibri"/>
              </w:rPr>
            </w:pPr>
            <w:r w:rsidRPr="002F3F51">
              <w:rPr>
                <w:rFonts w:ascii="Calibri" w:hAnsi="Calibri" w:cs="Calibri"/>
              </w:rPr>
              <w:t>notifypersonid</w:t>
            </w:r>
          </w:p>
        </w:tc>
        <w:tc>
          <w:tcPr>
            <w:tcW w:w="1549" w:type="dxa"/>
            <w:hideMark/>
          </w:tcPr>
          <w:p w14:paraId="7D244B24" w14:textId="77777777" w:rsidR="002F3F51" w:rsidRPr="002F3F51" w:rsidRDefault="002F3F51" w:rsidP="002F3F51">
            <w:pPr>
              <w:spacing w:after="160" w:line="279" w:lineRule="auto"/>
              <w:rPr>
                <w:rFonts w:ascii="Calibri" w:hAnsi="Calibri" w:cs="Calibri"/>
              </w:rPr>
            </w:pPr>
            <w:r w:rsidRPr="002F3F51">
              <w:rPr>
                <w:rFonts w:ascii="Calibri" w:hAnsi="Calibri" w:cs="Calibri"/>
              </w:rPr>
              <w:t>notifypersonid</w:t>
            </w:r>
          </w:p>
        </w:tc>
        <w:tc>
          <w:tcPr>
            <w:tcW w:w="4998" w:type="dxa"/>
            <w:hideMark/>
          </w:tcPr>
          <w:p w14:paraId="7463A28E" w14:textId="77777777" w:rsidR="002F3F51" w:rsidRPr="002F3F51" w:rsidRDefault="002F3F51" w:rsidP="002F3F51">
            <w:pPr>
              <w:spacing w:after="160" w:line="279" w:lineRule="auto"/>
              <w:rPr>
                <w:rFonts w:ascii="Calibri" w:hAnsi="Calibri" w:cs="Calibri"/>
              </w:rPr>
            </w:pPr>
            <w:r w:rsidRPr="002F3F51">
              <w:rPr>
                <w:rFonts w:ascii="Calibri" w:hAnsi="Calibri" w:cs="Calibri"/>
              </w:rPr>
              <w:t>Notification person</w:t>
            </w:r>
          </w:p>
        </w:tc>
        <w:tc>
          <w:tcPr>
            <w:tcW w:w="1255" w:type="dxa"/>
            <w:hideMark/>
          </w:tcPr>
          <w:p w14:paraId="2D6012CE"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4A15E2C0" w14:textId="77777777" w:rsidTr="00AE28CA">
        <w:tc>
          <w:tcPr>
            <w:tcW w:w="1548" w:type="dxa"/>
            <w:hideMark/>
          </w:tcPr>
          <w:p w14:paraId="6FF75C36"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notifypersaddrid</w:t>
            </w:r>
          </w:p>
        </w:tc>
        <w:tc>
          <w:tcPr>
            <w:tcW w:w="1549" w:type="dxa"/>
            <w:hideMark/>
          </w:tcPr>
          <w:p w14:paraId="7F9975E1" w14:textId="77777777" w:rsidR="002F3F51" w:rsidRPr="002F3F51" w:rsidRDefault="002F3F51" w:rsidP="002F3F51">
            <w:pPr>
              <w:spacing w:after="160" w:line="279" w:lineRule="auto"/>
              <w:rPr>
                <w:rFonts w:ascii="Calibri" w:hAnsi="Calibri" w:cs="Calibri"/>
              </w:rPr>
            </w:pPr>
            <w:r w:rsidRPr="002F3F51">
              <w:rPr>
                <w:rFonts w:ascii="Calibri" w:hAnsi="Calibri" w:cs="Calibri"/>
              </w:rPr>
              <w:t>notifypersaddrid</w:t>
            </w:r>
          </w:p>
        </w:tc>
        <w:tc>
          <w:tcPr>
            <w:tcW w:w="4998" w:type="dxa"/>
            <w:hideMark/>
          </w:tcPr>
          <w:p w14:paraId="3D4C3917" w14:textId="77777777" w:rsidR="002F3F51" w:rsidRPr="002F3F51" w:rsidRDefault="002F3F51" w:rsidP="002F3F51">
            <w:pPr>
              <w:spacing w:after="160" w:line="279" w:lineRule="auto"/>
              <w:rPr>
                <w:rFonts w:ascii="Calibri" w:hAnsi="Calibri" w:cs="Calibri"/>
              </w:rPr>
            </w:pPr>
            <w:r w:rsidRPr="002F3F51">
              <w:rPr>
                <w:rFonts w:ascii="Calibri" w:hAnsi="Calibri" w:cs="Calibri"/>
              </w:rPr>
              <w:t>Notification address</w:t>
            </w:r>
          </w:p>
        </w:tc>
        <w:tc>
          <w:tcPr>
            <w:tcW w:w="1255" w:type="dxa"/>
            <w:hideMark/>
          </w:tcPr>
          <w:p w14:paraId="3037070A"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0977522E" w14:textId="77777777" w:rsidTr="00AE28CA">
        <w:tc>
          <w:tcPr>
            <w:tcW w:w="1548" w:type="dxa"/>
            <w:hideMark/>
          </w:tcPr>
          <w:p w14:paraId="44A8AA9A" w14:textId="77777777" w:rsidR="002F3F51" w:rsidRPr="002F3F51" w:rsidRDefault="002F3F51" w:rsidP="002F3F51">
            <w:pPr>
              <w:spacing w:after="160" w:line="279" w:lineRule="auto"/>
              <w:rPr>
                <w:rFonts w:ascii="Calibri" w:hAnsi="Calibri" w:cs="Calibri"/>
              </w:rPr>
            </w:pPr>
            <w:r w:rsidRPr="002F3F51">
              <w:rPr>
                <w:rFonts w:ascii="Calibri" w:hAnsi="Calibri" w:cs="Calibri"/>
              </w:rPr>
              <w:t>CreateSource</w:t>
            </w:r>
          </w:p>
        </w:tc>
        <w:tc>
          <w:tcPr>
            <w:tcW w:w="1549" w:type="dxa"/>
            <w:hideMark/>
          </w:tcPr>
          <w:p w14:paraId="15A5C165" w14:textId="77777777" w:rsidR="002F3F51" w:rsidRPr="002F3F51" w:rsidRDefault="002F3F51" w:rsidP="002F3F51">
            <w:pPr>
              <w:spacing w:after="160" w:line="279" w:lineRule="auto"/>
              <w:rPr>
                <w:rFonts w:ascii="Calibri" w:hAnsi="Calibri" w:cs="Calibri"/>
              </w:rPr>
            </w:pPr>
            <w:r w:rsidRPr="002F3F51">
              <w:rPr>
                <w:rFonts w:ascii="Calibri" w:hAnsi="Calibri" w:cs="Calibri"/>
              </w:rPr>
              <w:t>CreateSource</w:t>
            </w:r>
          </w:p>
        </w:tc>
        <w:tc>
          <w:tcPr>
            <w:tcW w:w="4998" w:type="dxa"/>
            <w:hideMark/>
          </w:tcPr>
          <w:p w14:paraId="12F9054E"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"F" (File)</w:t>
            </w:r>
          </w:p>
        </w:tc>
        <w:tc>
          <w:tcPr>
            <w:tcW w:w="1255" w:type="dxa"/>
            <w:hideMark/>
          </w:tcPr>
          <w:p w14:paraId="764D2AFE"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2F58B3B2" w14:textId="77777777" w:rsidTr="00AE28CA">
        <w:tc>
          <w:tcPr>
            <w:tcW w:w="1548" w:type="dxa"/>
            <w:hideMark/>
          </w:tcPr>
          <w:p w14:paraId="41986496" w14:textId="77777777" w:rsidR="002F3F51" w:rsidRPr="002F3F51" w:rsidRDefault="002F3F51" w:rsidP="002F3F51">
            <w:pPr>
              <w:spacing w:after="160" w:line="279" w:lineRule="auto"/>
              <w:rPr>
                <w:rFonts w:ascii="Calibri" w:hAnsi="Calibri" w:cs="Calibri"/>
              </w:rPr>
            </w:pPr>
            <w:r w:rsidRPr="002F3F51">
              <w:rPr>
                <w:rFonts w:ascii="Calibri" w:hAnsi="Calibri" w:cs="Calibri"/>
              </w:rPr>
              <w:t>NegativeSourceInd</w:t>
            </w:r>
          </w:p>
        </w:tc>
        <w:tc>
          <w:tcPr>
            <w:tcW w:w="1549" w:type="dxa"/>
            <w:hideMark/>
          </w:tcPr>
          <w:p w14:paraId="0E5798F9" w14:textId="77777777" w:rsidR="002F3F51" w:rsidRPr="002F3F51" w:rsidRDefault="002F3F51" w:rsidP="002F3F51">
            <w:pPr>
              <w:spacing w:after="160" w:line="279" w:lineRule="auto"/>
              <w:rPr>
                <w:rFonts w:ascii="Calibri" w:hAnsi="Calibri" w:cs="Calibri"/>
              </w:rPr>
            </w:pPr>
            <w:r w:rsidRPr="002F3F51">
              <w:rPr>
                <w:rFonts w:ascii="Calibri" w:hAnsi="Calibri" w:cs="Calibri"/>
              </w:rPr>
              <w:t>NegativeSourceInd</w:t>
            </w:r>
          </w:p>
        </w:tc>
        <w:tc>
          <w:tcPr>
            <w:tcW w:w="4998" w:type="dxa"/>
            <w:hideMark/>
          </w:tcPr>
          <w:p w14:paraId="51945110" w14:textId="77777777" w:rsidR="002F3F51" w:rsidRPr="002F3F51" w:rsidRDefault="002F3F51" w:rsidP="002F3F51">
            <w:pPr>
              <w:spacing w:after="160" w:line="279" w:lineRule="auto"/>
              <w:rPr>
                <w:rFonts w:ascii="Calibri" w:hAnsi="Calibri" w:cs="Calibri"/>
              </w:rPr>
            </w:pPr>
            <w:r w:rsidRPr="002F3F51">
              <w:rPr>
                <w:rFonts w:ascii="Calibri" w:hAnsi="Calibri" w:cs="Calibri"/>
              </w:rPr>
              <w:t>1 if any source &lt; 0, else 0</w:t>
            </w:r>
          </w:p>
        </w:tc>
        <w:tc>
          <w:tcPr>
            <w:tcW w:w="1255" w:type="dxa"/>
            <w:hideMark/>
          </w:tcPr>
          <w:p w14:paraId="41F6AD07" w14:textId="77777777" w:rsidR="002F3F51" w:rsidRPr="002F3F51" w:rsidRDefault="002F3F51" w:rsidP="002F3F51">
            <w:pPr>
              <w:spacing w:after="160" w:line="279" w:lineRule="auto"/>
              <w:rPr>
                <w:rFonts w:ascii="Calibri" w:hAnsi="Calibri" w:cs="Calibri"/>
              </w:rPr>
            </w:pPr>
            <w:r w:rsidRPr="002F3F51">
              <w:rPr>
                <w:rFonts w:ascii="Calibri" w:hAnsi="Calibri" w:cs="Calibri"/>
              </w:rPr>
              <w:t>Calculated</w:t>
            </w:r>
          </w:p>
        </w:tc>
      </w:tr>
      <w:tr w:rsidR="002F3F51" w:rsidRPr="002F3F51" w14:paraId="25A2BF38" w14:textId="77777777" w:rsidTr="00AE28CA">
        <w:tc>
          <w:tcPr>
            <w:tcW w:w="1548" w:type="dxa"/>
            <w:hideMark/>
          </w:tcPr>
          <w:p w14:paraId="78F27872"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TransmittalOnlyInd</w:t>
            </w:r>
          </w:p>
        </w:tc>
        <w:tc>
          <w:tcPr>
            <w:tcW w:w="1549" w:type="dxa"/>
            <w:hideMark/>
          </w:tcPr>
          <w:p w14:paraId="0903A3E1"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TransmittalOnlyInd</w:t>
            </w:r>
          </w:p>
        </w:tc>
        <w:tc>
          <w:tcPr>
            <w:tcW w:w="4998" w:type="dxa"/>
            <w:hideMark/>
          </w:tcPr>
          <w:p w14:paraId="6BB2A8F5"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0</w:t>
            </w:r>
          </w:p>
        </w:tc>
        <w:tc>
          <w:tcPr>
            <w:tcW w:w="1255" w:type="dxa"/>
            <w:hideMark/>
          </w:tcPr>
          <w:p w14:paraId="40089E03"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0BEFA9E4" w14:textId="77777777" w:rsidTr="00AE28CA">
        <w:tc>
          <w:tcPr>
            <w:tcW w:w="1548" w:type="dxa"/>
            <w:hideMark/>
          </w:tcPr>
          <w:p w14:paraId="6F8E90EC" w14:textId="77777777" w:rsidR="002F3F51" w:rsidRPr="002F3F51" w:rsidRDefault="002F3F51" w:rsidP="002F3F51">
            <w:pPr>
              <w:spacing w:after="160" w:line="279" w:lineRule="auto"/>
              <w:rPr>
                <w:rFonts w:ascii="Calibri" w:hAnsi="Calibri" w:cs="Calibri"/>
              </w:rPr>
            </w:pPr>
            <w:r w:rsidRPr="002F3F51">
              <w:rPr>
                <w:rFonts w:ascii="Calibri" w:hAnsi="Calibri" w:cs="Calibri"/>
              </w:rPr>
              <w:t>ACHDetailCD</w:t>
            </w:r>
          </w:p>
        </w:tc>
        <w:tc>
          <w:tcPr>
            <w:tcW w:w="1549" w:type="dxa"/>
            <w:hideMark/>
          </w:tcPr>
          <w:p w14:paraId="4B5A95CF" w14:textId="77777777" w:rsidR="002F3F51" w:rsidRPr="002F3F51" w:rsidRDefault="002F3F51" w:rsidP="002F3F51">
            <w:pPr>
              <w:spacing w:after="160" w:line="279" w:lineRule="auto"/>
              <w:rPr>
                <w:rFonts w:ascii="Calibri" w:hAnsi="Calibri" w:cs="Calibri"/>
              </w:rPr>
            </w:pPr>
            <w:r w:rsidRPr="002F3F51">
              <w:rPr>
                <w:rFonts w:ascii="Calibri" w:hAnsi="Calibri" w:cs="Calibri"/>
              </w:rPr>
              <w:t>ACHDetailCD</w:t>
            </w:r>
          </w:p>
        </w:tc>
        <w:tc>
          <w:tcPr>
            <w:tcW w:w="4998" w:type="dxa"/>
            <w:hideMark/>
          </w:tcPr>
          <w:p w14:paraId="6D320B93"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"F"</w:t>
            </w:r>
          </w:p>
        </w:tc>
        <w:tc>
          <w:tcPr>
            <w:tcW w:w="1255" w:type="dxa"/>
            <w:hideMark/>
          </w:tcPr>
          <w:p w14:paraId="33F2FD64"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037B4A63" w14:textId="77777777" w:rsidTr="00AE28CA">
        <w:tc>
          <w:tcPr>
            <w:tcW w:w="1548" w:type="dxa"/>
            <w:hideMark/>
          </w:tcPr>
          <w:p w14:paraId="04554B07" w14:textId="77777777" w:rsidR="002F3F51" w:rsidRPr="002F3F51" w:rsidRDefault="002F3F51" w:rsidP="002F3F51">
            <w:pPr>
              <w:spacing w:after="160" w:line="279" w:lineRule="auto"/>
              <w:rPr>
                <w:rFonts w:ascii="Calibri" w:hAnsi="Calibri" w:cs="Calibri"/>
              </w:rPr>
            </w:pPr>
            <w:r w:rsidRPr="002F3F51">
              <w:rPr>
                <w:rFonts w:ascii="Calibri" w:hAnsi="Calibri" w:cs="Calibri"/>
              </w:rPr>
              <w:t>ACHDetailDesc</w:t>
            </w:r>
          </w:p>
        </w:tc>
        <w:tc>
          <w:tcPr>
            <w:tcW w:w="1549" w:type="dxa"/>
            <w:hideMark/>
          </w:tcPr>
          <w:p w14:paraId="572BEBB0" w14:textId="77777777" w:rsidR="002F3F51" w:rsidRPr="002F3F51" w:rsidRDefault="002F3F51" w:rsidP="002F3F51">
            <w:pPr>
              <w:spacing w:after="160" w:line="279" w:lineRule="auto"/>
              <w:rPr>
                <w:rFonts w:ascii="Calibri" w:hAnsi="Calibri" w:cs="Calibri"/>
              </w:rPr>
            </w:pPr>
            <w:r w:rsidRPr="002F3F51">
              <w:rPr>
                <w:rFonts w:ascii="Calibri" w:hAnsi="Calibri" w:cs="Calibri"/>
              </w:rPr>
              <w:t>ACHDetailDesc</w:t>
            </w:r>
          </w:p>
        </w:tc>
        <w:tc>
          <w:tcPr>
            <w:tcW w:w="4998" w:type="dxa"/>
            <w:hideMark/>
          </w:tcPr>
          <w:p w14:paraId="4AFD95DB" w14:textId="77777777" w:rsidR="002F3F51" w:rsidRPr="002F3F51" w:rsidRDefault="002F3F51" w:rsidP="002F3F51">
            <w:pPr>
              <w:spacing w:after="160" w:line="279" w:lineRule="auto"/>
              <w:rPr>
                <w:rFonts w:ascii="Calibri" w:hAnsi="Calibri" w:cs="Calibri"/>
              </w:rPr>
            </w:pPr>
            <w:r w:rsidRPr="002F3F51">
              <w:rPr>
                <w:rFonts w:ascii="Calibri" w:hAnsi="Calibri" w:cs="Calibri"/>
              </w:rPr>
              <w:t>"Sponsor File Totals"</w:t>
            </w:r>
          </w:p>
        </w:tc>
        <w:tc>
          <w:tcPr>
            <w:tcW w:w="1255" w:type="dxa"/>
            <w:hideMark/>
          </w:tcPr>
          <w:p w14:paraId="7D6AC101"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r w:rsidR="002F3F51" w:rsidRPr="002F3F51" w14:paraId="23417578" w14:textId="77777777" w:rsidTr="00AE28CA">
        <w:tc>
          <w:tcPr>
            <w:tcW w:w="1548" w:type="dxa"/>
            <w:hideMark/>
          </w:tcPr>
          <w:p w14:paraId="2BE177BB" w14:textId="77777777" w:rsidR="002F3F51" w:rsidRPr="002F3F51" w:rsidRDefault="002F3F51" w:rsidP="002F3F51">
            <w:pPr>
              <w:spacing w:after="160" w:line="279" w:lineRule="auto"/>
              <w:rPr>
                <w:rFonts w:ascii="Calibri" w:hAnsi="Calibri" w:cs="Calibri"/>
              </w:rPr>
            </w:pPr>
            <w:r w:rsidRPr="002F3F51">
              <w:rPr>
                <w:rFonts w:ascii="Calibri" w:hAnsi="Calibri" w:cs="Calibri"/>
              </w:rPr>
              <w:t>trustdescriptionprefix</w:t>
            </w:r>
          </w:p>
        </w:tc>
        <w:tc>
          <w:tcPr>
            <w:tcW w:w="1549" w:type="dxa"/>
            <w:hideMark/>
          </w:tcPr>
          <w:p w14:paraId="03BB0A84" w14:textId="77777777" w:rsidR="002F3F51" w:rsidRPr="002F3F51" w:rsidRDefault="002F3F51" w:rsidP="002F3F51">
            <w:pPr>
              <w:spacing w:after="160" w:line="279" w:lineRule="auto"/>
              <w:rPr>
                <w:rFonts w:ascii="Calibri" w:hAnsi="Calibri" w:cs="Calibri"/>
              </w:rPr>
            </w:pPr>
            <w:r w:rsidRPr="002F3F51">
              <w:rPr>
                <w:rFonts w:ascii="Calibri" w:hAnsi="Calibri" w:cs="Calibri"/>
              </w:rPr>
              <w:t>trustdescriptionprefix</w:t>
            </w:r>
          </w:p>
        </w:tc>
        <w:tc>
          <w:tcPr>
            <w:tcW w:w="4998" w:type="dxa"/>
            <w:hideMark/>
          </w:tcPr>
          <w:p w14:paraId="398F2BAA" w14:textId="77777777" w:rsidR="002F3F51" w:rsidRPr="002F3F51" w:rsidRDefault="002F3F51" w:rsidP="002F3F51">
            <w:pPr>
              <w:spacing w:after="160" w:line="279" w:lineRule="auto"/>
              <w:rPr>
                <w:rFonts w:ascii="Calibri" w:hAnsi="Calibri" w:cs="Calibri"/>
              </w:rPr>
            </w:pPr>
            <w:r w:rsidRPr="002F3F51">
              <w:rPr>
                <w:rFonts w:ascii="Calibri" w:hAnsi="Calibri" w:cs="Calibri"/>
              </w:rPr>
              <w:t>Prefix for trust description</w:t>
            </w:r>
          </w:p>
        </w:tc>
        <w:tc>
          <w:tcPr>
            <w:tcW w:w="1255" w:type="dxa"/>
            <w:hideMark/>
          </w:tcPr>
          <w:p w14:paraId="448AFE10"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setup</w:t>
            </w:r>
          </w:p>
        </w:tc>
      </w:tr>
      <w:tr w:rsidR="002F3F51" w:rsidRPr="002F3F51" w14:paraId="4764E0E5" w14:textId="77777777" w:rsidTr="00AE28CA">
        <w:tc>
          <w:tcPr>
            <w:tcW w:w="1548" w:type="dxa"/>
            <w:hideMark/>
          </w:tcPr>
          <w:p w14:paraId="21444547" w14:textId="77777777" w:rsidR="002F3F51" w:rsidRPr="002F3F51" w:rsidRDefault="002F3F51" w:rsidP="002F3F51">
            <w:pPr>
              <w:spacing w:after="160" w:line="279" w:lineRule="auto"/>
              <w:rPr>
                <w:rFonts w:ascii="Calibri" w:hAnsi="Calibri" w:cs="Calibri"/>
              </w:rPr>
            </w:pPr>
            <w:r w:rsidRPr="002F3F51">
              <w:rPr>
                <w:rFonts w:ascii="Calibri" w:hAnsi="Calibri" w:cs="Calibri"/>
              </w:rPr>
              <w:t>ImportStatus</w:t>
            </w:r>
          </w:p>
        </w:tc>
        <w:tc>
          <w:tcPr>
            <w:tcW w:w="1549" w:type="dxa"/>
            <w:hideMark/>
          </w:tcPr>
          <w:p w14:paraId="53226F9C" w14:textId="77777777" w:rsidR="002F3F51" w:rsidRPr="002F3F51" w:rsidRDefault="002F3F51" w:rsidP="002F3F51">
            <w:pPr>
              <w:spacing w:after="160" w:line="279" w:lineRule="auto"/>
              <w:rPr>
                <w:rFonts w:ascii="Calibri" w:hAnsi="Calibri" w:cs="Calibri"/>
              </w:rPr>
            </w:pPr>
            <w:r w:rsidRPr="002F3F51">
              <w:rPr>
                <w:rFonts w:ascii="Calibri" w:hAnsi="Calibri" w:cs="Calibri"/>
              </w:rPr>
              <w:t>ImportStatus</w:t>
            </w:r>
          </w:p>
        </w:tc>
        <w:tc>
          <w:tcPr>
            <w:tcW w:w="4998" w:type="dxa"/>
            <w:hideMark/>
          </w:tcPr>
          <w:p w14:paraId="6B20A410" w14:textId="77777777" w:rsidR="002F3F51" w:rsidRPr="002F3F51" w:rsidRDefault="002F3F51" w:rsidP="002F3F51">
            <w:pPr>
              <w:spacing w:after="160" w:line="279" w:lineRule="auto"/>
              <w:rPr>
                <w:rFonts w:ascii="Calibri" w:hAnsi="Calibri" w:cs="Calibri"/>
              </w:rPr>
            </w:pPr>
            <w:r w:rsidRPr="002F3F51">
              <w:rPr>
                <w:rFonts w:ascii="Calibri" w:hAnsi="Calibri" w:cs="Calibri"/>
              </w:rPr>
              <w:t>Always 0</w:t>
            </w:r>
          </w:p>
        </w:tc>
        <w:tc>
          <w:tcPr>
            <w:tcW w:w="1255" w:type="dxa"/>
            <w:hideMark/>
          </w:tcPr>
          <w:p w14:paraId="5E42E555"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Static</w:t>
            </w:r>
          </w:p>
        </w:tc>
      </w:tr>
    </w:tbl>
    <w:p w14:paraId="283D7A7B" w14:textId="77777777" w:rsidR="00ED57A2" w:rsidRDefault="00ED57A2" w:rsidP="002F3F51">
      <w:pPr>
        <w:rPr>
          <w:rFonts w:ascii="Calibri" w:hAnsi="Calibri" w:cs="Calibri"/>
          <w:b/>
          <w:bCs/>
        </w:rPr>
      </w:pPr>
    </w:p>
    <w:p w14:paraId="4FE73850" w14:textId="00C22387" w:rsidR="444BEF9A" w:rsidRDefault="444BEF9A" w:rsidP="444BEF9A">
      <w:pPr>
        <w:rPr>
          <w:rFonts w:ascii="Calibri" w:hAnsi="Calibri" w:cs="Calibri"/>
          <w:b/>
          <w:bCs/>
        </w:rPr>
      </w:pPr>
    </w:p>
    <w:p w14:paraId="373D9DD4" w14:textId="58FA9CB4" w:rsidR="444BEF9A" w:rsidRDefault="444BEF9A" w:rsidP="444BEF9A">
      <w:pPr>
        <w:rPr>
          <w:rFonts w:ascii="Calibri" w:hAnsi="Calibri" w:cs="Calibri"/>
          <w:b/>
          <w:bCs/>
        </w:rPr>
      </w:pPr>
    </w:p>
    <w:p w14:paraId="19BF6DF0" w14:textId="23776424" w:rsidR="444BEF9A" w:rsidRDefault="444BEF9A" w:rsidP="444BEF9A">
      <w:pPr>
        <w:rPr>
          <w:rFonts w:ascii="Calibri" w:hAnsi="Calibri" w:cs="Calibri"/>
          <w:b/>
          <w:bCs/>
        </w:rPr>
      </w:pPr>
    </w:p>
    <w:p w14:paraId="18689C2D" w14:textId="77777777" w:rsidR="00ED57A2" w:rsidRDefault="00ED57A2" w:rsidP="002F3F51">
      <w:pPr>
        <w:rPr>
          <w:rFonts w:ascii="Calibri" w:hAnsi="Calibri" w:cs="Calibri"/>
          <w:b/>
          <w:bCs/>
        </w:rPr>
      </w:pPr>
    </w:p>
    <w:p w14:paraId="04148411" w14:textId="599085C4" w:rsidR="002F3F51" w:rsidRPr="00A37C03" w:rsidRDefault="002F3F51" w:rsidP="00ED57A2">
      <w:pPr>
        <w:pStyle w:val="Heading4"/>
        <w:rPr>
          <w:rFonts w:ascii="Calibri" w:hAnsi="Calibri" w:cs="Calibri"/>
        </w:rPr>
      </w:pPr>
      <w:r w:rsidRPr="00A37C03">
        <w:rPr>
          <w:rFonts w:ascii="Calibri" w:hAnsi="Calibri" w:cs="Calibri"/>
        </w:rPr>
        <w:t>7.2.2 XML Import Format (PayrollXML.xml) - Relius Import Structure</w:t>
      </w:r>
    </w:p>
    <w:tbl>
      <w:tblPr>
        <w:tblStyle w:val="TableGrid"/>
        <w:tblW w:w="0" w:type="auto"/>
        <w:tblInd w:w="720" w:type="dxa"/>
        <w:tblLook w:val="04A0" w:firstRow="1" w:lastRow="0" w:firstColumn="1" w:lastColumn="0" w:noHBand="0" w:noVBand="1"/>
      </w:tblPr>
      <w:tblGrid>
        <w:gridCol w:w="8630"/>
      </w:tblGrid>
      <w:tr w:rsidR="00ED57A2" w14:paraId="7ADEF764" w14:textId="77777777" w:rsidTr="00ED57A2">
        <w:tc>
          <w:tcPr>
            <w:tcW w:w="9350" w:type="dxa"/>
          </w:tcPr>
          <w:p w14:paraId="0946B256"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xml</w:t>
            </w:r>
          </w:p>
          <w:p w14:paraId="78344B81"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&lt;REQUESTS ActionCode="P"&gt;</w:t>
            </w:r>
          </w:p>
          <w:p w14:paraId="094191E5"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&lt;IMPORT_PAYROLL&gt;</w:t>
            </w:r>
          </w:p>
          <w:p w14:paraId="3386C5C0"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&lt;REQUEST_PAYROLL PlanID="[planid]" EmployerIdentificationNumber="[einnum]"&gt;</w:t>
            </w:r>
          </w:p>
          <w:p w14:paraId="545D1C22"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&lt;PAYROLL_PARAMETER_INFO&gt;</w:t>
            </w:r>
          </w:p>
          <w:p w14:paraId="130D25D6"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&lt;PlanID&gt;[planid]&lt;/PlanID&gt;</w:t>
            </w:r>
          </w:p>
          <w:p w14:paraId="7A714247"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&lt;YearEndDate&gt;[YYYY-MM-DD]&lt;/YearEndDate&gt;</w:t>
            </w:r>
          </w:p>
          <w:p w14:paraId="66089F31"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&lt;FrequencyCode tc="[PayFreqCd]" /&gt;</w:t>
            </w:r>
          </w:p>
          <w:p w14:paraId="73D00F50"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lastRenderedPageBreak/>
              <w:t xml:space="preserve">        &lt;PayrollFrequencySequenceNumber&gt;[PayFreqSeqNum]&lt;/PayrollFrequencySequenceNumber&gt;</w:t>
            </w:r>
          </w:p>
          <w:p w14:paraId="0FE85B37"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&lt;PayPeriodEndDate&gt;[EffectiveDate]&lt;/PayPeriodEndDate&gt;</w:t>
            </w:r>
          </w:p>
          <w:p w14:paraId="5FFFF6DD"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&lt;DERName&gt;1Payroll DER ALL&lt;/DERName&gt;</w:t>
            </w:r>
          </w:p>
          <w:p w14:paraId="79AE6ABA"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&lt;DERFileName&gt;[full path to PayrollALL.csv]&lt;/DERFileName&gt;</w:t>
            </w:r>
          </w:p>
          <w:p w14:paraId="334157BC"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&lt;DERGenerateNewEmployee tc="Y" /&gt;</w:t>
            </w:r>
          </w:p>
          <w:p w14:paraId="6CCF8C01"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&lt;DERUpdateExistingEmployee tc="Y" /&gt;</w:t>
            </w:r>
          </w:p>
          <w:p w14:paraId="713AF1DB"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&lt;DERValidateImportOnly tc="N" /&gt;</w:t>
            </w:r>
          </w:p>
          <w:p w14:paraId="7D5D432F"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&lt;DERCreateEligibility tc="Y" /&gt;</w:t>
            </w:r>
          </w:p>
          <w:p w14:paraId="7DE7602D"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&lt;SuppressCode tc="Y" /&gt;</w:t>
            </w:r>
          </w:p>
          <w:p w14:paraId="3061932A"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&lt;DERCreatePostTaxMatchTrans tc="N" /&gt;</w:t>
            </w:r>
          </w:p>
          <w:p w14:paraId="2A576CA1"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&lt;DERCreatePreTaxMatchTrans tc="N" /&gt;</w:t>
            </w:r>
          </w:p>
          <w:p w14:paraId="76EF2311"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&lt;AllocationEffectiveDate&gt;[allocation date]&lt;/AllocationEffectiveDate&gt;</w:t>
            </w:r>
          </w:p>
          <w:p w14:paraId="4F21476C"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&lt;ContributionPercentEffectiveDate&gt;[allocation date]&lt;/ContributionPercentEffectiveDate&gt;</w:t>
            </w:r>
          </w:p>
          <w:p w14:paraId="4ABDEB00"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&lt;/PAYROLL_PARAMETER_INFO&gt;</w:t>
            </w:r>
          </w:p>
          <w:p w14:paraId="72ED46FF"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&lt;/REQUEST_PAYROLL&gt;</w:t>
            </w:r>
          </w:p>
          <w:p w14:paraId="13C9A956"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 xml:space="preserve">  &lt;/IMPORT_PAYROLL&gt;</w:t>
            </w:r>
          </w:p>
          <w:p w14:paraId="3A721618" w14:textId="77777777" w:rsidR="00ED57A2" w:rsidRPr="002F3F51" w:rsidRDefault="00ED57A2" w:rsidP="00ED57A2">
            <w:pPr>
              <w:spacing w:after="160" w:line="279" w:lineRule="auto"/>
              <w:ind w:left="720"/>
              <w:rPr>
                <w:rFonts w:ascii="Calibri" w:hAnsi="Calibri" w:cs="Calibri"/>
                <w:sz w:val="20"/>
                <w:szCs w:val="20"/>
              </w:rPr>
            </w:pPr>
            <w:r w:rsidRPr="002F3F51">
              <w:rPr>
                <w:rFonts w:ascii="Calibri" w:hAnsi="Calibri" w:cs="Calibri"/>
                <w:sz w:val="20"/>
                <w:szCs w:val="20"/>
              </w:rPr>
              <w:t>&lt;/REQUESTS&gt;</w:t>
            </w:r>
          </w:p>
          <w:p w14:paraId="4C7D3820" w14:textId="77777777" w:rsidR="00ED57A2" w:rsidRDefault="00ED57A2" w:rsidP="00ED57A2">
            <w:pPr>
              <w:rPr>
                <w:rFonts w:ascii="Calibri" w:hAnsi="Calibri" w:cs="Calibri"/>
              </w:rPr>
            </w:pPr>
          </w:p>
        </w:tc>
      </w:tr>
    </w:tbl>
    <w:p w14:paraId="2DEFC7EA" w14:textId="77777777" w:rsidR="00ED57A2" w:rsidRDefault="00ED57A2" w:rsidP="00ED57A2">
      <w:pPr>
        <w:ind w:left="720"/>
        <w:rPr>
          <w:rFonts w:ascii="Calibri" w:hAnsi="Calibri" w:cs="Calibri"/>
        </w:rPr>
      </w:pPr>
    </w:p>
    <w:p w14:paraId="24B92B2D" w14:textId="77777777" w:rsidR="00ED57A2" w:rsidRDefault="00ED57A2" w:rsidP="002F3F51">
      <w:pPr>
        <w:rPr>
          <w:rFonts w:ascii="Calibri" w:hAnsi="Calibri" w:cs="Calibri"/>
          <w:b/>
          <w:bCs/>
        </w:rPr>
      </w:pPr>
    </w:p>
    <w:p w14:paraId="0132376B" w14:textId="265664DD" w:rsidR="2A07374C" w:rsidRDefault="2A07374C" w:rsidP="2A07374C">
      <w:pPr>
        <w:rPr>
          <w:rFonts w:ascii="Calibri" w:hAnsi="Calibri" w:cs="Calibri"/>
          <w:b/>
          <w:bCs/>
        </w:rPr>
      </w:pPr>
    </w:p>
    <w:p w14:paraId="1F1FEC54" w14:textId="46A894C1" w:rsidR="2A07374C" w:rsidRDefault="2A07374C" w:rsidP="2A07374C">
      <w:pPr>
        <w:rPr>
          <w:rFonts w:ascii="Calibri" w:hAnsi="Calibri" w:cs="Calibri"/>
          <w:b/>
          <w:bCs/>
        </w:rPr>
      </w:pPr>
    </w:p>
    <w:p w14:paraId="78579A42" w14:textId="6F5ED909" w:rsidR="002F3F51" w:rsidRPr="00A37C03" w:rsidRDefault="002F3F51" w:rsidP="00ED57A2">
      <w:pPr>
        <w:pStyle w:val="Heading4"/>
        <w:rPr>
          <w:rFonts w:ascii="Calibri" w:hAnsi="Calibri" w:cs="Calibri"/>
        </w:rPr>
      </w:pPr>
      <w:r w:rsidRPr="00A37C03">
        <w:rPr>
          <w:rFonts w:ascii="Calibri" w:hAnsi="Calibri" w:cs="Calibri"/>
        </w:rPr>
        <w:t>7.2.3 DepWDDetail Update</w:t>
      </w:r>
    </w:p>
    <w:p w14:paraId="53C5CE50" w14:textId="77777777" w:rsidR="002F3F51" w:rsidRPr="002F3F51" w:rsidRDefault="002F3F51" w:rsidP="002F3F51">
      <w:pPr>
        <w:rPr>
          <w:rFonts w:ascii="Calibri" w:hAnsi="Calibri" w:cs="Calibri"/>
        </w:rPr>
      </w:pPr>
      <w:r w:rsidRPr="002F3F51">
        <w:rPr>
          <w:rFonts w:ascii="Calibri" w:hAnsi="Calibri" w:cs="Calibri"/>
        </w:rPr>
        <w:t>The system updates PlanConnect DepWDDetail records via stored procedure:</w:t>
      </w:r>
    </w:p>
    <w:tbl>
      <w:tblPr>
        <w:tblStyle w:val="TableGrid"/>
        <w:tblW w:w="0" w:type="auto"/>
        <w:tblLook w:val="04A0" w:firstRow="1" w:lastRow="0" w:firstColumn="1" w:lastColumn="0" w:noHBand="0" w:noVBand="1"/>
      </w:tblPr>
      <w:tblGrid>
        <w:gridCol w:w="9350"/>
      </w:tblGrid>
      <w:tr w:rsidR="00ED57A2" w14:paraId="11DE601F" w14:textId="77777777" w:rsidTr="00ED57A2">
        <w:tc>
          <w:tcPr>
            <w:tcW w:w="9350" w:type="dxa"/>
          </w:tcPr>
          <w:p w14:paraId="30EC963D" w14:textId="77777777" w:rsidR="00ED57A2" w:rsidRPr="002F3F51" w:rsidRDefault="00ED57A2" w:rsidP="00ED57A2">
            <w:pPr>
              <w:spacing w:after="160" w:line="279" w:lineRule="auto"/>
              <w:rPr>
                <w:rFonts w:ascii="Calibri" w:hAnsi="Calibri" w:cs="Calibri"/>
              </w:rPr>
            </w:pPr>
            <w:r w:rsidRPr="002F3F51">
              <w:rPr>
                <w:rFonts w:ascii="Calibri" w:hAnsi="Calibri" w:cs="Calibri"/>
              </w:rPr>
              <w:t>sql</w:t>
            </w:r>
          </w:p>
          <w:p w14:paraId="7F4C60F2"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EXEC [dbo].[Stata_Save_DepWDDetail]</w:t>
            </w:r>
          </w:p>
          <w:p w14:paraId="30302C5C"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lastRenderedPageBreak/>
              <w:t xml:space="preserve">  @DepWDDetailID = [detail_id],</w:t>
            </w:r>
          </w:p>
          <w:p w14:paraId="4322966B"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 xml:space="preserve">  @RequestDate = '[YYYY-MM-DD]',</w:t>
            </w:r>
          </w:p>
          <w:p w14:paraId="20F16E46"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 xml:space="preserve">  @TotalAmt = [total],</w:t>
            </w:r>
          </w:p>
          <w:p w14:paraId="69204061"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 xml:space="preserve">  @DeferralAmt = [ee_amt],</w:t>
            </w:r>
          </w:p>
          <w:p w14:paraId="1552B7FC"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 xml:space="preserve">  @RothAmt = [roth_amt],</w:t>
            </w:r>
          </w:p>
          <w:p w14:paraId="216903DC"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 xml:space="preserve">  @MatchAmt = [match_amt],</w:t>
            </w:r>
          </w:p>
          <w:p w14:paraId="54C5C312"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 xml:space="preserve">  @SHMatchAmt = [shmatch_amt],</w:t>
            </w:r>
          </w:p>
          <w:p w14:paraId="41D97390"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 xml:space="preserve">  @PShareAmt = [pshare_amt],</w:t>
            </w:r>
          </w:p>
          <w:p w14:paraId="4E3335FA"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 xml:space="preserve">  @SHNEAmt = [shne_amt],</w:t>
            </w:r>
          </w:p>
          <w:p w14:paraId="1DAA896B"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 xml:space="preserve">  @LoanAmt = [loan_amt],</w:t>
            </w:r>
          </w:p>
          <w:p w14:paraId="3266A04B" w14:textId="77777777" w:rsidR="00ED57A2" w:rsidRPr="00A37C03" w:rsidRDefault="00ED57A2" w:rsidP="00ED57A2">
            <w:pPr>
              <w:spacing w:after="160" w:line="279" w:lineRule="auto"/>
              <w:rPr>
                <w:rFonts w:ascii="Calibri" w:hAnsi="Calibri" w:cs="Calibri"/>
                <w:sz w:val="20"/>
                <w:szCs w:val="20"/>
              </w:rPr>
            </w:pPr>
            <w:r w:rsidRPr="00A37C03">
              <w:rPr>
                <w:rFonts w:ascii="Calibri" w:hAnsi="Calibri" w:cs="Calibri"/>
                <w:sz w:val="20"/>
                <w:szCs w:val="20"/>
              </w:rPr>
              <w:t xml:space="preserve">  @CompleteOrCancelDesc = '';</w:t>
            </w:r>
          </w:p>
          <w:p w14:paraId="0FF0544A" w14:textId="77777777" w:rsidR="00ED57A2" w:rsidRDefault="00ED57A2" w:rsidP="002F3F51">
            <w:pPr>
              <w:rPr>
                <w:rFonts w:ascii="Calibri" w:hAnsi="Calibri" w:cs="Calibri"/>
                <w:b/>
                <w:bCs/>
              </w:rPr>
            </w:pPr>
          </w:p>
        </w:tc>
      </w:tr>
    </w:tbl>
    <w:p w14:paraId="056E6458" w14:textId="77777777" w:rsidR="00ED57A2" w:rsidRDefault="00ED57A2" w:rsidP="002F3F51">
      <w:pPr>
        <w:rPr>
          <w:rFonts w:ascii="Calibri" w:hAnsi="Calibri" w:cs="Calibri"/>
          <w:b/>
          <w:bCs/>
        </w:rPr>
      </w:pPr>
    </w:p>
    <w:p w14:paraId="1499992D" w14:textId="4AFA752F" w:rsidR="002F3F51" w:rsidRPr="002F3F51" w:rsidRDefault="002F3F51" w:rsidP="002F3F51">
      <w:pPr>
        <w:rPr>
          <w:rFonts w:ascii="Calibri" w:hAnsi="Calibri" w:cs="Calibri"/>
          <w:b/>
          <w:bCs/>
        </w:rPr>
      </w:pPr>
      <w:r w:rsidRPr="002F3F51">
        <w:rPr>
          <w:rFonts w:ascii="Calibri" w:hAnsi="Calibri" w:cs="Calibri"/>
          <w:b/>
          <w:bCs/>
        </w:rPr>
        <w:t>7.2.4 PayrollALL Output Format (CSV/XLS)</w:t>
      </w:r>
    </w:p>
    <w:tbl>
      <w:tblPr>
        <w:tblStyle w:val="TableGrid"/>
        <w:tblW w:w="0" w:type="auto"/>
        <w:tblLook w:val="04A0" w:firstRow="1" w:lastRow="0" w:firstColumn="1" w:lastColumn="0" w:noHBand="0" w:noVBand="1"/>
      </w:tblPr>
      <w:tblGrid>
        <w:gridCol w:w="1646"/>
        <w:gridCol w:w="1646"/>
        <w:gridCol w:w="2615"/>
      </w:tblGrid>
      <w:tr w:rsidR="002F3F51" w:rsidRPr="002F3F51" w14:paraId="0D4A06B8" w14:textId="77777777" w:rsidTr="444BEF9A">
        <w:tc>
          <w:tcPr>
            <w:tcW w:w="1460" w:type="dxa"/>
            <w:hideMark/>
          </w:tcPr>
          <w:p w14:paraId="63960147"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Column</w:t>
            </w:r>
          </w:p>
        </w:tc>
        <w:tc>
          <w:tcPr>
            <w:tcW w:w="0" w:type="auto"/>
            <w:hideMark/>
          </w:tcPr>
          <w:p w14:paraId="0CBBE7E6"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Variable</w:t>
            </w:r>
          </w:p>
        </w:tc>
        <w:tc>
          <w:tcPr>
            <w:tcW w:w="0" w:type="auto"/>
            <w:hideMark/>
          </w:tcPr>
          <w:p w14:paraId="1FBC13A3"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Description</w:t>
            </w:r>
          </w:p>
        </w:tc>
      </w:tr>
      <w:tr w:rsidR="00ED57A2" w:rsidRPr="002F3F51" w14:paraId="66BDCDC2" w14:textId="77777777" w:rsidTr="444BEF9A">
        <w:tc>
          <w:tcPr>
            <w:tcW w:w="1460" w:type="dxa"/>
          </w:tcPr>
          <w:p w14:paraId="6497DB0C" w14:textId="77777777" w:rsidR="00ED57A2" w:rsidRPr="002F3F51" w:rsidRDefault="00ED57A2" w:rsidP="002F3F51">
            <w:pPr>
              <w:rPr>
                <w:rFonts w:ascii="Calibri" w:hAnsi="Calibri" w:cs="Calibri"/>
                <w:b/>
                <w:bCs/>
              </w:rPr>
            </w:pPr>
          </w:p>
        </w:tc>
        <w:tc>
          <w:tcPr>
            <w:tcW w:w="0" w:type="auto"/>
          </w:tcPr>
          <w:p w14:paraId="30BB5425" w14:textId="77777777" w:rsidR="00ED57A2" w:rsidRPr="002F3F51" w:rsidRDefault="00ED57A2" w:rsidP="002F3F51">
            <w:pPr>
              <w:rPr>
                <w:rFonts w:ascii="Calibri" w:hAnsi="Calibri" w:cs="Calibri"/>
                <w:b/>
                <w:bCs/>
              </w:rPr>
            </w:pPr>
          </w:p>
        </w:tc>
        <w:tc>
          <w:tcPr>
            <w:tcW w:w="0" w:type="auto"/>
          </w:tcPr>
          <w:p w14:paraId="1D97E1CA" w14:textId="77777777" w:rsidR="00ED57A2" w:rsidRPr="002F3F51" w:rsidRDefault="00ED57A2" w:rsidP="002F3F51">
            <w:pPr>
              <w:rPr>
                <w:rFonts w:ascii="Calibri" w:hAnsi="Calibri" w:cs="Calibri"/>
                <w:b/>
                <w:bCs/>
              </w:rPr>
            </w:pPr>
          </w:p>
        </w:tc>
      </w:tr>
      <w:tr w:rsidR="002F3F51" w:rsidRPr="002F3F51" w14:paraId="5351DD67" w14:textId="77777777" w:rsidTr="444BEF9A">
        <w:tc>
          <w:tcPr>
            <w:tcW w:w="1460" w:type="dxa"/>
            <w:hideMark/>
          </w:tcPr>
          <w:p w14:paraId="6BF084A7"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planidfreq</w:t>
            </w:r>
          </w:p>
        </w:tc>
        <w:tc>
          <w:tcPr>
            <w:tcW w:w="0" w:type="auto"/>
            <w:hideMark/>
          </w:tcPr>
          <w:p w14:paraId="051DE346"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planidfreq</w:t>
            </w:r>
          </w:p>
        </w:tc>
        <w:tc>
          <w:tcPr>
            <w:tcW w:w="0" w:type="auto"/>
            <w:hideMark/>
          </w:tcPr>
          <w:p w14:paraId="66A4976B"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 ID + Pay Frequency</w:t>
            </w:r>
          </w:p>
        </w:tc>
      </w:tr>
      <w:tr w:rsidR="002F3F51" w:rsidRPr="002F3F51" w14:paraId="1EE8475F" w14:textId="77777777" w:rsidTr="444BEF9A">
        <w:tc>
          <w:tcPr>
            <w:tcW w:w="1460" w:type="dxa"/>
            <w:hideMark/>
          </w:tcPr>
          <w:p w14:paraId="06A7AA17" w14:textId="77777777" w:rsidR="002F3F51" w:rsidRPr="002F3F51" w:rsidRDefault="002F3F51" w:rsidP="002F3F51">
            <w:pPr>
              <w:spacing w:after="160" w:line="279" w:lineRule="auto"/>
              <w:rPr>
                <w:rFonts w:ascii="Calibri" w:hAnsi="Calibri" w:cs="Calibri"/>
              </w:rPr>
            </w:pPr>
            <w:r w:rsidRPr="002F3F51">
              <w:rPr>
                <w:rFonts w:ascii="Calibri" w:hAnsi="Calibri" w:cs="Calibri"/>
              </w:rPr>
              <w:t>clientid</w:t>
            </w:r>
          </w:p>
        </w:tc>
        <w:tc>
          <w:tcPr>
            <w:tcW w:w="0" w:type="auto"/>
            <w:hideMark/>
          </w:tcPr>
          <w:p w14:paraId="6934D685" w14:textId="77777777" w:rsidR="002F3F51" w:rsidRPr="002F3F51" w:rsidRDefault="002F3F51" w:rsidP="002F3F51">
            <w:pPr>
              <w:spacing w:after="160" w:line="279" w:lineRule="auto"/>
              <w:rPr>
                <w:rFonts w:ascii="Calibri" w:hAnsi="Calibri" w:cs="Calibri"/>
              </w:rPr>
            </w:pPr>
            <w:r w:rsidRPr="002F3F51">
              <w:rPr>
                <w:rFonts w:ascii="Calibri" w:hAnsi="Calibri" w:cs="Calibri"/>
              </w:rPr>
              <w:t>clientid</w:t>
            </w:r>
          </w:p>
        </w:tc>
        <w:tc>
          <w:tcPr>
            <w:tcW w:w="0" w:type="auto"/>
            <w:hideMark/>
          </w:tcPr>
          <w:p w14:paraId="2B16A5ED" w14:textId="77777777" w:rsidR="002F3F51" w:rsidRPr="002F3F51" w:rsidRDefault="002F3F51" w:rsidP="002F3F51">
            <w:pPr>
              <w:spacing w:after="160" w:line="279" w:lineRule="auto"/>
              <w:rPr>
                <w:rFonts w:ascii="Calibri" w:hAnsi="Calibri" w:cs="Calibri"/>
              </w:rPr>
            </w:pPr>
            <w:r w:rsidRPr="002F3F51">
              <w:rPr>
                <w:rFonts w:ascii="Calibri" w:hAnsi="Calibri" w:cs="Calibri"/>
              </w:rPr>
              <w:t>Client identifier</w:t>
            </w:r>
          </w:p>
        </w:tc>
      </w:tr>
      <w:tr w:rsidR="002F3F51" w:rsidRPr="002F3F51" w14:paraId="0C4A585F" w14:textId="77777777" w:rsidTr="444BEF9A">
        <w:tc>
          <w:tcPr>
            <w:tcW w:w="1460" w:type="dxa"/>
            <w:hideMark/>
          </w:tcPr>
          <w:p w14:paraId="5006CBEC" w14:textId="77777777" w:rsidR="002F3F51" w:rsidRPr="002F3F51" w:rsidRDefault="002F3F51" w:rsidP="002F3F51">
            <w:pPr>
              <w:spacing w:after="160" w:line="279" w:lineRule="auto"/>
              <w:rPr>
                <w:rFonts w:ascii="Calibri" w:hAnsi="Calibri" w:cs="Calibri"/>
              </w:rPr>
            </w:pPr>
            <w:r w:rsidRPr="002F3F51">
              <w:rPr>
                <w:rFonts w:ascii="Calibri" w:hAnsi="Calibri" w:cs="Calibri"/>
              </w:rPr>
              <w:t>divcode</w:t>
            </w:r>
          </w:p>
        </w:tc>
        <w:tc>
          <w:tcPr>
            <w:tcW w:w="0" w:type="auto"/>
            <w:hideMark/>
          </w:tcPr>
          <w:p w14:paraId="2FC9F05B" w14:textId="77777777" w:rsidR="002F3F51" w:rsidRPr="002F3F51" w:rsidRDefault="002F3F51" w:rsidP="002F3F51">
            <w:pPr>
              <w:spacing w:after="160" w:line="279" w:lineRule="auto"/>
              <w:rPr>
                <w:rFonts w:ascii="Calibri" w:hAnsi="Calibri" w:cs="Calibri"/>
              </w:rPr>
            </w:pPr>
            <w:r w:rsidRPr="002F3F51">
              <w:rPr>
                <w:rFonts w:ascii="Calibri" w:hAnsi="Calibri" w:cs="Calibri"/>
              </w:rPr>
              <w:t>divcode</w:t>
            </w:r>
          </w:p>
        </w:tc>
        <w:tc>
          <w:tcPr>
            <w:tcW w:w="0" w:type="auto"/>
            <w:hideMark/>
          </w:tcPr>
          <w:p w14:paraId="7116A1CE" w14:textId="77777777" w:rsidR="002F3F51" w:rsidRPr="002F3F51" w:rsidRDefault="002F3F51" w:rsidP="002F3F51">
            <w:pPr>
              <w:spacing w:after="160" w:line="279" w:lineRule="auto"/>
              <w:rPr>
                <w:rFonts w:ascii="Calibri" w:hAnsi="Calibri" w:cs="Calibri"/>
              </w:rPr>
            </w:pPr>
            <w:r w:rsidRPr="002F3F51">
              <w:rPr>
                <w:rFonts w:ascii="Calibri" w:hAnsi="Calibri" w:cs="Calibri"/>
              </w:rPr>
              <w:t>Division code</w:t>
            </w:r>
          </w:p>
        </w:tc>
      </w:tr>
      <w:tr w:rsidR="002F3F51" w:rsidRPr="002F3F51" w14:paraId="4C20E030" w14:textId="77777777" w:rsidTr="444BEF9A">
        <w:tc>
          <w:tcPr>
            <w:tcW w:w="1460" w:type="dxa"/>
            <w:hideMark/>
          </w:tcPr>
          <w:p w14:paraId="1B2CE3CB"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w:t>
            </w:r>
          </w:p>
        </w:tc>
        <w:tc>
          <w:tcPr>
            <w:tcW w:w="0" w:type="auto"/>
            <w:hideMark/>
          </w:tcPr>
          <w:p w14:paraId="242BADD4"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w:t>
            </w:r>
          </w:p>
        </w:tc>
        <w:tc>
          <w:tcPr>
            <w:tcW w:w="0" w:type="auto"/>
            <w:hideMark/>
          </w:tcPr>
          <w:p w14:paraId="3AB851A4"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 date</w:t>
            </w:r>
          </w:p>
        </w:tc>
      </w:tr>
      <w:tr w:rsidR="002F3F51" w:rsidRPr="002F3F51" w14:paraId="08487478" w14:textId="77777777" w:rsidTr="444BEF9A">
        <w:tc>
          <w:tcPr>
            <w:tcW w:w="1460" w:type="dxa"/>
            <w:hideMark/>
          </w:tcPr>
          <w:p w14:paraId="24456296" w14:textId="77777777" w:rsidR="002F3F51" w:rsidRPr="002F3F51" w:rsidRDefault="002F3F51" w:rsidP="002F3F51">
            <w:pPr>
              <w:spacing w:after="160" w:line="279" w:lineRule="auto"/>
              <w:rPr>
                <w:rFonts w:ascii="Calibri" w:hAnsi="Calibri" w:cs="Calibri"/>
              </w:rPr>
            </w:pPr>
            <w:r w:rsidRPr="002F3F51">
              <w:rPr>
                <w:rFonts w:ascii="Calibri" w:hAnsi="Calibri" w:cs="Calibri"/>
              </w:rPr>
              <w:t>ssn</w:t>
            </w:r>
          </w:p>
        </w:tc>
        <w:tc>
          <w:tcPr>
            <w:tcW w:w="0" w:type="auto"/>
            <w:hideMark/>
          </w:tcPr>
          <w:p w14:paraId="14E3E378" w14:textId="77777777" w:rsidR="002F3F51" w:rsidRPr="002F3F51" w:rsidRDefault="002F3F51" w:rsidP="002F3F51">
            <w:pPr>
              <w:spacing w:after="160" w:line="279" w:lineRule="auto"/>
              <w:rPr>
                <w:rFonts w:ascii="Calibri" w:hAnsi="Calibri" w:cs="Calibri"/>
              </w:rPr>
            </w:pPr>
            <w:r w:rsidRPr="002F3F51">
              <w:rPr>
                <w:rFonts w:ascii="Calibri" w:hAnsi="Calibri" w:cs="Calibri"/>
              </w:rPr>
              <w:t>ssn</w:t>
            </w:r>
          </w:p>
        </w:tc>
        <w:tc>
          <w:tcPr>
            <w:tcW w:w="0" w:type="auto"/>
            <w:hideMark/>
          </w:tcPr>
          <w:p w14:paraId="059A374F" w14:textId="77777777" w:rsidR="002F3F51" w:rsidRPr="002F3F51" w:rsidRDefault="002F3F51" w:rsidP="002F3F51">
            <w:pPr>
              <w:spacing w:after="160" w:line="279" w:lineRule="auto"/>
              <w:rPr>
                <w:rFonts w:ascii="Calibri" w:hAnsi="Calibri" w:cs="Calibri"/>
              </w:rPr>
            </w:pPr>
            <w:r w:rsidRPr="002F3F51">
              <w:rPr>
                <w:rFonts w:ascii="Calibri" w:hAnsi="Calibri" w:cs="Calibri"/>
              </w:rPr>
              <w:t>Social Security Number</w:t>
            </w:r>
          </w:p>
        </w:tc>
      </w:tr>
      <w:tr w:rsidR="002F3F51" w:rsidRPr="002F3F51" w14:paraId="3F228827" w14:textId="77777777" w:rsidTr="444BEF9A">
        <w:tc>
          <w:tcPr>
            <w:tcW w:w="1460" w:type="dxa"/>
            <w:hideMark/>
          </w:tcPr>
          <w:p w14:paraId="5EA8DDDC" w14:textId="77777777" w:rsidR="002F3F51" w:rsidRPr="002F3F51" w:rsidRDefault="002F3F51" w:rsidP="002F3F51">
            <w:pPr>
              <w:spacing w:after="160" w:line="279" w:lineRule="auto"/>
              <w:rPr>
                <w:rFonts w:ascii="Calibri" w:hAnsi="Calibri" w:cs="Calibri"/>
              </w:rPr>
            </w:pPr>
            <w:r w:rsidRPr="002F3F51">
              <w:rPr>
                <w:rFonts w:ascii="Calibri" w:hAnsi="Calibri" w:cs="Calibri"/>
              </w:rPr>
              <w:t>eenum</w:t>
            </w:r>
          </w:p>
        </w:tc>
        <w:tc>
          <w:tcPr>
            <w:tcW w:w="0" w:type="auto"/>
            <w:hideMark/>
          </w:tcPr>
          <w:p w14:paraId="0F541897" w14:textId="77777777" w:rsidR="002F3F51" w:rsidRPr="002F3F51" w:rsidRDefault="002F3F51" w:rsidP="002F3F51">
            <w:pPr>
              <w:spacing w:after="160" w:line="279" w:lineRule="auto"/>
              <w:rPr>
                <w:rFonts w:ascii="Calibri" w:hAnsi="Calibri" w:cs="Calibri"/>
              </w:rPr>
            </w:pPr>
            <w:r w:rsidRPr="002F3F51">
              <w:rPr>
                <w:rFonts w:ascii="Calibri" w:hAnsi="Calibri" w:cs="Calibri"/>
              </w:rPr>
              <w:t>eenum</w:t>
            </w:r>
          </w:p>
        </w:tc>
        <w:tc>
          <w:tcPr>
            <w:tcW w:w="0" w:type="auto"/>
            <w:hideMark/>
          </w:tcPr>
          <w:p w14:paraId="28402044" w14:textId="77777777" w:rsidR="002F3F51" w:rsidRPr="002F3F51" w:rsidRDefault="002F3F51" w:rsidP="002F3F51">
            <w:pPr>
              <w:spacing w:after="160" w:line="279" w:lineRule="auto"/>
              <w:rPr>
                <w:rFonts w:ascii="Calibri" w:hAnsi="Calibri" w:cs="Calibri"/>
              </w:rPr>
            </w:pPr>
            <w:r w:rsidRPr="002F3F51">
              <w:rPr>
                <w:rFonts w:ascii="Calibri" w:hAnsi="Calibri" w:cs="Calibri"/>
              </w:rPr>
              <w:t>Employee number</w:t>
            </w:r>
          </w:p>
        </w:tc>
      </w:tr>
      <w:tr w:rsidR="002F3F51" w:rsidRPr="002F3F51" w14:paraId="5ABD50CF" w14:textId="77777777" w:rsidTr="444BEF9A">
        <w:tc>
          <w:tcPr>
            <w:tcW w:w="1460" w:type="dxa"/>
            <w:hideMark/>
          </w:tcPr>
          <w:p w14:paraId="2ACE0388" w14:textId="77777777" w:rsidR="002F3F51" w:rsidRPr="002F3F51" w:rsidRDefault="002F3F51" w:rsidP="002F3F51">
            <w:pPr>
              <w:spacing w:after="160" w:line="279" w:lineRule="auto"/>
              <w:rPr>
                <w:rFonts w:ascii="Calibri" w:hAnsi="Calibri" w:cs="Calibri"/>
              </w:rPr>
            </w:pPr>
            <w:r w:rsidRPr="002F3F51">
              <w:rPr>
                <w:rFonts w:ascii="Calibri" w:hAnsi="Calibri" w:cs="Calibri"/>
              </w:rPr>
              <w:t>lname</w:t>
            </w:r>
          </w:p>
        </w:tc>
        <w:tc>
          <w:tcPr>
            <w:tcW w:w="0" w:type="auto"/>
            <w:hideMark/>
          </w:tcPr>
          <w:p w14:paraId="3C6A3732" w14:textId="77777777" w:rsidR="002F3F51" w:rsidRPr="002F3F51" w:rsidRDefault="002F3F51" w:rsidP="002F3F51">
            <w:pPr>
              <w:spacing w:after="160" w:line="279" w:lineRule="auto"/>
              <w:rPr>
                <w:rFonts w:ascii="Calibri" w:hAnsi="Calibri" w:cs="Calibri"/>
              </w:rPr>
            </w:pPr>
            <w:r w:rsidRPr="002F3F51">
              <w:rPr>
                <w:rFonts w:ascii="Calibri" w:hAnsi="Calibri" w:cs="Calibri"/>
              </w:rPr>
              <w:t>lname</w:t>
            </w:r>
          </w:p>
        </w:tc>
        <w:tc>
          <w:tcPr>
            <w:tcW w:w="0" w:type="auto"/>
            <w:hideMark/>
          </w:tcPr>
          <w:p w14:paraId="51D45B3F" w14:textId="77777777" w:rsidR="002F3F51" w:rsidRPr="002F3F51" w:rsidRDefault="002F3F51" w:rsidP="002F3F51">
            <w:pPr>
              <w:spacing w:after="160" w:line="279" w:lineRule="auto"/>
              <w:rPr>
                <w:rFonts w:ascii="Calibri" w:hAnsi="Calibri" w:cs="Calibri"/>
              </w:rPr>
            </w:pPr>
            <w:r w:rsidRPr="002F3F51">
              <w:rPr>
                <w:rFonts w:ascii="Calibri" w:hAnsi="Calibri" w:cs="Calibri"/>
              </w:rPr>
              <w:t>Last name</w:t>
            </w:r>
          </w:p>
        </w:tc>
      </w:tr>
      <w:tr w:rsidR="002F3F51" w:rsidRPr="002F3F51" w14:paraId="538048A3" w14:textId="77777777" w:rsidTr="444BEF9A">
        <w:tc>
          <w:tcPr>
            <w:tcW w:w="1460" w:type="dxa"/>
            <w:hideMark/>
          </w:tcPr>
          <w:p w14:paraId="2BD1F5A2" w14:textId="77777777" w:rsidR="002F3F51" w:rsidRPr="002F3F51" w:rsidRDefault="002F3F51" w:rsidP="002F3F51">
            <w:pPr>
              <w:spacing w:after="160" w:line="279" w:lineRule="auto"/>
              <w:rPr>
                <w:rFonts w:ascii="Calibri" w:hAnsi="Calibri" w:cs="Calibri"/>
              </w:rPr>
            </w:pPr>
            <w:r w:rsidRPr="002F3F51">
              <w:rPr>
                <w:rFonts w:ascii="Calibri" w:hAnsi="Calibri" w:cs="Calibri"/>
              </w:rPr>
              <w:t>fname</w:t>
            </w:r>
          </w:p>
        </w:tc>
        <w:tc>
          <w:tcPr>
            <w:tcW w:w="0" w:type="auto"/>
            <w:hideMark/>
          </w:tcPr>
          <w:p w14:paraId="30C918ED" w14:textId="77777777" w:rsidR="002F3F51" w:rsidRPr="002F3F51" w:rsidRDefault="002F3F51" w:rsidP="002F3F51">
            <w:pPr>
              <w:spacing w:after="160" w:line="279" w:lineRule="auto"/>
              <w:rPr>
                <w:rFonts w:ascii="Calibri" w:hAnsi="Calibri" w:cs="Calibri"/>
              </w:rPr>
            </w:pPr>
            <w:r w:rsidRPr="002F3F51">
              <w:rPr>
                <w:rFonts w:ascii="Calibri" w:hAnsi="Calibri" w:cs="Calibri"/>
              </w:rPr>
              <w:t>fname</w:t>
            </w:r>
          </w:p>
        </w:tc>
        <w:tc>
          <w:tcPr>
            <w:tcW w:w="0" w:type="auto"/>
            <w:hideMark/>
          </w:tcPr>
          <w:p w14:paraId="2DCE041B" w14:textId="77777777" w:rsidR="002F3F51" w:rsidRPr="002F3F51" w:rsidRDefault="002F3F51" w:rsidP="002F3F51">
            <w:pPr>
              <w:spacing w:after="160" w:line="279" w:lineRule="auto"/>
              <w:rPr>
                <w:rFonts w:ascii="Calibri" w:hAnsi="Calibri" w:cs="Calibri"/>
              </w:rPr>
            </w:pPr>
            <w:r w:rsidRPr="002F3F51">
              <w:rPr>
                <w:rFonts w:ascii="Calibri" w:hAnsi="Calibri" w:cs="Calibri"/>
              </w:rPr>
              <w:t>First name</w:t>
            </w:r>
          </w:p>
        </w:tc>
      </w:tr>
      <w:tr w:rsidR="002F3F51" w:rsidRPr="002F3F51" w14:paraId="27561034" w14:textId="77777777" w:rsidTr="444BEF9A">
        <w:tc>
          <w:tcPr>
            <w:tcW w:w="1460" w:type="dxa"/>
            <w:hideMark/>
          </w:tcPr>
          <w:p w14:paraId="7B6F8455" w14:textId="77777777" w:rsidR="002F3F51" w:rsidRPr="002F3F51" w:rsidRDefault="002F3F51" w:rsidP="002F3F51">
            <w:pPr>
              <w:spacing w:after="160" w:line="279" w:lineRule="auto"/>
              <w:rPr>
                <w:rFonts w:ascii="Calibri" w:hAnsi="Calibri" w:cs="Calibri"/>
              </w:rPr>
            </w:pPr>
            <w:r w:rsidRPr="002F3F51">
              <w:rPr>
                <w:rFonts w:ascii="Calibri" w:hAnsi="Calibri" w:cs="Calibri"/>
              </w:rPr>
              <w:t>mname</w:t>
            </w:r>
          </w:p>
        </w:tc>
        <w:tc>
          <w:tcPr>
            <w:tcW w:w="0" w:type="auto"/>
            <w:hideMark/>
          </w:tcPr>
          <w:p w14:paraId="00349909" w14:textId="77777777" w:rsidR="002F3F51" w:rsidRPr="002F3F51" w:rsidRDefault="002F3F51" w:rsidP="002F3F51">
            <w:pPr>
              <w:spacing w:after="160" w:line="279" w:lineRule="auto"/>
              <w:rPr>
                <w:rFonts w:ascii="Calibri" w:hAnsi="Calibri" w:cs="Calibri"/>
              </w:rPr>
            </w:pPr>
            <w:r w:rsidRPr="002F3F51">
              <w:rPr>
                <w:rFonts w:ascii="Calibri" w:hAnsi="Calibri" w:cs="Calibri"/>
              </w:rPr>
              <w:t>mname</w:t>
            </w:r>
          </w:p>
        </w:tc>
        <w:tc>
          <w:tcPr>
            <w:tcW w:w="0" w:type="auto"/>
            <w:hideMark/>
          </w:tcPr>
          <w:p w14:paraId="7CDF8DF6" w14:textId="77777777" w:rsidR="002F3F51" w:rsidRPr="002F3F51" w:rsidRDefault="002F3F51" w:rsidP="002F3F51">
            <w:pPr>
              <w:spacing w:after="160" w:line="279" w:lineRule="auto"/>
              <w:rPr>
                <w:rFonts w:ascii="Calibri" w:hAnsi="Calibri" w:cs="Calibri"/>
              </w:rPr>
            </w:pPr>
            <w:r w:rsidRPr="002F3F51">
              <w:rPr>
                <w:rFonts w:ascii="Calibri" w:hAnsi="Calibri" w:cs="Calibri"/>
              </w:rPr>
              <w:t>Middle name</w:t>
            </w:r>
          </w:p>
        </w:tc>
      </w:tr>
      <w:tr w:rsidR="002F3F51" w:rsidRPr="002F3F51" w14:paraId="71C61E75" w14:textId="77777777" w:rsidTr="444BEF9A">
        <w:tc>
          <w:tcPr>
            <w:tcW w:w="1460" w:type="dxa"/>
            <w:hideMark/>
          </w:tcPr>
          <w:p w14:paraId="2BB86A17" w14:textId="77777777" w:rsidR="002F3F51" w:rsidRPr="002F3F51" w:rsidRDefault="002F3F51" w:rsidP="002F3F51">
            <w:pPr>
              <w:spacing w:after="160" w:line="279" w:lineRule="auto"/>
              <w:rPr>
                <w:rFonts w:ascii="Calibri" w:hAnsi="Calibri" w:cs="Calibri"/>
              </w:rPr>
            </w:pPr>
            <w:r w:rsidRPr="002F3F51">
              <w:rPr>
                <w:rFonts w:ascii="Calibri" w:hAnsi="Calibri" w:cs="Calibri"/>
              </w:rPr>
              <w:t>street1</w:t>
            </w:r>
          </w:p>
        </w:tc>
        <w:tc>
          <w:tcPr>
            <w:tcW w:w="0" w:type="auto"/>
            <w:hideMark/>
          </w:tcPr>
          <w:p w14:paraId="5CCACDF8" w14:textId="77777777" w:rsidR="002F3F51" w:rsidRPr="002F3F51" w:rsidRDefault="002F3F51" w:rsidP="002F3F51">
            <w:pPr>
              <w:spacing w:after="160" w:line="279" w:lineRule="auto"/>
              <w:rPr>
                <w:rFonts w:ascii="Calibri" w:hAnsi="Calibri" w:cs="Calibri"/>
              </w:rPr>
            </w:pPr>
            <w:r w:rsidRPr="002F3F51">
              <w:rPr>
                <w:rFonts w:ascii="Calibri" w:hAnsi="Calibri" w:cs="Calibri"/>
              </w:rPr>
              <w:t>street1</w:t>
            </w:r>
          </w:p>
        </w:tc>
        <w:tc>
          <w:tcPr>
            <w:tcW w:w="0" w:type="auto"/>
            <w:hideMark/>
          </w:tcPr>
          <w:p w14:paraId="6B4C8639" w14:textId="77777777" w:rsidR="002F3F51" w:rsidRPr="002F3F51" w:rsidRDefault="002F3F51" w:rsidP="002F3F51">
            <w:pPr>
              <w:spacing w:after="160" w:line="279" w:lineRule="auto"/>
              <w:rPr>
                <w:rFonts w:ascii="Calibri" w:hAnsi="Calibri" w:cs="Calibri"/>
              </w:rPr>
            </w:pPr>
            <w:r w:rsidRPr="002F3F51">
              <w:rPr>
                <w:rFonts w:ascii="Calibri" w:hAnsi="Calibri" w:cs="Calibri"/>
              </w:rPr>
              <w:t>Address line 1</w:t>
            </w:r>
          </w:p>
        </w:tc>
      </w:tr>
      <w:tr w:rsidR="002F3F51" w:rsidRPr="002F3F51" w14:paraId="7EC4951C" w14:textId="77777777" w:rsidTr="444BEF9A">
        <w:tc>
          <w:tcPr>
            <w:tcW w:w="1460" w:type="dxa"/>
            <w:hideMark/>
          </w:tcPr>
          <w:p w14:paraId="588B621E"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street2</w:t>
            </w:r>
          </w:p>
        </w:tc>
        <w:tc>
          <w:tcPr>
            <w:tcW w:w="0" w:type="auto"/>
            <w:hideMark/>
          </w:tcPr>
          <w:p w14:paraId="763FFD39" w14:textId="77777777" w:rsidR="002F3F51" w:rsidRPr="002F3F51" w:rsidRDefault="002F3F51" w:rsidP="002F3F51">
            <w:pPr>
              <w:spacing w:after="160" w:line="279" w:lineRule="auto"/>
              <w:rPr>
                <w:rFonts w:ascii="Calibri" w:hAnsi="Calibri" w:cs="Calibri"/>
              </w:rPr>
            </w:pPr>
            <w:r w:rsidRPr="002F3F51">
              <w:rPr>
                <w:rFonts w:ascii="Calibri" w:hAnsi="Calibri" w:cs="Calibri"/>
              </w:rPr>
              <w:t>street2</w:t>
            </w:r>
          </w:p>
        </w:tc>
        <w:tc>
          <w:tcPr>
            <w:tcW w:w="0" w:type="auto"/>
            <w:hideMark/>
          </w:tcPr>
          <w:p w14:paraId="0FE27C3B" w14:textId="77777777" w:rsidR="002F3F51" w:rsidRPr="002F3F51" w:rsidRDefault="002F3F51" w:rsidP="002F3F51">
            <w:pPr>
              <w:spacing w:after="160" w:line="279" w:lineRule="auto"/>
              <w:rPr>
                <w:rFonts w:ascii="Calibri" w:hAnsi="Calibri" w:cs="Calibri"/>
              </w:rPr>
            </w:pPr>
            <w:r w:rsidRPr="002F3F51">
              <w:rPr>
                <w:rFonts w:ascii="Calibri" w:hAnsi="Calibri" w:cs="Calibri"/>
              </w:rPr>
              <w:t>Address line 2</w:t>
            </w:r>
          </w:p>
        </w:tc>
      </w:tr>
      <w:tr w:rsidR="002F3F51" w:rsidRPr="002F3F51" w14:paraId="1EA3E4D9" w14:textId="77777777" w:rsidTr="444BEF9A">
        <w:tc>
          <w:tcPr>
            <w:tcW w:w="1460" w:type="dxa"/>
            <w:hideMark/>
          </w:tcPr>
          <w:p w14:paraId="56993D6B" w14:textId="77777777" w:rsidR="002F3F51" w:rsidRPr="002F3F51" w:rsidRDefault="002F3F51" w:rsidP="002F3F51">
            <w:pPr>
              <w:spacing w:after="160" w:line="279" w:lineRule="auto"/>
              <w:rPr>
                <w:rFonts w:ascii="Calibri" w:hAnsi="Calibri" w:cs="Calibri"/>
              </w:rPr>
            </w:pPr>
            <w:r w:rsidRPr="002F3F51">
              <w:rPr>
                <w:rFonts w:ascii="Calibri" w:hAnsi="Calibri" w:cs="Calibri"/>
              </w:rPr>
              <w:t>city</w:t>
            </w:r>
          </w:p>
        </w:tc>
        <w:tc>
          <w:tcPr>
            <w:tcW w:w="0" w:type="auto"/>
            <w:hideMark/>
          </w:tcPr>
          <w:p w14:paraId="4FD62197" w14:textId="77777777" w:rsidR="002F3F51" w:rsidRPr="002F3F51" w:rsidRDefault="002F3F51" w:rsidP="002F3F51">
            <w:pPr>
              <w:spacing w:after="160" w:line="279" w:lineRule="auto"/>
              <w:rPr>
                <w:rFonts w:ascii="Calibri" w:hAnsi="Calibri" w:cs="Calibri"/>
              </w:rPr>
            </w:pPr>
            <w:r w:rsidRPr="002F3F51">
              <w:rPr>
                <w:rFonts w:ascii="Calibri" w:hAnsi="Calibri" w:cs="Calibri"/>
              </w:rPr>
              <w:t>city</w:t>
            </w:r>
          </w:p>
        </w:tc>
        <w:tc>
          <w:tcPr>
            <w:tcW w:w="0" w:type="auto"/>
            <w:hideMark/>
          </w:tcPr>
          <w:p w14:paraId="64D37106" w14:textId="77777777" w:rsidR="002F3F51" w:rsidRPr="002F3F51" w:rsidRDefault="002F3F51" w:rsidP="002F3F51">
            <w:pPr>
              <w:spacing w:after="160" w:line="279" w:lineRule="auto"/>
              <w:rPr>
                <w:rFonts w:ascii="Calibri" w:hAnsi="Calibri" w:cs="Calibri"/>
              </w:rPr>
            </w:pPr>
            <w:r w:rsidRPr="002F3F51">
              <w:rPr>
                <w:rFonts w:ascii="Calibri" w:hAnsi="Calibri" w:cs="Calibri"/>
              </w:rPr>
              <w:t>City</w:t>
            </w:r>
          </w:p>
        </w:tc>
      </w:tr>
      <w:tr w:rsidR="002F3F51" w:rsidRPr="002F3F51" w14:paraId="62773A1E" w14:textId="77777777" w:rsidTr="444BEF9A">
        <w:tc>
          <w:tcPr>
            <w:tcW w:w="1460" w:type="dxa"/>
            <w:hideMark/>
          </w:tcPr>
          <w:p w14:paraId="108F215E"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state</w:t>
            </w:r>
          </w:p>
        </w:tc>
        <w:tc>
          <w:tcPr>
            <w:tcW w:w="0" w:type="auto"/>
            <w:hideMark/>
          </w:tcPr>
          <w:p w14:paraId="5DFFC007"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state</w:t>
            </w:r>
          </w:p>
        </w:tc>
        <w:tc>
          <w:tcPr>
            <w:tcW w:w="0" w:type="auto"/>
            <w:hideMark/>
          </w:tcPr>
          <w:p w14:paraId="3776C52E"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State (2-letter)</w:t>
            </w:r>
          </w:p>
        </w:tc>
      </w:tr>
      <w:tr w:rsidR="002F3F51" w:rsidRPr="002F3F51" w14:paraId="0D2D6048" w14:textId="77777777" w:rsidTr="444BEF9A">
        <w:tc>
          <w:tcPr>
            <w:tcW w:w="1460" w:type="dxa"/>
            <w:hideMark/>
          </w:tcPr>
          <w:p w14:paraId="12FD8AE3" w14:textId="77777777" w:rsidR="002F3F51" w:rsidRPr="002F3F51" w:rsidRDefault="002F3F51" w:rsidP="002F3F51">
            <w:pPr>
              <w:spacing w:after="160" w:line="279" w:lineRule="auto"/>
              <w:rPr>
                <w:rFonts w:ascii="Calibri" w:hAnsi="Calibri" w:cs="Calibri"/>
              </w:rPr>
            </w:pPr>
            <w:r w:rsidRPr="002F3F51">
              <w:rPr>
                <w:rFonts w:ascii="Calibri" w:hAnsi="Calibri" w:cs="Calibri"/>
              </w:rPr>
              <w:t>zip</w:t>
            </w:r>
          </w:p>
        </w:tc>
        <w:tc>
          <w:tcPr>
            <w:tcW w:w="0" w:type="auto"/>
            <w:hideMark/>
          </w:tcPr>
          <w:p w14:paraId="23C5CEDA" w14:textId="77777777" w:rsidR="002F3F51" w:rsidRPr="002F3F51" w:rsidRDefault="002F3F51" w:rsidP="002F3F51">
            <w:pPr>
              <w:spacing w:after="160" w:line="279" w:lineRule="auto"/>
              <w:rPr>
                <w:rFonts w:ascii="Calibri" w:hAnsi="Calibri" w:cs="Calibri"/>
              </w:rPr>
            </w:pPr>
            <w:r w:rsidRPr="002F3F51">
              <w:rPr>
                <w:rFonts w:ascii="Calibri" w:hAnsi="Calibri" w:cs="Calibri"/>
              </w:rPr>
              <w:t>zip</w:t>
            </w:r>
          </w:p>
        </w:tc>
        <w:tc>
          <w:tcPr>
            <w:tcW w:w="0" w:type="auto"/>
            <w:hideMark/>
          </w:tcPr>
          <w:p w14:paraId="769D575C" w14:textId="77777777" w:rsidR="002F3F51" w:rsidRPr="002F3F51" w:rsidRDefault="002F3F51" w:rsidP="002F3F51">
            <w:pPr>
              <w:spacing w:after="160" w:line="279" w:lineRule="auto"/>
              <w:rPr>
                <w:rFonts w:ascii="Calibri" w:hAnsi="Calibri" w:cs="Calibri"/>
              </w:rPr>
            </w:pPr>
            <w:r w:rsidRPr="002F3F51">
              <w:rPr>
                <w:rFonts w:ascii="Calibri" w:hAnsi="Calibri" w:cs="Calibri"/>
              </w:rPr>
              <w:t>ZIP code</w:t>
            </w:r>
          </w:p>
        </w:tc>
      </w:tr>
      <w:tr w:rsidR="002F3F51" w:rsidRPr="002F3F51" w14:paraId="0CBB5A21" w14:textId="77777777" w:rsidTr="444BEF9A">
        <w:tc>
          <w:tcPr>
            <w:tcW w:w="1460" w:type="dxa"/>
            <w:hideMark/>
          </w:tcPr>
          <w:p w14:paraId="20D36760" w14:textId="77777777" w:rsidR="002F3F51" w:rsidRPr="002F3F51" w:rsidRDefault="002F3F51" w:rsidP="002F3F51">
            <w:pPr>
              <w:spacing w:after="160" w:line="279" w:lineRule="auto"/>
              <w:rPr>
                <w:rFonts w:ascii="Calibri" w:hAnsi="Calibri" w:cs="Calibri"/>
              </w:rPr>
            </w:pPr>
            <w:r w:rsidRPr="002F3F51">
              <w:rPr>
                <w:rFonts w:ascii="Calibri" w:hAnsi="Calibri" w:cs="Calibri"/>
              </w:rPr>
              <w:t>email</w:t>
            </w:r>
          </w:p>
        </w:tc>
        <w:tc>
          <w:tcPr>
            <w:tcW w:w="0" w:type="auto"/>
            <w:hideMark/>
          </w:tcPr>
          <w:p w14:paraId="693190B5" w14:textId="77777777" w:rsidR="002F3F51" w:rsidRPr="002F3F51" w:rsidRDefault="002F3F51" w:rsidP="002F3F51">
            <w:pPr>
              <w:spacing w:after="160" w:line="279" w:lineRule="auto"/>
              <w:rPr>
                <w:rFonts w:ascii="Calibri" w:hAnsi="Calibri" w:cs="Calibri"/>
              </w:rPr>
            </w:pPr>
            <w:r w:rsidRPr="002F3F51">
              <w:rPr>
                <w:rFonts w:ascii="Calibri" w:hAnsi="Calibri" w:cs="Calibri"/>
              </w:rPr>
              <w:t>email</w:t>
            </w:r>
          </w:p>
        </w:tc>
        <w:tc>
          <w:tcPr>
            <w:tcW w:w="0" w:type="auto"/>
            <w:hideMark/>
          </w:tcPr>
          <w:p w14:paraId="2D8970DB" w14:textId="77777777" w:rsidR="002F3F51" w:rsidRPr="002F3F51" w:rsidRDefault="002F3F51" w:rsidP="002F3F51">
            <w:pPr>
              <w:spacing w:after="160" w:line="279" w:lineRule="auto"/>
              <w:rPr>
                <w:rFonts w:ascii="Calibri" w:hAnsi="Calibri" w:cs="Calibri"/>
              </w:rPr>
            </w:pPr>
            <w:r w:rsidRPr="002F3F51">
              <w:rPr>
                <w:rFonts w:ascii="Calibri" w:hAnsi="Calibri" w:cs="Calibri"/>
              </w:rPr>
              <w:t>Email address</w:t>
            </w:r>
          </w:p>
        </w:tc>
      </w:tr>
      <w:tr w:rsidR="002F3F51" w:rsidRPr="002F3F51" w14:paraId="2621A9B3" w14:textId="77777777" w:rsidTr="444BEF9A">
        <w:tc>
          <w:tcPr>
            <w:tcW w:w="1460" w:type="dxa"/>
            <w:hideMark/>
          </w:tcPr>
          <w:p w14:paraId="0A7D4BEE" w14:textId="77777777" w:rsidR="002F3F51" w:rsidRPr="002F3F51" w:rsidRDefault="002F3F51" w:rsidP="002F3F51">
            <w:pPr>
              <w:spacing w:after="160" w:line="279" w:lineRule="auto"/>
              <w:rPr>
                <w:rFonts w:ascii="Calibri" w:hAnsi="Calibri" w:cs="Calibri"/>
              </w:rPr>
            </w:pPr>
            <w:r w:rsidRPr="002F3F51">
              <w:rPr>
                <w:rFonts w:ascii="Calibri" w:hAnsi="Calibri" w:cs="Calibri"/>
              </w:rPr>
              <w:t>phone</w:t>
            </w:r>
          </w:p>
        </w:tc>
        <w:tc>
          <w:tcPr>
            <w:tcW w:w="0" w:type="auto"/>
            <w:hideMark/>
          </w:tcPr>
          <w:p w14:paraId="03D695D3" w14:textId="77777777" w:rsidR="002F3F51" w:rsidRPr="002F3F51" w:rsidRDefault="002F3F51" w:rsidP="002F3F51">
            <w:pPr>
              <w:spacing w:after="160" w:line="279" w:lineRule="auto"/>
              <w:rPr>
                <w:rFonts w:ascii="Calibri" w:hAnsi="Calibri" w:cs="Calibri"/>
              </w:rPr>
            </w:pPr>
            <w:r w:rsidRPr="002F3F51">
              <w:rPr>
                <w:rFonts w:ascii="Calibri" w:hAnsi="Calibri" w:cs="Calibri"/>
              </w:rPr>
              <w:t>phone</w:t>
            </w:r>
          </w:p>
        </w:tc>
        <w:tc>
          <w:tcPr>
            <w:tcW w:w="0" w:type="auto"/>
            <w:hideMark/>
          </w:tcPr>
          <w:p w14:paraId="5A3E6125" w14:textId="77777777" w:rsidR="002F3F51" w:rsidRPr="002F3F51" w:rsidRDefault="002F3F51" w:rsidP="002F3F51">
            <w:pPr>
              <w:spacing w:after="160" w:line="279" w:lineRule="auto"/>
              <w:rPr>
                <w:rFonts w:ascii="Calibri" w:hAnsi="Calibri" w:cs="Calibri"/>
              </w:rPr>
            </w:pPr>
            <w:r w:rsidRPr="002F3F51">
              <w:rPr>
                <w:rFonts w:ascii="Calibri" w:hAnsi="Calibri" w:cs="Calibri"/>
              </w:rPr>
              <w:t>Phone number</w:t>
            </w:r>
          </w:p>
        </w:tc>
      </w:tr>
      <w:tr w:rsidR="002F3F51" w:rsidRPr="002F3F51" w14:paraId="07480D03" w14:textId="77777777" w:rsidTr="444BEF9A">
        <w:tc>
          <w:tcPr>
            <w:tcW w:w="1460" w:type="dxa"/>
            <w:hideMark/>
          </w:tcPr>
          <w:p w14:paraId="74780906" w14:textId="77777777" w:rsidR="002F3F51" w:rsidRPr="002F3F51" w:rsidRDefault="002F3F51" w:rsidP="002F3F51">
            <w:pPr>
              <w:spacing w:after="160" w:line="279" w:lineRule="auto"/>
              <w:rPr>
                <w:rFonts w:ascii="Calibri" w:hAnsi="Calibri" w:cs="Calibri"/>
              </w:rPr>
            </w:pPr>
            <w:r w:rsidRPr="002F3F51">
              <w:rPr>
                <w:rFonts w:ascii="Calibri" w:hAnsi="Calibri" w:cs="Calibri"/>
              </w:rPr>
              <w:t>maritalstatus</w:t>
            </w:r>
          </w:p>
        </w:tc>
        <w:tc>
          <w:tcPr>
            <w:tcW w:w="0" w:type="auto"/>
            <w:hideMark/>
          </w:tcPr>
          <w:p w14:paraId="3BFF1295" w14:textId="77777777" w:rsidR="002F3F51" w:rsidRPr="002F3F51" w:rsidRDefault="002F3F51" w:rsidP="002F3F51">
            <w:pPr>
              <w:spacing w:after="160" w:line="279" w:lineRule="auto"/>
              <w:rPr>
                <w:rFonts w:ascii="Calibri" w:hAnsi="Calibri" w:cs="Calibri"/>
              </w:rPr>
            </w:pPr>
            <w:r w:rsidRPr="002F3F51">
              <w:rPr>
                <w:rFonts w:ascii="Calibri" w:hAnsi="Calibri" w:cs="Calibri"/>
              </w:rPr>
              <w:t>maritalstatus</w:t>
            </w:r>
          </w:p>
        </w:tc>
        <w:tc>
          <w:tcPr>
            <w:tcW w:w="0" w:type="auto"/>
            <w:hideMark/>
          </w:tcPr>
          <w:p w14:paraId="4378AB15" w14:textId="77777777" w:rsidR="002F3F51" w:rsidRPr="002F3F51" w:rsidRDefault="002F3F51" w:rsidP="002F3F51">
            <w:pPr>
              <w:spacing w:after="160" w:line="279" w:lineRule="auto"/>
              <w:rPr>
                <w:rFonts w:ascii="Calibri" w:hAnsi="Calibri" w:cs="Calibri"/>
              </w:rPr>
            </w:pPr>
            <w:r w:rsidRPr="002F3F51">
              <w:rPr>
                <w:rFonts w:ascii="Calibri" w:hAnsi="Calibri" w:cs="Calibri"/>
              </w:rPr>
              <w:t>Marital status</w:t>
            </w:r>
          </w:p>
        </w:tc>
      </w:tr>
      <w:tr w:rsidR="002F3F51" w:rsidRPr="002F3F51" w14:paraId="591371B1" w14:textId="77777777" w:rsidTr="444BEF9A">
        <w:tc>
          <w:tcPr>
            <w:tcW w:w="1460" w:type="dxa"/>
            <w:hideMark/>
          </w:tcPr>
          <w:p w14:paraId="7227F165" w14:textId="77777777" w:rsidR="002F3F51" w:rsidRPr="002F3F51" w:rsidRDefault="002F3F51" w:rsidP="002F3F51">
            <w:pPr>
              <w:spacing w:after="160" w:line="279" w:lineRule="auto"/>
              <w:rPr>
                <w:rFonts w:ascii="Calibri" w:hAnsi="Calibri" w:cs="Calibri"/>
              </w:rPr>
            </w:pPr>
            <w:r w:rsidRPr="002F3F51">
              <w:rPr>
                <w:rFonts w:ascii="Calibri" w:hAnsi="Calibri" w:cs="Calibri"/>
              </w:rPr>
              <w:t>gender</w:t>
            </w:r>
          </w:p>
        </w:tc>
        <w:tc>
          <w:tcPr>
            <w:tcW w:w="0" w:type="auto"/>
            <w:hideMark/>
          </w:tcPr>
          <w:p w14:paraId="0164B092" w14:textId="77777777" w:rsidR="002F3F51" w:rsidRPr="002F3F51" w:rsidRDefault="002F3F51" w:rsidP="002F3F51">
            <w:pPr>
              <w:spacing w:after="160" w:line="279" w:lineRule="auto"/>
              <w:rPr>
                <w:rFonts w:ascii="Calibri" w:hAnsi="Calibri" w:cs="Calibri"/>
              </w:rPr>
            </w:pPr>
            <w:r w:rsidRPr="002F3F51">
              <w:rPr>
                <w:rFonts w:ascii="Calibri" w:hAnsi="Calibri" w:cs="Calibri"/>
              </w:rPr>
              <w:t>gender</w:t>
            </w:r>
          </w:p>
        </w:tc>
        <w:tc>
          <w:tcPr>
            <w:tcW w:w="0" w:type="auto"/>
            <w:hideMark/>
          </w:tcPr>
          <w:p w14:paraId="0ED694B4" w14:textId="77777777" w:rsidR="002F3F51" w:rsidRPr="002F3F51" w:rsidRDefault="002F3F51" w:rsidP="002F3F51">
            <w:pPr>
              <w:spacing w:after="160" w:line="279" w:lineRule="auto"/>
              <w:rPr>
                <w:rFonts w:ascii="Calibri" w:hAnsi="Calibri" w:cs="Calibri"/>
              </w:rPr>
            </w:pPr>
            <w:r w:rsidRPr="002F3F51">
              <w:rPr>
                <w:rFonts w:ascii="Calibri" w:hAnsi="Calibri" w:cs="Calibri"/>
              </w:rPr>
              <w:t>Gender</w:t>
            </w:r>
          </w:p>
        </w:tc>
      </w:tr>
      <w:tr w:rsidR="002F3F51" w:rsidRPr="002F3F51" w14:paraId="40AB5325" w14:textId="77777777" w:rsidTr="444BEF9A">
        <w:tc>
          <w:tcPr>
            <w:tcW w:w="1460" w:type="dxa"/>
            <w:hideMark/>
          </w:tcPr>
          <w:p w14:paraId="59FD7066" w14:textId="77777777" w:rsidR="002F3F51" w:rsidRPr="002F3F51" w:rsidRDefault="002F3F51" w:rsidP="002F3F51">
            <w:pPr>
              <w:spacing w:after="160" w:line="279" w:lineRule="auto"/>
              <w:rPr>
                <w:rFonts w:ascii="Calibri" w:hAnsi="Calibri" w:cs="Calibri"/>
              </w:rPr>
            </w:pPr>
            <w:r w:rsidRPr="002F3F51">
              <w:rPr>
                <w:rFonts w:ascii="Calibri" w:hAnsi="Calibri" w:cs="Calibri"/>
              </w:rPr>
              <w:t>dob</w:t>
            </w:r>
          </w:p>
        </w:tc>
        <w:tc>
          <w:tcPr>
            <w:tcW w:w="0" w:type="auto"/>
            <w:hideMark/>
          </w:tcPr>
          <w:p w14:paraId="6ACDDA29" w14:textId="77777777" w:rsidR="002F3F51" w:rsidRPr="002F3F51" w:rsidRDefault="002F3F51" w:rsidP="002F3F51">
            <w:pPr>
              <w:spacing w:after="160" w:line="279" w:lineRule="auto"/>
              <w:rPr>
                <w:rFonts w:ascii="Calibri" w:hAnsi="Calibri" w:cs="Calibri"/>
              </w:rPr>
            </w:pPr>
            <w:r w:rsidRPr="002F3F51">
              <w:rPr>
                <w:rFonts w:ascii="Calibri" w:hAnsi="Calibri" w:cs="Calibri"/>
              </w:rPr>
              <w:t>dob</w:t>
            </w:r>
          </w:p>
        </w:tc>
        <w:tc>
          <w:tcPr>
            <w:tcW w:w="0" w:type="auto"/>
            <w:hideMark/>
          </w:tcPr>
          <w:p w14:paraId="76374051" w14:textId="77777777" w:rsidR="002F3F51" w:rsidRPr="002F3F51" w:rsidRDefault="002F3F51" w:rsidP="002F3F51">
            <w:pPr>
              <w:spacing w:after="160" w:line="279" w:lineRule="auto"/>
              <w:rPr>
                <w:rFonts w:ascii="Calibri" w:hAnsi="Calibri" w:cs="Calibri"/>
              </w:rPr>
            </w:pPr>
            <w:r w:rsidRPr="002F3F51">
              <w:rPr>
                <w:rFonts w:ascii="Calibri" w:hAnsi="Calibri" w:cs="Calibri"/>
              </w:rPr>
              <w:t>Date of birth</w:t>
            </w:r>
          </w:p>
        </w:tc>
      </w:tr>
      <w:tr w:rsidR="002F3F51" w:rsidRPr="002F3F51" w14:paraId="0F09A72B" w14:textId="77777777" w:rsidTr="444BEF9A">
        <w:tc>
          <w:tcPr>
            <w:tcW w:w="1460" w:type="dxa"/>
            <w:hideMark/>
          </w:tcPr>
          <w:p w14:paraId="07A185B1" w14:textId="77777777" w:rsidR="002F3F51" w:rsidRPr="002F3F51" w:rsidRDefault="002F3F51" w:rsidP="002F3F51">
            <w:pPr>
              <w:spacing w:after="160" w:line="279" w:lineRule="auto"/>
              <w:rPr>
                <w:rFonts w:ascii="Calibri" w:hAnsi="Calibri" w:cs="Calibri"/>
              </w:rPr>
            </w:pPr>
            <w:r w:rsidRPr="002F3F51">
              <w:rPr>
                <w:rFonts w:ascii="Calibri" w:hAnsi="Calibri" w:cs="Calibri"/>
              </w:rPr>
              <w:t>doh</w:t>
            </w:r>
          </w:p>
        </w:tc>
        <w:tc>
          <w:tcPr>
            <w:tcW w:w="0" w:type="auto"/>
            <w:hideMark/>
          </w:tcPr>
          <w:p w14:paraId="5A928335" w14:textId="77777777" w:rsidR="002F3F51" w:rsidRPr="002F3F51" w:rsidRDefault="002F3F51" w:rsidP="002F3F51">
            <w:pPr>
              <w:spacing w:after="160" w:line="279" w:lineRule="auto"/>
              <w:rPr>
                <w:rFonts w:ascii="Calibri" w:hAnsi="Calibri" w:cs="Calibri"/>
              </w:rPr>
            </w:pPr>
            <w:r w:rsidRPr="002F3F51">
              <w:rPr>
                <w:rFonts w:ascii="Calibri" w:hAnsi="Calibri" w:cs="Calibri"/>
              </w:rPr>
              <w:t>doh</w:t>
            </w:r>
          </w:p>
        </w:tc>
        <w:tc>
          <w:tcPr>
            <w:tcW w:w="0" w:type="auto"/>
            <w:hideMark/>
          </w:tcPr>
          <w:p w14:paraId="41C07307" w14:textId="77777777" w:rsidR="002F3F51" w:rsidRPr="002F3F51" w:rsidRDefault="002F3F51" w:rsidP="002F3F51">
            <w:pPr>
              <w:spacing w:after="160" w:line="279" w:lineRule="auto"/>
              <w:rPr>
                <w:rFonts w:ascii="Calibri" w:hAnsi="Calibri" w:cs="Calibri"/>
              </w:rPr>
            </w:pPr>
            <w:r w:rsidRPr="002F3F51">
              <w:rPr>
                <w:rFonts w:ascii="Calibri" w:hAnsi="Calibri" w:cs="Calibri"/>
              </w:rPr>
              <w:t>Date of hire</w:t>
            </w:r>
          </w:p>
        </w:tc>
      </w:tr>
      <w:tr w:rsidR="002F3F51" w:rsidRPr="002F3F51" w14:paraId="33178477" w14:textId="77777777" w:rsidTr="444BEF9A">
        <w:tc>
          <w:tcPr>
            <w:tcW w:w="1460" w:type="dxa"/>
            <w:hideMark/>
          </w:tcPr>
          <w:p w14:paraId="005EC503" w14:textId="77777777" w:rsidR="002F3F51" w:rsidRPr="002F3F51" w:rsidRDefault="002F3F51" w:rsidP="002F3F51">
            <w:pPr>
              <w:spacing w:after="160" w:line="279" w:lineRule="auto"/>
              <w:rPr>
                <w:rFonts w:ascii="Calibri" w:hAnsi="Calibri" w:cs="Calibri"/>
              </w:rPr>
            </w:pPr>
            <w:r w:rsidRPr="002F3F51">
              <w:rPr>
                <w:rFonts w:ascii="Calibri" w:hAnsi="Calibri" w:cs="Calibri"/>
              </w:rPr>
              <w:t>dot</w:t>
            </w:r>
          </w:p>
        </w:tc>
        <w:tc>
          <w:tcPr>
            <w:tcW w:w="0" w:type="auto"/>
            <w:hideMark/>
          </w:tcPr>
          <w:p w14:paraId="4EB8B3E5" w14:textId="77777777" w:rsidR="002F3F51" w:rsidRPr="002F3F51" w:rsidRDefault="002F3F51" w:rsidP="002F3F51">
            <w:pPr>
              <w:spacing w:after="160" w:line="279" w:lineRule="auto"/>
              <w:rPr>
                <w:rFonts w:ascii="Calibri" w:hAnsi="Calibri" w:cs="Calibri"/>
              </w:rPr>
            </w:pPr>
            <w:r w:rsidRPr="002F3F51">
              <w:rPr>
                <w:rFonts w:ascii="Calibri" w:hAnsi="Calibri" w:cs="Calibri"/>
              </w:rPr>
              <w:t>dot</w:t>
            </w:r>
          </w:p>
        </w:tc>
        <w:tc>
          <w:tcPr>
            <w:tcW w:w="0" w:type="auto"/>
            <w:hideMark/>
          </w:tcPr>
          <w:p w14:paraId="1EDA2DB0" w14:textId="77777777" w:rsidR="002F3F51" w:rsidRPr="002F3F51" w:rsidRDefault="002F3F51" w:rsidP="002F3F51">
            <w:pPr>
              <w:spacing w:after="160" w:line="279" w:lineRule="auto"/>
              <w:rPr>
                <w:rFonts w:ascii="Calibri" w:hAnsi="Calibri" w:cs="Calibri"/>
              </w:rPr>
            </w:pPr>
            <w:r w:rsidRPr="002F3F51">
              <w:rPr>
                <w:rFonts w:ascii="Calibri" w:hAnsi="Calibri" w:cs="Calibri"/>
              </w:rPr>
              <w:t>Date of termination</w:t>
            </w:r>
          </w:p>
        </w:tc>
      </w:tr>
      <w:tr w:rsidR="002F3F51" w:rsidRPr="002F3F51" w14:paraId="450084C2" w14:textId="77777777" w:rsidTr="444BEF9A">
        <w:tc>
          <w:tcPr>
            <w:tcW w:w="1460" w:type="dxa"/>
            <w:hideMark/>
          </w:tcPr>
          <w:p w14:paraId="2841A6AB" w14:textId="77777777" w:rsidR="002F3F51" w:rsidRPr="002F3F51" w:rsidRDefault="002F3F51" w:rsidP="002F3F51">
            <w:pPr>
              <w:spacing w:after="160" w:line="279" w:lineRule="auto"/>
              <w:rPr>
                <w:rFonts w:ascii="Calibri" w:hAnsi="Calibri" w:cs="Calibri"/>
              </w:rPr>
            </w:pPr>
            <w:r w:rsidRPr="002F3F51">
              <w:rPr>
                <w:rFonts w:ascii="Calibri" w:hAnsi="Calibri" w:cs="Calibri"/>
              </w:rPr>
              <w:t>dor</w:t>
            </w:r>
          </w:p>
        </w:tc>
        <w:tc>
          <w:tcPr>
            <w:tcW w:w="0" w:type="auto"/>
            <w:hideMark/>
          </w:tcPr>
          <w:p w14:paraId="79A3B500" w14:textId="77777777" w:rsidR="002F3F51" w:rsidRPr="002F3F51" w:rsidRDefault="002F3F51" w:rsidP="002F3F51">
            <w:pPr>
              <w:spacing w:after="160" w:line="279" w:lineRule="auto"/>
              <w:rPr>
                <w:rFonts w:ascii="Calibri" w:hAnsi="Calibri" w:cs="Calibri"/>
              </w:rPr>
            </w:pPr>
            <w:r w:rsidRPr="002F3F51">
              <w:rPr>
                <w:rFonts w:ascii="Calibri" w:hAnsi="Calibri" w:cs="Calibri"/>
              </w:rPr>
              <w:t>dor</w:t>
            </w:r>
          </w:p>
        </w:tc>
        <w:tc>
          <w:tcPr>
            <w:tcW w:w="0" w:type="auto"/>
            <w:hideMark/>
          </w:tcPr>
          <w:p w14:paraId="1863BAC3" w14:textId="77777777" w:rsidR="002F3F51" w:rsidRPr="002F3F51" w:rsidRDefault="002F3F51" w:rsidP="002F3F51">
            <w:pPr>
              <w:spacing w:after="160" w:line="279" w:lineRule="auto"/>
              <w:rPr>
                <w:rFonts w:ascii="Calibri" w:hAnsi="Calibri" w:cs="Calibri"/>
              </w:rPr>
            </w:pPr>
            <w:r w:rsidRPr="002F3F51">
              <w:rPr>
                <w:rFonts w:ascii="Calibri" w:hAnsi="Calibri" w:cs="Calibri"/>
              </w:rPr>
              <w:t>Date of rehire</w:t>
            </w:r>
          </w:p>
        </w:tc>
      </w:tr>
      <w:tr w:rsidR="002F3F51" w:rsidRPr="002F3F51" w14:paraId="6D365F8F" w14:textId="77777777" w:rsidTr="444BEF9A">
        <w:tc>
          <w:tcPr>
            <w:tcW w:w="1460" w:type="dxa"/>
            <w:hideMark/>
          </w:tcPr>
          <w:p w14:paraId="3FF1EFFA" w14:textId="77777777" w:rsidR="002F3F51" w:rsidRPr="002F3F51" w:rsidRDefault="002F3F51" w:rsidP="002F3F51">
            <w:pPr>
              <w:spacing w:after="160" w:line="279" w:lineRule="auto"/>
              <w:rPr>
                <w:rFonts w:ascii="Calibri" w:hAnsi="Calibri" w:cs="Calibri"/>
              </w:rPr>
            </w:pPr>
            <w:r w:rsidRPr="002F3F51">
              <w:rPr>
                <w:rFonts w:ascii="Calibri" w:hAnsi="Calibri" w:cs="Calibri"/>
              </w:rPr>
              <w:t>eetype</w:t>
            </w:r>
          </w:p>
        </w:tc>
        <w:tc>
          <w:tcPr>
            <w:tcW w:w="0" w:type="auto"/>
            <w:hideMark/>
          </w:tcPr>
          <w:p w14:paraId="3F901A12" w14:textId="77777777" w:rsidR="002F3F51" w:rsidRPr="002F3F51" w:rsidRDefault="002F3F51" w:rsidP="002F3F51">
            <w:pPr>
              <w:spacing w:after="160" w:line="279" w:lineRule="auto"/>
              <w:rPr>
                <w:rFonts w:ascii="Calibri" w:hAnsi="Calibri" w:cs="Calibri"/>
              </w:rPr>
            </w:pPr>
            <w:r w:rsidRPr="002F3F51">
              <w:rPr>
                <w:rFonts w:ascii="Calibri" w:hAnsi="Calibri" w:cs="Calibri"/>
              </w:rPr>
              <w:t>eetype</w:t>
            </w:r>
          </w:p>
        </w:tc>
        <w:tc>
          <w:tcPr>
            <w:tcW w:w="0" w:type="auto"/>
            <w:hideMark/>
          </w:tcPr>
          <w:p w14:paraId="1644EC9F" w14:textId="77777777" w:rsidR="002F3F51" w:rsidRPr="002F3F51" w:rsidRDefault="002F3F51" w:rsidP="002F3F51">
            <w:pPr>
              <w:spacing w:after="160" w:line="279" w:lineRule="auto"/>
              <w:rPr>
                <w:rFonts w:ascii="Calibri" w:hAnsi="Calibri" w:cs="Calibri"/>
              </w:rPr>
            </w:pPr>
            <w:r w:rsidRPr="002F3F51">
              <w:rPr>
                <w:rFonts w:ascii="Calibri" w:hAnsi="Calibri" w:cs="Calibri"/>
              </w:rPr>
              <w:t>Employee type</w:t>
            </w:r>
          </w:p>
        </w:tc>
      </w:tr>
      <w:tr w:rsidR="002F3F51" w:rsidRPr="002F3F51" w14:paraId="264CBFFB" w14:textId="77777777" w:rsidTr="444BEF9A">
        <w:tc>
          <w:tcPr>
            <w:tcW w:w="1460" w:type="dxa"/>
            <w:hideMark/>
          </w:tcPr>
          <w:p w14:paraId="59FCDBF2" w14:textId="77777777" w:rsidR="002F3F51" w:rsidRPr="002F3F51" w:rsidRDefault="002F3F51" w:rsidP="002F3F51">
            <w:pPr>
              <w:spacing w:after="160" w:line="279" w:lineRule="auto"/>
              <w:rPr>
                <w:rFonts w:ascii="Calibri" w:hAnsi="Calibri" w:cs="Calibri"/>
              </w:rPr>
            </w:pPr>
            <w:r w:rsidRPr="002F3F51">
              <w:rPr>
                <w:rFonts w:ascii="Calibri" w:hAnsi="Calibri" w:cs="Calibri"/>
              </w:rPr>
              <w:t>eesubtype</w:t>
            </w:r>
          </w:p>
        </w:tc>
        <w:tc>
          <w:tcPr>
            <w:tcW w:w="0" w:type="auto"/>
            <w:hideMark/>
          </w:tcPr>
          <w:p w14:paraId="548EBB70" w14:textId="77777777" w:rsidR="002F3F51" w:rsidRPr="002F3F51" w:rsidRDefault="002F3F51" w:rsidP="002F3F51">
            <w:pPr>
              <w:spacing w:after="160" w:line="279" w:lineRule="auto"/>
              <w:rPr>
                <w:rFonts w:ascii="Calibri" w:hAnsi="Calibri" w:cs="Calibri"/>
              </w:rPr>
            </w:pPr>
            <w:r w:rsidRPr="002F3F51">
              <w:rPr>
                <w:rFonts w:ascii="Calibri" w:hAnsi="Calibri" w:cs="Calibri"/>
              </w:rPr>
              <w:t>eesubtype</w:t>
            </w:r>
          </w:p>
        </w:tc>
        <w:tc>
          <w:tcPr>
            <w:tcW w:w="0" w:type="auto"/>
            <w:hideMark/>
          </w:tcPr>
          <w:p w14:paraId="02B9A071" w14:textId="77777777" w:rsidR="002F3F51" w:rsidRPr="002F3F51" w:rsidRDefault="002F3F51" w:rsidP="002F3F51">
            <w:pPr>
              <w:spacing w:after="160" w:line="279" w:lineRule="auto"/>
              <w:rPr>
                <w:rFonts w:ascii="Calibri" w:hAnsi="Calibri" w:cs="Calibri"/>
              </w:rPr>
            </w:pPr>
            <w:r w:rsidRPr="002F3F51">
              <w:rPr>
                <w:rFonts w:ascii="Calibri" w:hAnsi="Calibri" w:cs="Calibri"/>
              </w:rPr>
              <w:t>Employee subtype</w:t>
            </w:r>
          </w:p>
        </w:tc>
      </w:tr>
      <w:tr w:rsidR="002F3F51" w:rsidRPr="002F3F51" w14:paraId="60B7D1CC" w14:textId="77777777" w:rsidTr="444BEF9A">
        <w:tc>
          <w:tcPr>
            <w:tcW w:w="1460" w:type="dxa"/>
            <w:hideMark/>
          </w:tcPr>
          <w:p w14:paraId="696DCB1D" w14:textId="77777777" w:rsidR="002F3F51" w:rsidRPr="002F3F51" w:rsidRDefault="002F3F51" w:rsidP="002F3F51">
            <w:pPr>
              <w:spacing w:after="160" w:line="279" w:lineRule="auto"/>
              <w:rPr>
                <w:rFonts w:ascii="Calibri" w:hAnsi="Calibri" w:cs="Calibri"/>
              </w:rPr>
            </w:pPr>
            <w:r w:rsidRPr="002F3F51">
              <w:rPr>
                <w:rFonts w:ascii="Calibri" w:hAnsi="Calibri" w:cs="Calibri"/>
              </w:rPr>
              <w:t>eetypedate</w:t>
            </w:r>
          </w:p>
        </w:tc>
        <w:tc>
          <w:tcPr>
            <w:tcW w:w="0" w:type="auto"/>
            <w:hideMark/>
          </w:tcPr>
          <w:p w14:paraId="3415FA97" w14:textId="77777777" w:rsidR="002F3F51" w:rsidRPr="002F3F51" w:rsidRDefault="002F3F51" w:rsidP="002F3F51">
            <w:pPr>
              <w:spacing w:after="160" w:line="279" w:lineRule="auto"/>
              <w:rPr>
                <w:rFonts w:ascii="Calibri" w:hAnsi="Calibri" w:cs="Calibri"/>
              </w:rPr>
            </w:pPr>
            <w:r w:rsidRPr="002F3F51">
              <w:rPr>
                <w:rFonts w:ascii="Calibri" w:hAnsi="Calibri" w:cs="Calibri"/>
              </w:rPr>
              <w:t>eetypedate</w:t>
            </w:r>
          </w:p>
        </w:tc>
        <w:tc>
          <w:tcPr>
            <w:tcW w:w="0" w:type="auto"/>
            <w:hideMark/>
          </w:tcPr>
          <w:p w14:paraId="4A3B51A4" w14:textId="77777777" w:rsidR="002F3F51" w:rsidRPr="002F3F51" w:rsidRDefault="002F3F51" w:rsidP="002F3F51">
            <w:pPr>
              <w:spacing w:after="160" w:line="279" w:lineRule="auto"/>
              <w:rPr>
                <w:rFonts w:ascii="Calibri" w:hAnsi="Calibri" w:cs="Calibri"/>
              </w:rPr>
            </w:pPr>
            <w:r w:rsidRPr="002F3F51">
              <w:rPr>
                <w:rFonts w:ascii="Calibri" w:hAnsi="Calibri" w:cs="Calibri"/>
              </w:rPr>
              <w:t>EE type effective date</w:t>
            </w:r>
          </w:p>
        </w:tc>
      </w:tr>
      <w:tr w:rsidR="002F3F51" w:rsidRPr="002F3F51" w14:paraId="1FEDED9F" w14:textId="77777777" w:rsidTr="444BEF9A">
        <w:tc>
          <w:tcPr>
            <w:tcW w:w="1460" w:type="dxa"/>
            <w:hideMark/>
          </w:tcPr>
          <w:p w14:paraId="06F87B6B" w14:textId="77777777" w:rsidR="002F3F51" w:rsidRPr="002F3F51" w:rsidRDefault="002F3F51" w:rsidP="002F3F51">
            <w:pPr>
              <w:spacing w:after="160" w:line="279" w:lineRule="auto"/>
              <w:rPr>
                <w:rFonts w:ascii="Calibri" w:hAnsi="Calibri" w:cs="Calibri"/>
              </w:rPr>
            </w:pPr>
            <w:r w:rsidRPr="002F3F51">
              <w:rPr>
                <w:rFonts w:ascii="Calibri" w:hAnsi="Calibri" w:cs="Calibri"/>
              </w:rPr>
              <w:t>hours</w:t>
            </w:r>
          </w:p>
        </w:tc>
        <w:tc>
          <w:tcPr>
            <w:tcW w:w="0" w:type="auto"/>
            <w:hideMark/>
          </w:tcPr>
          <w:p w14:paraId="05A37877" w14:textId="77777777" w:rsidR="002F3F51" w:rsidRPr="002F3F51" w:rsidRDefault="002F3F51" w:rsidP="002F3F51">
            <w:pPr>
              <w:spacing w:after="160" w:line="279" w:lineRule="auto"/>
              <w:rPr>
                <w:rFonts w:ascii="Calibri" w:hAnsi="Calibri" w:cs="Calibri"/>
              </w:rPr>
            </w:pPr>
            <w:r w:rsidRPr="002F3F51">
              <w:rPr>
                <w:rFonts w:ascii="Calibri" w:hAnsi="Calibri" w:cs="Calibri"/>
              </w:rPr>
              <w:t>hours</w:t>
            </w:r>
          </w:p>
        </w:tc>
        <w:tc>
          <w:tcPr>
            <w:tcW w:w="0" w:type="auto"/>
            <w:hideMark/>
          </w:tcPr>
          <w:p w14:paraId="6B51105F" w14:textId="77777777" w:rsidR="002F3F51" w:rsidRPr="002F3F51" w:rsidRDefault="002F3F51" w:rsidP="002F3F51">
            <w:pPr>
              <w:spacing w:after="160" w:line="279" w:lineRule="auto"/>
              <w:rPr>
                <w:rFonts w:ascii="Calibri" w:hAnsi="Calibri" w:cs="Calibri"/>
              </w:rPr>
            </w:pPr>
            <w:r w:rsidRPr="002F3F51">
              <w:rPr>
                <w:rFonts w:ascii="Calibri" w:hAnsi="Calibri" w:cs="Calibri"/>
              </w:rPr>
              <w:t>Hours worked</w:t>
            </w:r>
          </w:p>
        </w:tc>
      </w:tr>
      <w:tr w:rsidR="002F3F51" w:rsidRPr="002F3F51" w14:paraId="546D2F0A" w14:textId="77777777" w:rsidTr="444BEF9A">
        <w:tc>
          <w:tcPr>
            <w:tcW w:w="1460" w:type="dxa"/>
            <w:hideMark/>
          </w:tcPr>
          <w:p w14:paraId="05C1AFD4" w14:textId="77777777" w:rsidR="002F3F51" w:rsidRPr="002F3F51" w:rsidRDefault="002F3F51" w:rsidP="002F3F51">
            <w:pPr>
              <w:spacing w:after="160" w:line="279" w:lineRule="auto"/>
              <w:rPr>
                <w:rFonts w:ascii="Calibri" w:hAnsi="Calibri" w:cs="Calibri"/>
              </w:rPr>
            </w:pPr>
            <w:r w:rsidRPr="002F3F51">
              <w:rPr>
                <w:rFonts w:ascii="Calibri" w:hAnsi="Calibri" w:cs="Calibri"/>
              </w:rPr>
              <w:t>salary</w:t>
            </w:r>
          </w:p>
        </w:tc>
        <w:tc>
          <w:tcPr>
            <w:tcW w:w="0" w:type="auto"/>
            <w:hideMark/>
          </w:tcPr>
          <w:p w14:paraId="7282FAEE" w14:textId="77777777" w:rsidR="002F3F51" w:rsidRPr="002F3F51" w:rsidRDefault="002F3F51" w:rsidP="002F3F51">
            <w:pPr>
              <w:spacing w:after="160" w:line="279" w:lineRule="auto"/>
              <w:rPr>
                <w:rFonts w:ascii="Calibri" w:hAnsi="Calibri" w:cs="Calibri"/>
              </w:rPr>
            </w:pPr>
            <w:r w:rsidRPr="002F3F51">
              <w:rPr>
                <w:rFonts w:ascii="Calibri" w:hAnsi="Calibri" w:cs="Calibri"/>
              </w:rPr>
              <w:t>salary</w:t>
            </w:r>
          </w:p>
        </w:tc>
        <w:tc>
          <w:tcPr>
            <w:tcW w:w="0" w:type="auto"/>
            <w:hideMark/>
          </w:tcPr>
          <w:p w14:paraId="25E16F07" w14:textId="77777777" w:rsidR="002F3F51" w:rsidRPr="002F3F51" w:rsidRDefault="002F3F51" w:rsidP="002F3F51">
            <w:pPr>
              <w:spacing w:after="160" w:line="279" w:lineRule="auto"/>
              <w:rPr>
                <w:rFonts w:ascii="Calibri" w:hAnsi="Calibri" w:cs="Calibri"/>
              </w:rPr>
            </w:pPr>
            <w:r w:rsidRPr="002F3F51">
              <w:rPr>
                <w:rFonts w:ascii="Calibri" w:hAnsi="Calibri" w:cs="Calibri"/>
              </w:rPr>
              <w:t>Salary</w:t>
            </w:r>
          </w:p>
        </w:tc>
      </w:tr>
      <w:tr w:rsidR="002F3F51" w:rsidRPr="002F3F51" w14:paraId="7A255CA7" w14:textId="77777777" w:rsidTr="444BEF9A">
        <w:tc>
          <w:tcPr>
            <w:tcW w:w="1460" w:type="dxa"/>
            <w:hideMark/>
          </w:tcPr>
          <w:p w14:paraId="7BB2881E" w14:textId="77777777" w:rsidR="002F3F51" w:rsidRPr="002F3F51" w:rsidRDefault="002F3F51" w:rsidP="002F3F51">
            <w:pPr>
              <w:spacing w:after="160" w:line="279" w:lineRule="auto"/>
              <w:rPr>
                <w:rFonts w:ascii="Calibri" w:hAnsi="Calibri" w:cs="Calibri"/>
              </w:rPr>
            </w:pPr>
            <w:r w:rsidRPr="002F3F51">
              <w:rPr>
                <w:rFonts w:ascii="Calibri" w:hAnsi="Calibri" w:cs="Calibri"/>
              </w:rPr>
              <w:t>bonus</w:t>
            </w:r>
          </w:p>
        </w:tc>
        <w:tc>
          <w:tcPr>
            <w:tcW w:w="0" w:type="auto"/>
            <w:hideMark/>
          </w:tcPr>
          <w:p w14:paraId="0B1CDFE9" w14:textId="77777777" w:rsidR="002F3F51" w:rsidRPr="002F3F51" w:rsidRDefault="002F3F51" w:rsidP="002F3F51">
            <w:pPr>
              <w:spacing w:after="160" w:line="279" w:lineRule="auto"/>
              <w:rPr>
                <w:rFonts w:ascii="Calibri" w:hAnsi="Calibri" w:cs="Calibri"/>
              </w:rPr>
            </w:pPr>
            <w:r w:rsidRPr="002F3F51">
              <w:rPr>
                <w:rFonts w:ascii="Calibri" w:hAnsi="Calibri" w:cs="Calibri"/>
              </w:rPr>
              <w:t>bonus</w:t>
            </w:r>
          </w:p>
        </w:tc>
        <w:tc>
          <w:tcPr>
            <w:tcW w:w="0" w:type="auto"/>
            <w:hideMark/>
          </w:tcPr>
          <w:p w14:paraId="6DC6AE9B" w14:textId="77777777" w:rsidR="002F3F51" w:rsidRPr="002F3F51" w:rsidRDefault="002F3F51" w:rsidP="002F3F51">
            <w:pPr>
              <w:spacing w:after="160" w:line="279" w:lineRule="auto"/>
              <w:rPr>
                <w:rFonts w:ascii="Calibri" w:hAnsi="Calibri" w:cs="Calibri"/>
              </w:rPr>
            </w:pPr>
            <w:r w:rsidRPr="002F3F51">
              <w:rPr>
                <w:rFonts w:ascii="Calibri" w:hAnsi="Calibri" w:cs="Calibri"/>
              </w:rPr>
              <w:t>Bonus</w:t>
            </w:r>
          </w:p>
        </w:tc>
      </w:tr>
      <w:tr w:rsidR="002F3F51" w:rsidRPr="002F3F51" w14:paraId="1B69F829" w14:textId="77777777" w:rsidTr="444BEF9A">
        <w:tc>
          <w:tcPr>
            <w:tcW w:w="1460" w:type="dxa"/>
            <w:hideMark/>
          </w:tcPr>
          <w:p w14:paraId="066065B0" w14:textId="77777777" w:rsidR="002F3F51" w:rsidRPr="002F3F51" w:rsidRDefault="002F3F51" w:rsidP="002F3F51">
            <w:pPr>
              <w:spacing w:after="160" w:line="279" w:lineRule="auto"/>
              <w:rPr>
                <w:rFonts w:ascii="Calibri" w:hAnsi="Calibri" w:cs="Calibri"/>
              </w:rPr>
            </w:pPr>
            <w:r w:rsidRPr="002F3F51">
              <w:rPr>
                <w:rFonts w:ascii="Calibri" w:hAnsi="Calibri" w:cs="Calibri"/>
              </w:rPr>
              <w:t>commissions</w:t>
            </w:r>
          </w:p>
        </w:tc>
        <w:tc>
          <w:tcPr>
            <w:tcW w:w="0" w:type="auto"/>
            <w:hideMark/>
          </w:tcPr>
          <w:p w14:paraId="3B29BD85" w14:textId="77777777" w:rsidR="002F3F51" w:rsidRPr="002F3F51" w:rsidRDefault="002F3F51" w:rsidP="002F3F51">
            <w:pPr>
              <w:spacing w:after="160" w:line="279" w:lineRule="auto"/>
              <w:rPr>
                <w:rFonts w:ascii="Calibri" w:hAnsi="Calibri" w:cs="Calibri"/>
              </w:rPr>
            </w:pPr>
            <w:r w:rsidRPr="002F3F51">
              <w:rPr>
                <w:rFonts w:ascii="Calibri" w:hAnsi="Calibri" w:cs="Calibri"/>
              </w:rPr>
              <w:t>commissions</w:t>
            </w:r>
          </w:p>
        </w:tc>
        <w:tc>
          <w:tcPr>
            <w:tcW w:w="0" w:type="auto"/>
            <w:hideMark/>
          </w:tcPr>
          <w:p w14:paraId="4B587414" w14:textId="77777777" w:rsidR="002F3F51" w:rsidRPr="002F3F51" w:rsidRDefault="002F3F51" w:rsidP="002F3F51">
            <w:pPr>
              <w:spacing w:after="160" w:line="279" w:lineRule="auto"/>
              <w:rPr>
                <w:rFonts w:ascii="Calibri" w:hAnsi="Calibri" w:cs="Calibri"/>
              </w:rPr>
            </w:pPr>
            <w:r w:rsidRPr="002F3F51">
              <w:rPr>
                <w:rFonts w:ascii="Calibri" w:hAnsi="Calibri" w:cs="Calibri"/>
              </w:rPr>
              <w:t>Commissions</w:t>
            </w:r>
          </w:p>
        </w:tc>
      </w:tr>
      <w:tr w:rsidR="002F3F51" w:rsidRPr="002F3F51" w14:paraId="2A1A4864" w14:textId="77777777" w:rsidTr="444BEF9A">
        <w:tc>
          <w:tcPr>
            <w:tcW w:w="1460" w:type="dxa"/>
            <w:hideMark/>
          </w:tcPr>
          <w:p w14:paraId="4B620F04" w14:textId="77777777" w:rsidR="002F3F51" w:rsidRPr="002F3F51" w:rsidRDefault="002F3F51" w:rsidP="002F3F51">
            <w:pPr>
              <w:spacing w:after="160" w:line="279" w:lineRule="auto"/>
              <w:rPr>
                <w:rFonts w:ascii="Calibri" w:hAnsi="Calibri" w:cs="Calibri"/>
              </w:rPr>
            </w:pPr>
            <w:r w:rsidRPr="002F3F51">
              <w:rPr>
                <w:rFonts w:ascii="Calibri" w:hAnsi="Calibri" w:cs="Calibri"/>
              </w:rPr>
              <w:t>overtime</w:t>
            </w:r>
          </w:p>
        </w:tc>
        <w:tc>
          <w:tcPr>
            <w:tcW w:w="0" w:type="auto"/>
            <w:hideMark/>
          </w:tcPr>
          <w:p w14:paraId="0BE6E94B" w14:textId="77777777" w:rsidR="002F3F51" w:rsidRPr="002F3F51" w:rsidRDefault="002F3F51" w:rsidP="002F3F51">
            <w:pPr>
              <w:spacing w:after="160" w:line="279" w:lineRule="auto"/>
              <w:rPr>
                <w:rFonts w:ascii="Calibri" w:hAnsi="Calibri" w:cs="Calibri"/>
              </w:rPr>
            </w:pPr>
            <w:r w:rsidRPr="002F3F51">
              <w:rPr>
                <w:rFonts w:ascii="Calibri" w:hAnsi="Calibri" w:cs="Calibri"/>
              </w:rPr>
              <w:t>overtime</w:t>
            </w:r>
          </w:p>
        </w:tc>
        <w:tc>
          <w:tcPr>
            <w:tcW w:w="0" w:type="auto"/>
            <w:hideMark/>
          </w:tcPr>
          <w:p w14:paraId="349097BF" w14:textId="77777777" w:rsidR="002F3F51" w:rsidRPr="002F3F51" w:rsidRDefault="002F3F51" w:rsidP="002F3F51">
            <w:pPr>
              <w:spacing w:after="160" w:line="279" w:lineRule="auto"/>
              <w:rPr>
                <w:rFonts w:ascii="Calibri" w:hAnsi="Calibri" w:cs="Calibri"/>
              </w:rPr>
            </w:pPr>
            <w:r w:rsidRPr="002F3F51">
              <w:rPr>
                <w:rFonts w:ascii="Calibri" w:hAnsi="Calibri" w:cs="Calibri"/>
              </w:rPr>
              <w:t>Overtime</w:t>
            </w:r>
          </w:p>
        </w:tc>
      </w:tr>
      <w:tr w:rsidR="002F3F51" w:rsidRPr="002F3F51" w14:paraId="14B17BC0" w14:textId="77777777" w:rsidTr="444BEF9A">
        <w:tc>
          <w:tcPr>
            <w:tcW w:w="1460" w:type="dxa"/>
            <w:hideMark/>
          </w:tcPr>
          <w:p w14:paraId="4D57DB2D" w14:textId="77777777" w:rsidR="002F3F51" w:rsidRPr="002F3F51" w:rsidRDefault="002F3F51" w:rsidP="002F3F51">
            <w:pPr>
              <w:spacing w:after="160" w:line="279" w:lineRule="auto"/>
              <w:rPr>
                <w:rFonts w:ascii="Calibri" w:hAnsi="Calibri" w:cs="Calibri"/>
              </w:rPr>
            </w:pPr>
            <w:r w:rsidRPr="002F3F51">
              <w:rPr>
                <w:rFonts w:ascii="Calibri" w:hAnsi="Calibri" w:cs="Calibri"/>
              </w:rPr>
              <w:t>deferral</w:t>
            </w:r>
          </w:p>
        </w:tc>
        <w:tc>
          <w:tcPr>
            <w:tcW w:w="0" w:type="auto"/>
            <w:hideMark/>
          </w:tcPr>
          <w:p w14:paraId="3E8025B0" w14:textId="77777777" w:rsidR="002F3F51" w:rsidRPr="002F3F51" w:rsidRDefault="002F3F51" w:rsidP="002F3F51">
            <w:pPr>
              <w:spacing w:after="160" w:line="279" w:lineRule="auto"/>
              <w:rPr>
                <w:rFonts w:ascii="Calibri" w:hAnsi="Calibri" w:cs="Calibri"/>
              </w:rPr>
            </w:pPr>
            <w:r w:rsidRPr="002F3F51">
              <w:rPr>
                <w:rFonts w:ascii="Calibri" w:hAnsi="Calibri" w:cs="Calibri"/>
              </w:rPr>
              <w:t>deferral</w:t>
            </w:r>
          </w:p>
        </w:tc>
        <w:tc>
          <w:tcPr>
            <w:tcW w:w="0" w:type="auto"/>
            <w:hideMark/>
          </w:tcPr>
          <w:p w14:paraId="5532B0B2" w14:textId="77777777" w:rsidR="002F3F51" w:rsidRPr="002F3F51" w:rsidRDefault="002F3F51" w:rsidP="002F3F51">
            <w:pPr>
              <w:spacing w:after="160" w:line="279" w:lineRule="auto"/>
              <w:rPr>
                <w:rFonts w:ascii="Calibri" w:hAnsi="Calibri" w:cs="Calibri"/>
              </w:rPr>
            </w:pPr>
            <w:r w:rsidRPr="002F3F51">
              <w:rPr>
                <w:rFonts w:ascii="Calibri" w:hAnsi="Calibri" w:cs="Calibri"/>
              </w:rPr>
              <w:t>Pre-tax deferral</w:t>
            </w:r>
          </w:p>
        </w:tc>
      </w:tr>
      <w:tr w:rsidR="002F3F51" w:rsidRPr="002F3F51" w14:paraId="6481B8B6" w14:textId="77777777" w:rsidTr="444BEF9A">
        <w:tc>
          <w:tcPr>
            <w:tcW w:w="1460" w:type="dxa"/>
            <w:hideMark/>
          </w:tcPr>
          <w:p w14:paraId="77E53B7B"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rothdeferral</w:t>
            </w:r>
          </w:p>
        </w:tc>
        <w:tc>
          <w:tcPr>
            <w:tcW w:w="0" w:type="auto"/>
            <w:hideMark/>
          </w:tcPr>
          <w:p w14:paraId="3027C982"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rothdeferral</w:t>
            </w:r>
          </w:p>
        </w:tc>
        <w:tc>
          <w:tcPr>
            <w:tcW w:w="0" w:type="auto"/>
            <w:hideMark/>
          </w:tcPr>
          <w:p w14:paraId="016A4264"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 deferral</w:t>
            </w:r>
          </w:p>
        </w:tc>
      </w:tr>
      <w:tr w:rsidR="002F3F51" w:rsidRPr="002F3F51" w14:paraId="595E8594" w14:textId="77777777" w:rsidTr="444BEF9A">
        <w:tc>
          <w:tcPr>
            <w:tcW w:w="1460" w:type="dxa"/>
            <w:hideMark/>
          </w:tcPr>
          <w:p w14:paraId="5F981BC6" w14:textId="77777777" w:rsidR="002F3F51" w:rsidRPr="002F3F51" w:rsidRDefault="002F3F51" w:rsidP="002F3F51">
            <w:pPr>
              <w:spacing w:after="160" w:line="279" w:lineRule="auto"/>
              <w:rPr>
                <w:rFonts w:ascii="Calibri" w:hAnsi="Calibri" w:cs="Calibri"/>
              </w:rPr>
            </w:pPr>
            <w:r w:rsidRPr="002F3F51">
              <w:rPr>
                <w:rFonts w:ascii="Calibri" w:hAnsi="Calibri" w:cs="Calibri"/>
              </w:rPr>
              <w:t>match</w:t>
            </w:r>
          </w:p>
        </w:tc>
        <w:tc>
          <w:tcPr>
            <w:tcW w:w="0" w:type="auto"/>
            <w:hideMark/>
          </w:tcPr>
          <w:p w14:paraId="696E5152" w14:textId="77777777" w:rsidR="002F3F51" w:rsidRPr="002F3F51" w:rsidRDefault="002F3F51" w:rsidP="002F3F51">
            <w:pPr>
              <w:spacing w:after="160" w:line="279" w:lineRule="auto"/>
              <w:rPr>
                <w:rFonts w:ascii="Calibri" w:hAnsi="Calibri" w:cs="Calibri"/>
              </w:rPr>
            </w:pPr>
            <w:r w:rsidRPr="002F3F51">
              <w:rPr>
                <w:rFonts w:ascii="Calibri" w:hAnsi="Calibri" w:cs="Calibri"/>
              </w:rPr>
              <w:t>match</w:t>
            </w:r>
          </w:p>
        </w:tc>
        <w:tc>
          <w:tcPr>
            <w:tcW w:w="0" w:type="auto"/>
            <w:hideMark/>
          </w:tcPr>
          <w:p w14:paraId="4832A130" w14:textId="77777777" w:rsidR="002F3F51" w:rsidRPr="002F3F51" w:rsidRDefault="002F3F51" w:rsidP="002F3F51">
            <w:pPr>
              <w:spacing w:after="160" w:line="279" w:lineRule="auto"/>
              <w:rPr>
                <w:rFonts w:ascii="Calibri" w:hAnsi="Calibri" w:cs="Calibri"/>
              </w:rPr>
            </w:pPr>
            <w:r w:rsidRPr="002F3F51">
              <w:rPr>
                <w:rFonts w:ascii="Calibri" w:hAnsi="Calibri" w:cs="Calibri"/>
              </w:rPr>
              <w:t>Employer match</w:t>
            </w:r>
          </w:p>
        </w:tc>
      </w:tr>
      <w:tr w:rsidR="002F3F51" w:rsidRPr="002F3F51" w14:paraId="0517D862" w14:textId="77777777" w:rsidTr="444BEF9A">
        <w:tc>
          <w:tcPr>
            <w:tcW w:w="1460" w:type="dxa"/>
            <w:hideMark/>
          </w:tcPr>
          <w:p w14:paraId="1A376220" w14:textId="77777777" w:rsidR="002F3F51" w:rsidRPr="002F3F51" w:rsidRDefault="002F3F51" w:rsidP="002F3F51">
            <w:pPr>
              <w:spacing w:after="160" w:line="279" w:lineRule="auto"/>
              <w:rPr>
                <w:rFonts w:ascii="Calibri" w:hAnsi="Calibri" w:cs="Calibri"/>
              </w:rPr>
            </w:pPr>
            <w:r w:rsidRPr="002F3F51">
              <w:rPr>
                <w:rFonts w:ascii="Calibri" w:hAnsi="Calibri" w:cs="Calibri"/>
              </w:rPr>
              <w:t>shmatch</w:t>
            </w:r>
          </w:p>
        </w:tc>
        <w:tc>
          <w:tcPr>
            <w:tcW w:w="0" w:type="auto"/>
            <w:hideMark/>
          </w:tcPr>
          <w:p w14:paraId="59BC138E" w14:textId="77777777" w:rsidR="002F3F51" w:rsidRPr="002F3F51" w:rsidRDefault="002F3F51" w:rsidP="002F3F51">
            <w:pPr>
              <w:spacing w:after="160" w:line="279" w:lineRule="auto"/>
              <w:rPr>
                <w:rFonts w:ascii="Calibri" w:hAnsi="Calibri" w:cs="Calibri"/>
              </w:rPr>
            </w:pPr>
            <w:r w:rsidRPr="002F3F51">
              <w:rPr>
                <w:rFonts w:ascii="Calibri" w:hAnsi="Calibri" w:cs="Calibri"/>
              </w:rPr>
              <w:t>shmatch</w:t>
            </w:r>
          </w:p>
        </w:tc>
        <w:tc>
          <w:tcPr>
            <w:tcW w:w="0" w:type="auto"/>
            <w:hideMark/>
          </w:tcPr>
          <w:p w14:paraId="1F4715B1" w14:textId="77777777" w:rsidR="002F3F51" w:rsidRPr="002F3F51" w:rsidRDefault="002F3F51" w:rsidP="002F3F51">
            <w:pPr>
              <w:spacing w:after="160" w:line="279" w:lineRule="auto"/>
              <w:rPr>
                <w:rFonts w:ascii="Calibri" w:hAnsi="Calibri" w:cs="Calibri"/>
              </w:rPr>
            </w:pPr>
            <w:r w:rsidRPr="002F3F51">
              <w:rPr>
                <w:rFonts w:ascii="Calibri" w:hAnsi="Calibri" w:cs="Calibri"/>
              </w:rPr>
              <w:t>Safe harbor match</w:t>
            </w:r>
          </w:p>
        </w:tc>
      </w:tr>
      <w:tr w:rsidR="002F3F51" w:rsidRPr="002F3F51" w14:paraId="721BF039" w14:textId="77777777" w:rsidTr="444BEF9A">
        <w:tc>
          <w:tcPr>
            <w:tcW w:w="1460" w:type="dxa"/>
            <w:hideMark/>
          </w:tcPr>
          <w:p w14:paraId="7ED4DA1A"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shne</w:t>
            </w:r>
          </w:p>
        </w:tc>
        <w:tc>
          <w:tcPr>
            <w:tcW w:w="0" w:type="auto"/>
            <w:hideMark/>
          </w:tcPr>
          <w:p w14:paraId="46C0019E" w14:textId="77777777" w:rsidR="002F3F51" w:rsidRPr="002F3F51" w:rsidRDefault="002F3F51" w:rsidP="002F3F51">
            <w:pPr>
              <w:spacing w:after="160" w:line="279" w:lineRule="auto"/>
              <w:rPr>
                <w:rFonts w:ascii="Calibri" w:hAnsi="Calibri" w:cs="Calibri"/>
              </w:rPr>
            </w:pPr>
            <w:r w:rsidRPr="002F3F51">
              <w:rPr>
                <w:rFonts w:ascii="Calibri" w:hAnsi="Calibri" w:cs="Calibri"/>
              </w:rPr>
              <w:t>shne</w:t>
            </w:r>
          </w:p>
        </w:tc>
        <w:tc>
          <w:tcPr>
            <w:tcW w:w="0" w:type="auto"/>
            <w:hideMark/>
          </w:tcPr>
          <w:p w14:paraId="4F0AF313" w14:textId="77777777" w:rsidR="002F3F51" w:rsidRPr="002F3F51" w:rsidRDefault="002F3F51" w:rsidP="002F3F51">
            <w:pPr>
              <w:spacing w:after="160" w:line="279" w:lineRule="auto"/>
              <w:rPr>
                <w:rFonts w:ascii="Calibri" w:hAnsi="Calibri" w:cs="Calibri"/>
              </w:rPr>
            </w:pPr>
            <w:r w:rsidRPr="002F3F51">
              <w:rPr>
                <w:rFonts w:ascii="Calibri" w:hAnsi="Calibri" w:cs="Calibri"/>
              </w:rPr>
              <w:t>Safe harbor non-elective</w:t>
            </w:r>
          </w:p>
        </w:tc>
      </w:tr>
      <w:tr w:rsidR="002F3F51" w:rsidRPr="002F3F51" w14:paraId="15E236FF" w14:textId="77777777" w:rsidTr="444BEF9A">
        <w:tc>
          <w:tcPr>
            <w:tcW w:w="1460" w:type="dxa"/>
            <w:hideMark/>
          </w:tcPr>
          <w:p w14:paraId="34DBB01F" w14:textId="77777777" w:rsidR="002F3F51" w:rsidRPr="002F3F51" w:rsidRDefault="002F3F51" w:rsidP="002F3F51">
            <w:pPr>
              <w:spacing w:after="160" w:line="279" w:lineRule="auto"/>
              <w:rPr>
                <w:rFonts w:ascii="Calibri" w:hAnsi="Calibri" w:cs="Calibri"/>
              </w:rPr>
            </w:pPr>
            <w:r w:rsidRPr="002F3F51">
              <w:rPr>
                <w:rFonts w:ascii="Calibri" w:hAnsi="Calibri" w:cs="Calibri"/>
              </w:rPr>
              <w:t>pshare</w:t>
            </w:r>
          </w:p>
        </w:tc>
        <w:tc>
          <w:tcPr>
            <w:tcW w:w="0" w:type="auto"/>
            <w:hideMark/>
          </w:tcPr>
          <w:p w14:paraId="6B006103" w14:textId="77777777" w:rsidR="002F3F51" w:rsidRPr="002F3F51" w:rsidRDefault="002F3F51" w:rsidP="002F3F51">
            <w:pPr>
              <w:spacing w:after="160" w:line="279" w:lineRule="auto"/>
              <w:rPr>
                <w:rFonts w:ascii="Calibri" w:hAnsi="Calibri" w:cs="Calibri"/>
              </w:rPr>
            </w:pPr>
            <w:r w:rsidRPr="002F3F51">
              <w:rPr>
                <w:rFonts w:ascii="Calibri" w:hAnsi="Calibri" w:cs="Calibri"/>
              </w:rPr>
              <w:t>pshare</w:t>
            </w:r>
          </w:p>
        </w:tc>
        <w:tc>
          <w:tcPr>
            <w:tcW w:w="0" w:type="auto"/>
            <w:hideMark/>
          </w:tcPr>
          <w:p w14:paraId="0896A26F" w14:textId="77777777" w:rsidR="002F3F51" w:rsidRPr="002F3F51" w:rsidRDefault="002F3F51" w:rsidP="002F3F51">
            <w:pPr>
              <w:spacing w:after="160" w:line="279" w:lineRule="auto"/>
              <w:rPr>
                <w:rFonts w:ascii="Calibri" w:hAnsi="Calibri" w:cs="Calibri"/>
              </w:rPr>
            </w:pPr>
            <w:r w:rsidRPr="002F3F51">
              <w:rPr>
                <w:rFonts w:ascii="Calibri" w:hAnsi="Calibri" w:cs="Calibri"/>
              </w:rPr>
              <w:t>Profit sharing</w:t>
            </w:r>
          </w:p>
        </w:tc>
      </w:tr>
      <w:tr w:rsidR="002F3F51" w:rsidRPr="002F3F51" w14:paraId="13A9937D" w14:textId="77777777" w:rsidTr="444BEF9A">
        <w:tc>
          <w:tcPr>
            <w:tcW w:w="1460" w:type="dxa"/>
            <w:hideMark/>
          </w:tcPr>
          <w:p w14:paraId="226490BB"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w:t>
            </w:r>
          </w:p>
        </w:tc>
        <w:tc>
          <w:tcPr>
            <w:tcW w:w="0" w:type="auto"/>
            <w:hideMark/>
          </w:tcPr>
          <w:p w14:paraId="07112357"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w:t>
            </w:r>
          </w:p>
        </w:tc>
        <w:tc>
          <w:tcPr>
            <w:tcW w:w="0" w:type="auto"/>
            <w:hideMark/>
          </w:tcPr>
          <w:p w14:paraId="37856612"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 payment</w:t>
            </w:r>
          </w:p>
        </w:tc>
      </w:tr>
      <w:tr w:rsidR="002F3F51" w:rsidRPr="002F3F51" w14:paraId="1DBDD8E4" w14:textId="77777777" w:rsidTr="444BEF9A">
        <w:tc>
          <w:tcPr>
            <w:tcW w:w="1460" w:type="dxa"/>
            <w:hideMark/>
          </w:tcPr>
          <w:p w14:paraId="6B8BD8CE" w14:textId="77777777" w:rsidR="002F3F51" w:rsidRPr="002F3F51" w:rsidRDefault="002F3F51" w:rsidP="002F3F51">
            <w:pPr>
              <w:spacing w:after="160" w:line="279" w:lineRule="auto"/>
              <w:rPr>
                <w:rFonts w:ascii="Calibri" w:hAnsi="Calibri" w:cs="Calibri"/>
              </w:rPr>
            </w:pPr>
            <w:r w:rsidRPr="002F3F51">
              <w:rPr>
                <w:rFonts w:ascii="Calibri" w:hAnsi="Calibri" w:cs="Calibri"/>
              </w:rPr>
              <w:t>shmatchqaca</w:t>
            </w:r>
          </w:p>
        </w:tc>
        <w:tc>
          <w:tcPr>
            <w:tcW w:w="0" w:type="auto"/>
            <w:hideMark/>
          </w:tcPr>
          <w:p w14:paraId="6F095217" w14:textId="77777777" w:rsidR="002F3F51" w:rsidRPr="002F3F51" w:rsidRDefault="002F3F51" w:rsidP="002F3F51">
            <w:pPr>
              <w:spacing w:after="160" w:line="279" w:lineRule="auto"/>
              <w:rPr>
                <w:rFonts w:ascii="Calibri" w:hAnsi="Calibri" w:cs="Calibri"/>
              </w:rPr>
            </w:pPr>
            <w:r w:rsidRPr="002F3F51">
              <w:rPr>
                <w:rFonts w:ascii="Calibri" w:hAnsi="Calibri" w:cs="Calibri"/>
              </w:rPr>
              <w:t>shmatchqaca</w:t>
            </w:r>
          </w:p>
        </w:tc>
        <w:tc>
          <w:tcPr>
            <w:tcW w:w="0" w:type="auto"/>
            <w:hideMark/>
          </w:tcPr>
          <w:p w14:paraId="539F34EA" w14:textId="77777777" w:rsidR="002F3F51" w:rsidRPr="002F3F51" w:rsidRDefault="002F3F51" w:rsidP="002F3F51">
            <w:pPr>
              <w:spacing w:after="160" w:line="279" w:lineRule="auto"/>
              <w:rPr>
                <w:rFonts w:ascii="Calibri" w:hAnsi="Calibri" w:cs="Calibri"/>
              </w:rPr>
            </w:pPr>
            <w:r w:rsidRPr="002F3F51">
              <w:rPr>
                <w:rFonts w:ascii="Calibri" w:hAnsi="Calibri" w:cs="Calibri"/>
              </w:rPr>
              <w:t>QACA match</w:t>
            </w:r>
          </w:p>
        </w:tc>
      </w:tr>
      <w:tr w:rsidR="002F3F51" w:rsidRPr="002F3F51" w14:paraId="5E54384D" w14:textId="77777777" w:rsidTr="444BEF9A">
        <w:tc>
          <w:tcPr>
            <w:tcW w:w="1460" w:type="dxa"/>
            <w:hideMark/>
          </w:tcPr>
          <w:p w14:paraId="17365B2D" w14:textId="77777777" w:rsidR="002F3F51" w:rsidRPr="002F3F51" w:rsidRDefault="002F3F51" w:rsidP="002F3F51">
            <w:pPr>
              <w:spacing w:after="160" w:line="279" w:lineRule="auto"/>
              <w:rPr>
                <w:rFonts w:ascii="Calibri" w:hAnsi="Calibri" w:cs="Calibri"/>
              </w:rPr>
            </w:pPr>
            <w:r w:rsidRPr="002F3F51">
              <w:rPr>
                <w:rFonts w:ascii="Calibri" w:hAnsi="Calibri" w:cs="Calibri"/>
              </w:rPr>
              <w:t>shneqaca</w:t>
            </w:r>
          </w:p>
        </w:tc>
        <w:tc>
          <w:tcPr>
            <w:tcW w:w="0" w:type="auto"/>
            <w:hideMark/>
          </w:tcPr>
          <w:p w14:paraId="1B54979B" w14:textId="77777777" w:rsidR="002F3F51" w:rsidRPr="002F3F51" w:rsidRDefault="002F3F51" w:rsidP="002F3F51">
            <w:pPr>
              <w:spacing w:after="160" w:line="279" w:lineRule="auto"/>
              <w:rPr>
                <w:rFonts w:ascii="Calibri" w:hAnsi="Calibri" w:cs="Calibri"/>
              </w:rPr>
            </w:pPr>
            <w:r w:rsidRPr="002F3F51">
              <w:rPr>
                <w:rFonts w:ascii="Calibri" w:hAnsi="Calibri" w:cs="Calibri"/>
              </w:rPr>
              <w:t>shneqaca</w:t>
            </w:r>
          </w:p>
        </w:tc>
        <w:tc>
          <w:tcPr>
            <w:tcW w:w="0" w:type="auto"/>
            <w:hideMark/>
          </w:tcPr>
          <w:p w14:paraId="1748C903" w14:textId="77777777" w:rsidR="002F3F51" w:rsidRPr="002F3F51" w:rsidRDefault="002F3F51" w:rsidP="002F3F51">
            <w:pPr>
              <w:spacing w:after="160" w:line="279" w:lineRule="auto"/>
              <w:rPr>
                <w:rFonts w:ascii="Calibri" w:hAnsi="Calibri" w:cs="Calibri"/>
              </w:rPr>
            </w:pPr>
            <w:r w:rsidRPr="002F3F51">
              <w:rPr>
                <w:rFonts w:ascii="Calibri" w:hAnsi="Calibri" w:cs="Calibri"/>
              </w:rPr>
              <w:t>QACA non-elective</w:t>
            </w:r>
          </w:p>
        </w:tc>
      </w:tr>
      <w:tr w:rsidR="002F3F51" w:rsidRPr="002F3F51" w14:paraId="3A023BCF" w14:textId="77777777" w:rsidTr="444BEF9A">
        <w:tc>
          <w:tcPr>
            <w:tcW w:w="1460" w:type="dxa"/>
            <w:hideMark/>
          </w:tcPr>
          <w:p w14:paraId="6000D55C"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w:t>
            </w:r>
          </w:p>
        </w:tc>
        <w:tc>
          <w:tcPr>
            <w:tcW w:w="0" w:type="auto"/>
            <w:hideMark/>
          </w:tcPr>
          <w:p w14:paraId="1B062023"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w:t>
            </w:r>
          </w:p>
        </w:tc>
        <w:tc>
          <w:tcPr>
            <w:tcW w:w="0" w:type="auto"/>
            <w:hideMark/>
          </w:tcPr>
          <w:p w14:paraId="550B9FE7"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 contribution</w:t>
            </w:r>
          </w:p>
        </w:tc>
      </w:tr>
      <w:tr w:rsidR="002F3F51" w:rsidRPr="002F3F51" w14:paraId="27D63340" w14:textId="77777777" w:rsidTr="444BEF9A">
        <w:tc>
          <w:tcPr>
            <w:tcW w:w="1460" w:type="dxa"/>
            <w:hideMark/>
          </w:tcPr>
          <w:p w14:paraId="02BD3458"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prevwageer</w:t>
            </w:r>
          </w:p>
        </w:tc>
        <w:tc>
          <w:tcPr>
            <w:tcW w:w="0" w:type="auto"/>
            <w:hideMark/>
          </w:tcPr>
          <w:p w14:paraId="2F8DB3AA"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prevwageer</w:t>
            </w:r>
          </w:p>
        </w:tc>
        <w:tc>
          <w:tcPr>
            <w:tcW w:w="0" w:type="auto"/>
            <w:hideMark/>
          </w:tcPr>
          <w:p w14:paraId="6A32543A"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Previous wage ER</w:t>
            </w:r>
          </w:p>
        </w:tc>
      </w:tr>
      <w:tr w:rsidR="002F3F51" w:rsidRPr="002F3F51" w14:paraId="7E6E3FE1" w14:textId="77777777" w:rsidTr="444BEF9A">
        <w:tc>
          <w:tcPr>
            <w:tcW w:w="1460" w:type="dxa"/>
            <w:hideMark/>
          </w:tcPr>
          <w:p w14:paraId="5F78F397"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prevwageqnec</w:t>
            </w:r>
          </w:p>
        </w:tc>
        <w:tc>
          <w:tcPr>
            <w:tcW w:w="0" w:type="auto"/>
            <w:hideMark/>
          </w:tcPr>
          <w:p w14:paraId="3E25E3CA"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prevwageqnec</w:t>
            </w:r>
          </w:p>
        </w:tc>
        <w:tc>
          <w:tcPr>
            <w:tcW w:w="0" w:type="auto"/>
            <w:hideMark/>
          </w:tcPr>
          <w:p w14:paraId="4EA0807E"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Previous wage QNEC</w:t>
            </w:r>
          </w:p>
        </w:tc>
      </w:tr>
      <w:tr w:rsidR="002F3F51" w:rsidRPr="002F3F51" w14:paraId="148582CD" w14:textId="77777777" w:rsidTr="444BEF9A">
        <w:tc>
          <w:tcPr>
            <w:tcW w:w="1460" w:type="dxa"/>
            <w:hideMark/>
          </w:tcPr>
          <w:p w14:paraId="6695A055" w14:textId="77777777" w:rsidR="002F3F51" w:rsidRPr="002F3F51" w:rsidRDefault="002F3F51" w:rsidP="002F3F51">
            <w:pPr>
              <w:spacing w:after="160" w:line="279" w:lineRule="auto"/>
              <w:rPr>
                <w:rFonts w:ascii="Calibri" w:hAnsi="Calibri" w:cs="Calibri"/>
              </w:rPr>
            </w:pPr>
            <w:r w:rsidRPr="002F3F51">
              <w:rPr>
                <w:rFonts w:ascii="Calibri" w:hAnsi="Calibri" w:cs="Calibri"/>
              </w:rPr>
              <w:t>payfreq</w:t>
            </w:r>
          </w:p>
        </w:tc>
        <w:tc>
          <w:tcPr>
            <w:tcW w:w="0" w:type="auto"/>
            <w:hideMark/>
          </w:tcPr>
          <w:p w14:paraId="1534D7FD" w14:textId="77777777" w:rsidR="002F3F51" w:rsidRPr="002F3F51" w:rsidRDefault="002F3F51" w:rsidP="002F3F51">
            <w:pPr>
              <w:spacing w:after="160" w:line="279" w:lineRule="auto"/>
              <w:rPr>
                <w:rFonts w:ascii="Calibri" w:hAnsi="Calibri" w:cs="Calibri"/>
              </w:rPr>
            </w:pPr>
            <w:r w:rsidRPr="002F3F51">
              <w:rPr>
                <w:rFonts w:ascii="Calibri" w:hAnsi="Calibri" w:cs="Calibri"/>
              </w:rPr>
              <w:t>payfreq</w:t>
            </w:r>
          </w:p>
        </w:tc>
        <w:tc>
          <w:tcPr>
            <w:tcW w:w="0" w:type="auto"/>
            <w:hideMark/>
          </w:tcPr>
          <w:p w14:paraId="274EC919" w14:textId="77777777" w:rsidR="002F3F51" w:rsidRPr="002F3F51" w:rsidRDefault="002F3F51" w:rsidP="002F3F51">
            <w:pPr>
              <w:spacing w:after="160" w:line="279" w:lineRule="auto"/>
              <w:rPr>
                <w:rFonts w:ascii="Calibri" w:hAnsi="Calibri" w:cs="Calibri"/>
              </w:rPr>
            </w:pPr>
            <w:r w:rsidRPr="002F3F51">
              <w:rPr>
                <w:rFonts w:ascii="Calibri" w:hAnsi="Calibri" w:cs="Calibri"/>
              </w:rPr>
              <w:t>Pay frequency code</w:t>
            </w:r>
          </w:p>
        </w:tc>
      </w:tr>
      <w:tr w:rsidR="002F3F51" w:rsidRPr="002F3F51" w14:paraId="1803A4CC" w14:textId="77777777" w:rsidTr="444BEF9A">
        <w:tc>
          <w:tcPr>
            <w:tcW w:w="1460" w:type="dxa"/>
            <w:hideMark/>
          </w:tcPr>
          <w:p w14:paraId="60F7A738" w14:textId="77777777" w:rsidR="002F3F51" w:rsidRPr="002F3F51" w:rsidRDefault="002F3F51" w:rsidP="002F3F51">
            <w:pPr>
              <w:spacing w:after="160" w:line="279" w:lineRule="auto"/>
              <w:rPr>
                <w:rFonts w:ascii="Calibri" w:hAnsi="Calibri" w:cs="Calibri"/>
              </w:rPr>
            </w:pPr>
            <w:r w:rsidRPr="002F3F51">
              <w:rPr>
                <w:rFonts w:ascii="Calibri" w:hAnsi="Calibri" w:cs="Calibri"/>
              </w:rPr>
              <w:t>divid</w:t>
            </w:r>
          </w:p>
        </w:tc>
        <w:tc>
          <w:tcPr>
            <w:tcW w:w="0" w:type="auto"/>
            <w:hideMark/>
          </w:tcPr>
          <w:p w14:paraId="17D70AC1" w14:textId="77777777" w:rsidR="002F3F51" w:rsidRPr="002F3F51" w:rsidRDefault="002F3F51" w:rsidP="002F3F51">
            <w:pPr>
              <w:spacing w:after="160" w:line="279" w:lineRule="auto"/>
              <w:rPr>
                <w:rFonts w:ascii="Calibri" w:hAnsi="Calibri" w:cs="Calibri"/>
              </w:rPr>
            </w:pPr>
            <w:r w:rsidRPr="002F3F51">
              <w:rPr>
                <w:rFonts w:ascii="Calibri" w:hAnsi="Calibri" w:cs="Calibri"/>
              </w:rPr>
              <w:t>divid</w:t>
            </w:r>
          </w:p>
        </w:tc>
        <w:tc>
          <w:tcPr>
            <w:tcW w:w="0" w:type="auto"/>
            <w:hideMark/>
          </w:tcPr>
          <w:p w14:paraId="2FC447CF" w14:textId="77777777" w:rsidR="002F3F51" w:rsidRPr="002F3F51" w:rsidRDefault="002F3F51" w:rsidP="002F3F51">
            <w:pPr>
              <w:spacing w:after="160" w:line="279" w:lineRule="auto"/>
              <w:rPr>
                <w:rFonts w:ascii="Calibri" w:hAnsi="Calibri" w:cs="Calibri"/>
              </w:rPr>
            </w:pPr>
            <w:r w:rsidRPr="002F3F51">
              <w:rPr>
                <w:rFonts w:ascii="Calibri" w:hAnsi="Calibri" w:cs="Calibri"/>
              </w:rPr>
              <w:t>Division ID</w:t>
            </w:r>
          </w:p>
        </w:tc>
      </w:tr>
      <w:tr w:rsidR="002F3F51" w:rsidRPr="002F3F51" w14:paraId="1B014309" w14:textId="77777777" w:rsidTr="444BEF9A">
        <w:tc>
          <w:tcPr>
            <w:tcW w:w="1460" w:type="dxa"/>
            <w:hideMark/>
          </w:tcPr>
          <w:p w14:paraId="5ED5DC5B" w14:textId="77777777" w:rsidR="002F3F51" w:rsidRPr="002F3F51" w:rsidRDefault="002F3F51" w:rsidP="002F3F51">
            <w:pPr>
              <w:spacing w:after="160" w:line="279" w:lineRule="auto"/>
              <w:rPr>
                <w:rFonts w:ascii="Calibri" w:hAnsi="Calibri" w:cs="Calibri"/>
              </w:rPr>
            </w:pPr>
            <w:r w:rsidRPr="002F3F51">
              <w:rPr>
                <w:rFonts w:ascii="Calibri" w:hAnsi="Calibri" w:cs="Calibri"/>
              </w:rPr>
              <w:t>divdate</w:t>
            </w:r>
          </w:p>
        </w:tc>
        <w:tc>
          <w:tcPr>
            <w:tcW w:w="0" w:type="auto"/>
            <w:hideMark/>
          </w:tcPr>
          <w:p w14:paraId="4D737C61" w14:textId="77777777" w:rsidR="002F3F51" w:rsidRPr="002F3F51" w:rsidRDefault="002F3F51" w:rsidP="002F3F51">
            <w:pPr>
              <w:spacing w:after="160" w:line="279" w:lineRule="auto"/>
              <w:rPr>
                <w:rFonts w:ascii="Calibri" w:hAnsi="Calibri" w:cs="Calibri"/>
              </w:rPr>
            </w:pPr>
            <w:r w:rsidRPr="002F3F51">
              <w:rPr>
                <w:rFonts w:ascii="Calibri" w:hAnsi="Calibri" w:cs="Calibri"/>
              </w:rPr>
              <w:t>divdate</w:t>
            </w:r>
          </w:p>
        </w:tc>
        <w:tc>
          <w:tcPr>
            <w:tcW w:w="0" w:type="auto"/>
            <w:hideMark/>
          </w:tcPr>
          <w:p w14:paraId="62776F9A" w14:textId="77777777" w:rsidR="002F3F51" w:rsidRPr="002F3F51" w:rsidRDefault="002F3F51" w:rsidP="002F3F51">
            <w:pPr>
              <w:spacing w:after="160" w:line="279" w:lineRule="auto"/>
              <w:rPr>
                <w:rFonts w:ascii="Calibri" w:hAnsi="Calibri" w:cs="Calibri"/>
              </w:rPr>
            </w:pPr>
            <w:r w:rsidRPr="002F3F51">
              <w:rPr>
                <w:rFonts w:ascii="Calibri" w:hAnsi="Calibri" w:cs="Calibri"/>
              </w:rPr>
              <w:t>Division effective date</w:t>
            </w:r>
          </w:p>
        </w:tc>
      </w:tr>
      <w:tr w:rsidR="002F3F51" w:rsidRPr="002F3F51" w14:paraId="49E44EDD" w14:textId="77777777" w:rsidTr="444BEF9A">
        <w:tc>
          <w:tcPr>
            <w:tcW w:w="1460" w:type="dxa"/>
            <w:hideMark/>
          </w:tcPr>
          <w:p w14:paraId="1A756CD0" w14:textId="77777777" w:rsidR="002F3F51" w:rsidRPr="002F3F51" w:rsidRDefault="002F3F51" w:rsidP="002F3F51">
            <w:pPr>
              <w:spacing w:after="160" w:line="279" w:lineRule="auto"/>
              <w:rPr>
                <w:rFonts w:ascii="Calibri" w:hAnsi="Calibri" w:cs="Calibri"/>
              </w:rPr>
            </w:pPr>
            <w:r w:rsidRPr="002F3F51">
              <w:rPr>
                <w:rFonts w:ascii="Calibri" w:hAnsi="Calibri" w:cs="Calibri"/>
              </w:rPr>
              <w:t>annualcomp</w:t>
            </w:r>
          </w:p>
        </w:tc>
        <w:tc>
          <w:tcPr>
            <w:tcW w:w="0" w:type="auto"/>
            <w:hideMark/>
          </w:tcPr>
          <w:p w14:paraId="25DC3869" w14:textId="77777777" w:rsidR="002F3F51" w:rsidRPr="002F3F51" w:rsidRDefault="002F3F51" w:rsidP="002F3F51">
            <w:pPr>
              <w:spacing w:after="160" w:line="279" w:lineRule="auto"/>
              <w:rPr>
                <w:rFonts w:ascii="Calibri" w:hAnsi="Calibri" w:cs="Calibri"/>
              </w:rPr>
            </w:pPr>
            <w:r w:rsidRPr="002F3F51">
              <w:rPr>
                <w:rFonts w:ascii="Calibri" w:hAnsi="Calibri" w:cs="Calibri"/>
              </w:rPr>
              <w:t>annualcomp</w:t>
            </w:r>
          </w:p>
        </w:tc>
        <w:tc>
          <w:tcPr>
            <w:tcW w:w="0" w:type="auto"/>
            <w:hideMark/>
          </w:tcPr>
          <w:p w14:paraId="0C6CED9D" w14:textId="77777777" w:rsidR="002F3F51" w:rsidRPr="002F3F51" w:rsidRDefault="002F3F51" w:rsidP="002F3F51">
            <w:pPr>
              <w:spacing w:after="160" w:line="279" w:lineRule="auto"/>
              <w:rPr>
                <w:rFonts w:ascii="Calibri" w:hAnsi="Calibri" w:cs="Calibri"/>
              </w:rPr>
            </w:pPr>
            <w:r w:rsidRPr="002F3F51">
              <w:rPr>
                <w:rFonts w:ascii="Calibri" w:hAnsi="Calibri" w:cs="Calibri"/>
              </w:rPr>
              <w:t>Annual compensation</w:t>
            </w:r>
          </w:p>
        </w:tc>
      </w:tr>
      <w:tr w:rsidR="002F3F51" w:rsidRPr="002F3F51" w14:paraId="304208C5" w14:textId="77777777" w:rsidTr="444BEF9A">
        <w:tc>
          <w:tcPr>
            <w:tcW w:w="1460" w:type="dxa"/>
            <w:hideMark/>
          </w:tcPr>
          <w:p w14:paraId="56B26247" w14:textId="77777777" w:rsidR="002F3F51" w:rsidRPr="002F3F51" w:rsidRDefault="002F3F51" w:rsidP="002F3F51">
            <w:pPr>
              <w:spacing w:after="160" w:line="279" w:lineRule="auto"/>
              <w:rPr>
                <w:rFonts w:ascii="Calibri" w:hAnsi="Calibri" w:cs="Calibri"/>
              </w:rPr>
            </w:pPr>
            <w:r w:rsidRPr="002F3F51">
              <w:rPr>
                <w:rFonts w:ascii="Calibri" w:hAnsi="Calibri" w:cs="Calibri"/>
              </w:rPr>
              <w:t>cellphone</w:t>
            </w:r>
          </w:p>
        </w:tc>
        <w:tc>
          <w:tcPr>
            <w:tcW w:w="0" w:type="auto"/>
            <w:hideMark/>
          </w:tcPr>
          <w:p w14:paraId="14713083" w14:textId="77777777" w:rsidR="002F3F51" w:rsidRPr="002F3F51" w:rsidRDefault="002F3F51" w:rsidP="002F3F51">
            <w:pPr>
              <w:spacing w:after="160" w:line="279" w:lineRule="auto"/>
              <w:rPr>
                <w:rFonts w:ascii="Calibri" w:hAnsi="Calibri" w:cs="Calibri"/>
              </w:rPr>
            </w:pPr>
            <w:r w:rsidRPr="002F3F51">
              <w:rPr>
                <w:rFonts w:ascii="Calibri" w:hAnsi="Calibri" w:cs="Calibri"/>
              </w:rPr>
              <w:t>cellphone</w:t>
            </w:r>
          </w:p>
        </w:tc>
        <w:tc>
          <w:tcPr>
            <w:tcW w:w="0" w:type="auto"/>
            <w:hideMark/>
          </w:tcPr>
          <w:p w14:paraId="555EC896" w14:textId="77777777" w:rsidR="002F3F51" w:rsidRPr="002F3F51" w:rsidRDefault="002F3F51" w:rsidP="002F3F51">
            <w:pPr>
              <w:spacing w:after="160" w:line="279" w:lineRule="auto"/>
              <w:rPr>
                <w:rFonts w:ascii="Calibri" w:hAnsi="Calibri" w:cs="Calibri"/>
              </w:rPr>
            </w:pPr>
            <w:r w:rsidRPr="002F3F51">
              <w:rPr>
                <w:rFonts w:ascii="Calibri" w:hAnsi="Calibri" w:cs="Calibri"/>
              </w:rPr>
              <w:t>Cell phone</w:t>
            </w:r>
          </w:p>
        </w:tc>
      </w:tr>
      <w:tr w:rsidR="002F3F51" w:rsidRPr="002F3F51" w14:paraId="0C280A38" w14:textId="77777777" w:rsidTr="444BEF9A">
        <w:tc>
          <w:tcPr>
            <w:tcW w:w="1460" w:type="dxa"/>
            <w:hideMark/>
          </w:tcPr>
          <w:p w14:paraId="70574514" w14:textId="77777777" w:rsidR="002F3F51" w:rsidRPr="002F3F51" w:rsidRDefault="002F3F51" w:rsidP="002F3F51">
            <w:pPr>
              <w:spacing w:after="160" w:line="279" w:lineRule="auto"/>
              <w:rPr>
                <w:rFonts w:ascii="Calibri" w:hAnsi="Calibri" w:cs="Calibri"/>
              </w:rPr>
            </w:pPr>
            <w:r w:rsidRPr="002F3F51">
              <w:rPr>
                <w:rFonts w:ascii="Calibri" w:hAnsi="Calibri" w:cs="Calibri"/>
              </w:rPr>
              <w:t>pad</w:t>
            </w:r>
          </w:p>
        </w:tc>
        <w:tc>
          <w:tcPr>
            <w:tcW w:w="0" w:type="auto"/>
            <w:hideMark/>
          </w:tcPr>
          <w:p w14:paraId="5F021676" w14:textId="77777777" w:rsidR="002F3F51" w:rsidRPr="002F3F51" w:rsidRDefault="002F3F51" w:rsidP="002F3F51">
            <w:pPr>
              <w:spacing w:after="160" w:line="279" w:lineRule="auto"/>
              <w:rPr>
                <w:rFonts w:ascii="Calibri" w:hAnsi="Calibri" w:cs="Calibri"/>
              </w:rPr>
            </w:pPr>
            <w:r w:rsidRPr="002F3F51">
              <w:rPr>
                <w:rFonts w:ascii="Calibri" w:hAnsi="Calibri" w:cs="Calibri"/>
              </w:rPr>
              <w:t>pad</w:t>
            </w:r>
          </w:p>
        </w:tc>
        <w:tc>
          <w:tcPr>
            <w:tcW w:w="0" w:type="auto"/>
            <w:hideMark/>
          </w:tcPr>
          <w:p w14:paraId="6E2492FE" w14:textId="77777777" w:rsidR="002F3F51" w:rsidRPr="002F3F51" w:rsidRDefault="002F3F51" w:rsidP="002F3F51">
            <w:pPr>
              <w:spacing w:after="160" w:line="279" w:lineRule="auto"/>
              <w:rPr>
                <w:rFonts w:ascii="Calibri" w:hAnsi="Calibri" w:cs="Calibri"/>
              </w:rPr>
            </w:pPr>
            <w:r w:rsidRPr="002F3F51">
              <w:rPr>
                <w:rFonts w:ascii="Calibri" w:hAnsi="Calibri" w:cs="Calibri"/>
              </w:rPr>
              <w:t>Padding field</w:t>
            </w:r>
          </w:p>
        </w:tc>
      </w:tr>
    </w:tbl>
    <w:p w14:paraId="00878501" w14:textId="03133A6F" w:rsidR="444BEF9A" w:rsidRPr="00A37C03" w:rsidRDefault="444BEF9A" w:rsidP="444BEF9A">
      <w:pPr>
        <w:rPr>
          <w:rFonts w:ascii="Calibri" w:hAnsi="Calibri" w:cs="Calibri"/>
        </w:rPr>
      </w:pPr>
    </w:p>
    <w:p w14:paraId="5E2900D5" w14:textId="34F6B0F3" w:rsidR="444BEF9A" w:rsidRPr="00A37C03" w:rsidRDefault="444BEF9A" w:rsidP="444BEF9A">
      <w:pPr>
        <w:rPr>
          <w:rFonts w:ascii="Calibri" w:hAnsi="Calibri" w:cs="Calibri"/>
        </w:rPr>
      </w:pPr>
    </w:p>
    <w:p w14:paraId="5C24A0E2" w14:textId="3A3DD964" w:rsidR="444BEF9A" w:rsidRPr="00A37C03" w:rsidRDefault="444BEF9A" w:rsidP="444BEF9A">
      <w:pPr>
        <w:rPr>
          <w:rFonts w:ascii="Calibri" w:hAnsi="Calibri" w:cs="Calibri"/>
        </w:rPr>
      </w:pPr>
    </w:p>
    <w:p w14:paraId="3F048C4B" w14:textId="209B50E3" w:rsidR="444BEF9A" w:rsidRPr="00A37C03" w:rsidRDefault="444BEF9A" w:rsidP="444BEF9A">
      <w:pPr>
        <w:rPr>
          <w:rFonts w:ascii="Calibri" w:hAnsi="Calibri" w:cs="Calibri"/>
        </w:rPr>
      </w:pPr>
    </w:p>
    <w:p w14:paraId="1C93FF9F" w14:textId="40177038" w:rsidR="444BEF9A" w:rsidRPr="00A37C03" w:rsidRDefault="444BEF9A" w:rsidP="444BEF9A">
      <w:pPr>
        <w:rPr>
          <w:rFonts w:ascii="Calibri" w:hAnsi="Calibri" w:cs="Calibri"/>
        </w:rPr>
      </w:pPr>
    </w:p>
    <w:p w14:paraId="771CC834" w14:textId="77777777" w:rsidR="002F3F51" w:rsidRPr="00A37C03" w:rsidRDefault="002F3F51" w:rsidP="00ED57A2">
      <w:pPr>
        <w:pStyle w:val="Heading3"/>
        <w:rPr>
          <w:rFonts w:ascii="Calibri" w:hAnsi="Calibri" w:cs="Calibri"/>
        </w:rPr>
      </w:pPr>
      <w:bookmarkStart w:id="202" w:name="_Toc220763508"/>
      <w:r w:rsidRPr="00A37C03">
        <w:rPr>
          <w:rFonts w:ascii="Calibri" w:hAnsi="Calibri" w:cs="Calibri"/>
        </w:rPr>
        <w:t>7.3 External Data Dependencies</w:t>
      </w:r>
      <w:bookmarkEnd w:id="202"/>
    </w:p>
    <w:p w14:paraId="26396622" w14:textId="77777777" w:rsidR="002F3F51" w:rsidRPr="002F3F51" w:rsidRDefault="002F3F51" w:rsidP="002F3F51">
      <w:pPr>
        <w:rPr>
          <w:rFonts w:ascii="Calibri" w:hAnsi="Calibri" w:cs="Calibri"/>
        </w:rPr>
      </w:pPr>
      <w:r w:rsidRPr="002F3F51">
        <w:rPr>
          <w:rFonts w:ascii="Calibri" w:hAnsi="Calibri" w:cs="Calibri"/>
        </w:rPr>
        <w:t>The system requires access to the following external data sources for validation and processing:</w:t>
      </w:r>
    </w:p>
    <w:p w14:paraId="030FE7EB" w14:textId="77777777" w:rsidR="002F3F51" w:rsidRPr="00A37C03" w:rsidRDefault="002F3F51" w:rsidP="00ED57A2">
      <w:pPr>
        <w:pStyle w:val="Heading4"/>
        <w:rPr>
          <w:rFonts w:ascii="Calibri" w:hAnsi="Calibri" w:cs="Calibri"/>
        </w:rPr>
      </w:pPr>
      <w:r w:rsidRPr="00A37C03">
        <w:rPr>
          <w:rFonts w:ascii="Calibri" w:hAnsi="Calibri" w:cs="Calibri"/>
        </w:rPr>
        <w:t>7.3.1 Employment Status Data</w:t>
      </w:r>
    </w:p>
    <w:tbl>
      <w:tblPr>
        <w:tblStyle w:val="TableGrid"/>
        <w:tblW w:w="0" w:type="auto"/>
        <w:tblLook w:val="04A0" w:firstRow="1" w:lastRow="0" w:firstColumn="1" w:lastColumn="0" w:noHBand="0" w:noVBand="1"/>
      </w:tblPr>
      <w:tblGrid>
        <w:gridCol w:w="2106"/>
        <w:gridCol w:w="2777"/>
        <w:gridCol w:w="1738"/>
        <w:gridCol w:w="2729"/>
      </w:tblGrid>
      <w:tr w:rsidR="002F3F51" w:rsidRPr="002F3F51" w14:paraId="22A26D1E" w14:textId="77777777" w:rsidTr="00ED57A2">
        <w:tc>
          <w:tcPr>
            <w:tcW w:w="0" w:type="auto"/>
            <w:hideMark/>
          </w:tcPr>
          <w:p w14:paraId="1440D361"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File/Table</w:t>
            </w:r>
          </w:p>
        </w:tc>
        <w:tc>
          <w:tcPr>
            <w:tcW w:w="0" w:type="auto"/>
            <w:hideMark/>
          </w:tcPr>
          <w:p w14:paraId="15F9DBC7"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Location</w:t>
            </w:r>
          </w:p>
        </w:tc>
        <w:tc>
          <w:tcPr>
            <w:tcW w:w="0" w:type="auto"/>
            <w:hideMark/>
          </w:tcPr>
          <w:p w14:paraId="2D7119D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Purpose</w:t>
            </w:r>
          </w:p>
        </w:tc>
        <w:tc>
          <w:tcPr>
            <w:tcW w:w="0" w:type="auto"/>
            <w:hideMark/>
          </w:tcPr>
          <w:p w14:paraId="66FA1271"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Key Fields</w:t>
            </w:r>
          </w:p>
        </w:tc>
      </w:tr>
      <w:tr w:rsidR="002F3F51" w:rsidRPr="002F3F51" w14:paraId="594F5B14" w14:textId="77777777" w:rsidTr="00ED57A2">
        <w:tc>
          <w:tcPr>
            <w:tcW w:w="0" w:type="auto"/>
            <w:hideMark/>
          </w:tcPr>
          <w:p w14:paraId="4C40D93C"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jobstatuscurrent</w:t>
            </w:r>
          </w:p>
        </w:tc>
        <w:tc>
          <w:tcPr>
            <w:tcW w:w="0" w:type="auto"/>
            <w:hideMark/>
          </w:tcPr>
          <w:p w14:paraId="6EDABB9E"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payrollprocessing/output/</w:t>
            </w:r>
          </w:p>
        </w:tc>
        <w:tc>
          <w:tcPr>
            <w:tcW w:w="0" w:type="auto"/>
            <w:hideMark/>
          </w:tcPr>
          <w:p w14:paraId="585CA105" w14:textId="77777777" w:rsidR="002F3F51" w:rsidRPr="002F3F51" w:rsidRDefault="002F3F51" w:rsidP="002F3F51">
            <w:pPr>
              <w:spacing w:after="160" w:line="279" w:lineRule="auto"/>
              <w:rPr>
                <w:rFonts w:ascii="Calibri" w:hAnsi="Calibri" w:cs="Calibri"/>
              </w:rPr>
            </w:pPr>
            <w:r w:rsidRPr="002F3F51">
              <w:rPr>
                <w:rFonts w:ascii="Calibri" w:hAnsi="Calibri" w:cs="Calibri"/>
              </w:rPr>
              <w:t>Current employment status</w:t>
            </w:r>
          </w:p>
        </w:tc>
        <w:tc>
          <w:tcPr>
            <w:tcW w:w="0" w:type="auto"/>
            <w:hideMark/>
          </w:tcPr>
          <w:p w14:paraId="749A2A22"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 ssn, eecodestatus, eecodestatussubcd, eecodestartdate</w:t>
            </w:r>
          </w:p>
        </w:tc>
      </w:tr>
      <w:tr w:rsidR="002F3F51" w:rsidRPr="002F3F51" w14:paraId="74E4958C" w14:textId="77777777" w:rsidTr="00ED57A2">
        <w:tc>
          <w:tcPr>
            <w:tcW w:w="0" w:type="auto"/>
            <w:hideMark/>
          </w:tcPr>
          <w:p w14:paraId="5465EA80" w14:textId="77777777" w:rsidR="002F3F51" w:rsidRPr="002F3F51" w:rsidRDefault="002F3F51" w:rsidP="002F3F51">
            <w:pPr>
              <w:spacing w:after="160" w:line="279" w:lineRule="auto"/>
              <w:rPr>
                <w:rFonts w:ascii="Calibri" w:hAnsi="Calibri" w:cs="Calibri"/>
              </w:rPr>
            </w:pPr>
            <w:r w:rsidRPr="002F3F51">
              <w:rPr>
                <w:rFonts w:ascii="Calibri" w:hAnsi="Calibri" w:cs="Calibri"/>
              </w:rPr>
              <w:t>originalDOH</w:t>
            </w:r>
          </w:p>
        </w:tc>
        <w:tc>
          <w:tcPr>
            <w:tcW w:w="0" w:type="auto"/>
            <w:hideMark/>
          </w:tcPr>
          <w:p w14:paraId="64E22157"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payrollprocessing/output/</w:t>
            </w:r>
          </w:p>
        </w:tc>
        <w:tc>
          <w:tcPr>
            <w:tcW w:w="0" w:type="auto"/>
            <w:hideMark/>
          </w:tcPr>
          <w:p w14:paraId="5225F593" w14:textId="77777777" w:rsidR="002F3F51" w:rsidRPr="002F3F51" w:rsidRDefault="002F3F51" w:rsidP="002F3F51">
            <w:pPr>
              <w:spacing w:after="160" w:line="279" w:lineRule="auto"/>
              <w:rPr>
                <w:rFonts w:ascii="Calibri" w:hAnsi="Calibri" w:cs="Calibri"/>
              </w:rPr>
            </w:pPr>
            <w:r w:rsidRPr="002F3F51">
              <w:rPr>
                <w:rFonts w:ascii="Calibri" w:hAnsi="Calibri" w:cs="Calibri"/>
              </w:rPr>
              <w:t>Original hire date from Relius</w:t>
            </w:r>
          </w:p>
        </w:tc>
        <w:tc>
          <w:tcPr>
            <w:tcW w:w="0" w:type="auto"/>
            <w:hideMark/>
          </w:tcPr>
          <w:p w14:paraId="154AE29E"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 ssn, eecodestartdate</w:t>
            </w:r>
          </w:p>
        </w:tc>
      </w:tr>
      <w:tr w:rsidR="002F3F51" w:rsidRPr="002F3F51" w14:paraId="7A53C8B8" w14:textId="77777777" w:rsidTr="00ED57A2">
        <w:tc>
          <w:tcPr>
            <w:tcW w:w="0" w:type="auto"/>
            <w:hideMark/>
          </w:tcPr>
          <w:p w14:paraId="004A0703" w14:textId="77777777" w:rsidR="002F3F51" w:rsidRPr="002F3F51" w:rsidRDefault="002F3F51" w:rsidP="002F3F51">
            <w:pPr>
              <w:spacing w:after="160" w:line="279" w:lineRule="auto"/>
              <w:rPr>
                <w:rFonts w:ascii="Calibri" w:hAnsi="Calibri" w:cs="Calibri"/>
              </w:rPr>
            </w:pPr>
            <w:r w:rsidRPr="002F3F51">
              <w:rPr>
                <w:rFonts w:ascii="Calibri" w:hAnsi="Calibri" w:cs="Calibri"/>
              </w:rPr>
              <w:t>PersonalInfoByPlan</w:t>
            </w:r>
          </w:p>
        </w:tc>
        <w:tc>
          <w:tcPr>
            <w:tcW w:w="0" w:type="auto"/>
            <w:hideMark/>
          </w:tcPr>
          <w:p w14:paraId="32FBA7FA"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payrollprocessing/output/</w:t>
            </w:r>
          </w:p>
        </w:tc>
        <w:tc>
          <w:tcPr>
            <w:tcW w:w="0" w:type="auto"/>
            <w:hideMark/>
          </w:tcPr>
          <w:p w14:paraId="7B67E9E6" w14:textId="77777777" w:rsidR="002F3F51" w:rsidRPr="002F3F51" w:rsidRDefault="002F3F51" w:rsidP="002F3F51">
            <w:pPr>
              <w:spacing w:after="160" w:line="279" w:lineRule="auto"/>
              <w:rPr>
                <w:rFonts w:ascii="Calibri" w:hAnsi="Calibri" w:cs="Calibri"/>
              </w:rPr>
            </w:pPr>
            <w:r w:rsidRPr="002F3F51">
              <w:rPr>
                <w:rFonts w:ascii="Calibri" w:hAnsi="Calibri" w:cs="Calibri"/>
              </w:rPr>
              <w:t>Relius personal info for validation</w:t>
            </w:r>
          </w:p>
        </w:tc>
        <w:tc>
          <w:tcPr>
            <w:tcW w:w="0" w:type="auto"/>
            <w:hideMark/>
          </w:tcPr>
          <w:p w14:paraId="5C85211A"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 ssn, firstname, lastname, dob</w:t>
            </w:r>
          </w:p>
        </w:tc>
      </w:tr>
    </w:tbl>
    <w:p w14:paraId="7B4838B8" w14:textId="77777777" w:rsidR="002F3F51" w:rsidRPr="00A37C03" w:rsidRDefault="002F3F51" w:rsidP="00ED57A2">
      <w:pPr>
        <w:pStyle w:val="Heading4"/>
        <w:rPr>
          <w:rFonts w:ascii="Calibri" w:hAnsi="Calibri" w:cs="Calibri"/>
        </w:rPr>
      </w:pPr>
      <w:r w:rsidRPr="00A37C03">
        <w:rPr>
          <w:rFonts w:ascii="Calibri" w:hAnsi="Calibri" w:cs="Calibri"/>
        </w:rPr>
        <w:t>7.3.2 Contribution Rate Data</w:t>
      </w:r>
    </w:p>
    <w:tbl>
      <w:tblPr>
        <w:tblStyle w:val="TableGrid"/>
        <w:tblW w:w="0" w:type="auto"/>
        <w:tblLook w:val="04A0" w:firstRow="1" w:lastRow="0" w:firstColumn="1" w:lastColumn="0" w:noHBand="0" w:noVBand="1"/>
      </w:tblPr>
      <w:tblGrid>
        <w:gridCol w:w="2743"/>
        <w:gridCol w:w="2777"/>
        <w:gridCol w:w="1208"/>
        <w:gridCol w:w="2622"/>
      </w:tblGrid>
      <w:tr w:rsidR="002F3F51" w:rsidRPr="002F3F51" w14:paraId="77A9A537" w14:textId="77777777" w:rsidTr="00ED57A2">
        <w:tc>
          <w:tcPr>
            <w:tcW w:w="0" w:type="auto"/>
            <w:hideMark/>
          </w:tcPr>
          <w:p w14:paraId="1CB4F10B"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File/Table</w:t>
            </w:r>
          </w:p>
        </w:tc>
        <w:tc>
          <w:tcPr>
            <w:tcW w:w="0" w:type="auto"/>
            <w:hideMark/>
          </w:tcPr>
          <w:p w14:paraId="648FF2C2"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Location</w:t>
            </w:r>
          </w:p>
        </w:tc>
        <w:tc>
          <w:tcPr>
            <w:tcW w:w="0" w:type="auto"/>
            <w:hideMark/>
          </w:tcPr>
          <w:p w14:paraId="0160EC6C"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Purpose</w:t>
            </w:r>
          </w:p>
        </w:tc>
        <w:tc>
          <w:tcPr>
            <w:tcW w:w="0" w:type="auto"/>
            <w:hideMark/>
          </w:tcPr>
          <w:p w14:paraId="7E5AACF1"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Key Fields</w:t>
            </w:r>
          </w:p>
        </w:tc>
      </w:tr>
      <w:tr w:rsidR="002F3F51" w:rsidRPr="002F3F51" w14:paraId="79A2E464" w14:textId="77777777" w:rsidTr="00ED57A2">
        <w:tc>
          <w:tcPr>
            <w:tcW w:w="0" w:type="auto"/>
            <w:hideMark/>
          </w:tcPr>
          <w:p w14:paraId="42342A8A" w14:textId="77777777" w:rsidR="002F3F51" w:rsidRPr="002F3F51" w:rsidRDefault="002F3F51" w:rsidP="002F3F51">
            <w:pPr>
              <w:spacing w:after="160" w:line="279" w:lineRule="auto"/>
              <w:rPr>
                <w:rFonts w:ascii="Calibri" w:hAnsi="Calibri" w:cs="Calibri"/>
              </w:rPr>
            </w:pPr>
            <w:r w:rsidRPr="002F3F51">
              <w:rPr>
                <w:rFonts w:ascii="Calibri" w:hAnsi="Calibri" w:cs="Calibri"/>
              </w:rPr>
              <w:t>CurrentContributionRates</w:t>
            </w:r>
          </w:p>
        </w:tc>
        <w:tc>
          <w:tcPr>
            <w:tcW w:w="0" w:type="auto"/>
            <w:hideMark/>
          </w:tcPr>
          <w:p w14:paraId="6650B7D6"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payrollprocessing/output/</w:t>
            </w:r>
          </w:p>
        </w:tc>
        <w:tc>
          <w:tcPr>
            <w:tcW w:w="0" w:type="auto"/>
            <w:hideMark/>
          </w:tcPr>
          <w:p w14:paraId="41A9866D" w14:textId="77777777" w:rsidR="002F3F51" w:rsidRPr="002F3F51" w:rsidRDefault="002F3F51" w:rsidP="002F3F51">
            <w:pPr>
              <w:spacing w:after="160" w:line="279" w:lineRule="auto"/>
              <w:rPr>
                <w:rFonts w:ascii="Calibri" w:hAnsi="Calibri" w:cs="Calibri"/>
              </w:rPr>
            </w:pPr>
            <w:r w:rsidRPr="002F3F51">
              <w:rPr>
                <w:rFonts w:ascii="Calibri" w:hAnsi="Calibri" w:cs="Calibri"/>
              </w:rPr>
              <w:t>BlueStar deferral elections</w:t>
            </w:r>
          </w:p>
        </w:tc>
        <w:tc>
          <w:tcPr>
            <w:tcW w:w="0" w:type="auto"/>
            <w:hideMark/>
          </w:tcPr>
          <w:p w14:paraId="1F96DCD7"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 ssn, BlueStarDefDOL, BlueStarDefPCT, BlueStarDefDate, BlueStarRothDOL, BlueStarRothPCT, BlueStarRothDate</w:t>
            </w:r>
          </w:p>
        </w:tc>
      </w:tr>
      <w:tr w:rsidR="002F3F51" w:rsidRPr="002F3F51" w14:paraId="399940EA" w14:textId="77777777" w:rsidTr="00ED57A2">
        <w:tc>
          <w:tcPr>
            <w:tcW w:w="0" w:type="auto"/>
            <w:hideMark/>
          </w:tcPr>
          <w:p w14:paraId="7920CAAF" w14:textId="77777777" w:rsidR="002F3F51" w:rsidRPr="002F3F51" w:rsidRDefault="002F3F51" w:rsidP="002F3F51">
            <w:pPr>
              <w:spacing w:after="160" w:line="279" w:lineRule="auto"/>
              <w:rPr>
                <w:rFonts w:ascii="Calibri" w:hAnsi="Calibri" w:cs="Calibri"/>
              </w:rPr>
            </w:pPr>
            <w:r w:rsidRPr="002F3F51">
              <w:rPr>
                <w:rFonts w:ascii="Calibri" w:hAnsi="Calibri" w:cs="Calibri"/>
              </w:rPr>
              <w:t>YTD</w:t>
            </w:r>
          </w:p>
        </w:tc>
        <w:tc>
          <w:tcPr>
            <w:tcW w:w="0" w:type="auto"/>
            <w:hideMark/>
          </w:tcPr>
          <w:p w14:paraId="7A0C8D3D"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payrollprocessing/output/</w:t>
            </w:r>
          </w:p>
        </w:tc>
        <w:tc>
          <w:tcPr>
            <w:tcW w:w="0" w:type="auto"/>
            <w:hideMark/>
          </w:tcPr>
          <w:p w14:paraId="4E934C21" w14:textId="77777777" w:rsidR="002F3F51" w:rsidRPr="002F3F51" w:rsidRDefault="002F3F51" w:rsidP="002F3F51">
            <w:pPr>
              <w:spacing w:after="160" w:line="279" w:lineRule="auto"/>
              <w:rPr>
                <w:rFonts w:ascii="Calibri" w:hAnsi="Calibri" w:cs="Calibri"/>
              </w:rPr>
            </w:pPr>
            <w:r w:rsidRPr="002F3F51">
              <w:rPr>
                <w:rFonts w:ascii="Calibri" w:hAnsi="Calibri" w:cs="Calibri"/>
              </w:rPr>
              <w:t>Year-to-date deferrals</w:t>
            </w:r>
          </w:p>
        </w:tc>
        <w:tc>
          <w:tcPr>
            <w:tcW w:w="0" w:type="auto"/>
            <w:hideMark/>
          </w:tcPr>
          <w:p w14:paraId="03DC6848"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 ssn, YTDDeferral</w:t>
            </w:r>
          </w:p>
        </w:tc>
      </w:tr>
    </w:tbl>
    <w:p w14:paraId="475C11AC" w14:textId="77777777" w:rsidR="002F3F51" w:rsidRPr="00A37C03" w:rsidRDefault="002F3F51" w:rsidP="00ED57A2">
      <w:pPr>
        <w:pStyle w:val="Heading4"/>
        <w:rPr>
          <w:rFonts w:ascii="Calibri" w:hAnsi="Calibri" w:cs="Calibri"/>
        </w:rPr>
      </w:pPr>
      <w:r w:rsidRPr="00A37C03">
        <w:rPr>
          <w:rFonts w:ascii="Calibri" w:hAnsi="Calibri" w:cs="Calibri"/>
        </w:rPr>
        <w:t>7.3.3 Plan Configuration Data</w:t>
      </w:r>
    </w:p>
    <w:tbl>
      <w:tblPr>
        <w:tblStyle w:val="TableGrid"/>
        <w:tblW w:w="0" w:type="auto"/>
        <w:tblLook w:val="04A0" w:firstRow="1" w:lastRow="0" w:firstColumn="1" w:lastColumn="0" w:noHBand="0" w:noVBand="1"/>
      </w:tblPr>
      <w:tblGrid>
        <w:gridCol w:w="1742"/>
        <w:gridCol w:w="2777"/>
        <w:gridCol w:w="1837"/>
        <w:gridCol w:w="2994"/>
      </w:tblGrid>
      <w:tr w:rsidR="002F3F51" w:rsidRPr="002F3F51" w14:paraId="4F6D2B56" w14:textId="77777777" w:rsidTr="008A3938">
        <w:tc>
          <w:tcPr>
            <w:tcW w:w="0" w:type="auto"/>
            <w:hideMark/>
          </w:tcPr>
          <w:p w14:paraId="321EC3F5"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File/Table</w:t>
            </w:r>
          </w:p>
        </w:tc>
        <w:tc>
          <w:tcPr>
            <w:tcW w:w="0" w:type="auto"/>
            <w:hideMark/>
          </w:tcPr>
          <w:p w14:paraId="61506AFD"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Location</w:t>
            </w:r>
          </w:p>
        </w:tc>
        <w:tc>
          <w:tcPr>
            <w:tcW w:w="0" w:type="auto"/>
            <w:hideMark/>
          </w:tcPr>
          <w:p w14:paraId="652555B5"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Purpose</w:t>
            </w:r>
          </w:p>
        </w:tc>
        <w:tc>
          <w:tcPr>
            <w:tcW w:w="0" w:type="auto"/>
            <w:hideMark/>
          </w:tcPr>
          <w:p w14:paraId="6455ECE0"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Key Fields</w:t>
            </w:r>
          </w:p>
        </w:tc>
      </w:tr>
      <w:tr w:rsidR="002F3F51" w:rsidRPr="002F3F51" w14:paraId="3A9006C7" w14:textId="77777777" w:rsidTr="008A3938">
        <w:tc>
          <w:tcPr>
            <w:tcW w:w="0" w:type="auto"/>
            <w:hideMark/>
          </w:tcPr>
          <w:p w14:paraId="2A24538B"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planholdPC.xlsx</w:t>
            </w:r>
          </w:p>
        </w:tc>
        <w:tc>
          <w:tcPr>
            <w:tcW w:w="0" w:type="auto"/>
            <w:hideMark/>
          </w:tcPr>
          <w:p w14:paraId="4EA5B20B"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PayrollProcessing/</w:t>
            </w:r>
          </w:p>
        </w:tc>
        <w:tc>
          <w:tcPr>
            <w:tcW w:w="0" w:type="auto"/>
            <w:hideMark/>
          </w:tcPr>
          <w:p w14:paraId="45AC32D4"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 hold status</w:t>
            </w:r>
          </w:p>
        </w:tc>
        <w:tc>
          <w:tcPr>
            <w:tcW w:w="0" w:type="auto"/>
            <w:hideMark/>
          </w:tcPr>
          <w:p w14:paraId="7A26B8E4"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 planname, clientid, holdasofdate, holdreason, holdreasoncd, maxstartdate</w:t>
            </w:r>
          </w:p>
        </w:tc>
      </w:tr>
      <w:tr w:rsidR="002F3F51" w:rsidRPr="002F3F51" w14:paraId="18F28C41" w14:textId="77777777" w:rsidTr="008A3938">
        <w:tc>
          <w:tcPr>
            <w:tcW w:w="0" w:type="auto"/>
            <w:hideMark/>
          </w:tcPr>
          <w:p w14:paraId="4260D530"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sefasetup.txt</w:t>
            </w:r>
          </w:p>
        </w:tc>
        <w:tc>
          <w:tcPr>
            <w:tcW w:w="0" w:type="auto"/>
            <w:hideMark/>
          </w:tcPr>
          <w:p w14:paraId="17DF6490" w14:textId="77777777" w:rsidR="002F3F51" w:rsidRPr="002F3F51" w:rsidRDefault="002F3F51" w:rsidP="002F3F51">
            <w:pPr>
              <w:spacing w:after="160" w:line="279" w:lineRule="auto"/>
              <w:rPr>
                <w:rFonts w:ascii="Calibri" w:hAnsi="Calibri" w:cs="Calibri"/>
              </w:rPr>
            </w:pPr>
            <w:r w:rsidRPr="002F3F51">
              <w:rPr>
                <w:rFonts w:ascii="Calibri" w:hAnsi="Calibri" w:cs="Calibri"/>
              </w:rPr>
              <w:t>stpjobs/</w:t>
            </w:r>
          </w:p>
        </w:tc>
        <w:tc>
          <w:tcPr>
            <w:tcW w:w="0" w:type="auto"/>
            <w:hideMark/>
          </w:tcPr>
          <w:p w14:paraId="70219EC8"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 banking configuration</w:t>
            </w:r>
          </w:p>
        </w:tc>
        <w:tc>
          <w:tcPr>
            <w:tcW w:w="0" w:type="auto"/>
            <w:hideMark/>
          </w:tcPr>
          <w:p w14:paraId="54D560E1"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sefaid1, sefaid2, sefaid3, bankaba, bankacctno, etc.</w:t>
            </w:r>
          </w:p>
        </w:tc>
      </w:tr>
      <w:tr w:rsidR="002F3F51" w:rsidRPr="002F3F51" w14:paraId="7604D5B6" w14:textId="77777777" w:rsidTr="008A3938">
        <w:tc>
          <w:tcPr>
            <w:tcW w:w="0" w:type="auto"/>
            <w:hideMark/>
          </w:tcPr>
          <w:p w14:paraId="2BFB5E66"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plan.txt</w:t>
            </w:r>
          </w:p>
        </w:tc>
        <w:tc>
          <w:tcPr>
            <w:tcW w:w="0" w:type="auto"/>
            <w:hideMark/>
          </w:tcPr>
          <w:p w14:paraId="65613F27" w14:textId="77777777" w:rsidR="002F3F51" w:rsidRPr="002F3F51" w:rsidRDefault="002F3F51" w:rsidP="002F3F51">
            <w:pPr>
              <w:spacing w:after="160" w:line="279" w:lineRule="auto"/>
              <w:rPr>
                <w:rFonts w:ascii="Calibri" w:hAnsi="Calibri" w:cs="Calibri"/>
              </w:rPr>
            </w:pPr>
            <w:r w:rsidRPr="002F3F51">
              <w:rPr>
                <w:rFonts w:ascii="Calibri" w:hAnsi="Calibri" w:cs="Calibri"/>
              </w:rPr>
              <w:t>stpjobs/</w:t>
            </w:r>
          </w:p>
        </w:tc>
        <w:tc>
          <w:tcPr>
            <w:tcW w:w="0" w:type="auto"/>
            <w:hideMark/>
          </w:tcPr>
          <w:p w14:paraId="5EC09BAD"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 master data</w:t>
            </w:r>
          </w:p>
        </w:tc>
        <w:tc>
          <w:tcPr>
            <w:tcW w:w="0" w:type="auto"/>
            <w:hideMark/>
          </w:tcPr>
          <w:p w14:paraId="1E2113E4"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plannumid, planname</w:t>
            </w:r>
          </w:p>
        </w:tc>
      </w:tr>
      <w:tr w:rsidR="002F3F51" w:rsidRPr="002F3F51" w14:paraId="7C777300" w14:textId="77777777" w:rsidTr="008A3938">
        <w:tc>
          <w:tcPr>
            <w:tcW w:w="0" w:type="auto"/>
            <w:hideMark/>
          </w:tcPr>
          <w:p w14:paraId="328796B0"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PayrollForfs</w:t>
            </w:r>
          </w:p>
        </w:tc>
        <w:tc>
          <w:tcPr>
            <w:tcW w:w="0" w:type="auto"/>
            <w:hideMark/>
          </w:tcPr>
          <w:p w14:paraId="16ACA340"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payrollprocessing/output/</w:t>
            </w:r>
          </w:p>
        </w:tc>
        <w:tc>
          <w:tcPr>
            <w:tcW w:w="0" w:type="auto"/>
            <w:hideMark/>
          </w:tcPr>
          <w:p w14:paraId="77FF8266" w14:textId="77777777" w:rsidR="002F3F51" w:rsidRPr="002F3F51" w:rsidRDefault="002F3F51" w:rsidP="002F3F51">
            <w:pPr>
              <w:spacing w:after="160" w:line="279" w:lineRule="auto"/>
              <w:rPr>
                <w:rFonts w:ascii="Calibri" w:hAnsi="Calibri" w:cs="Calibri"/>
              </w:rPr>
            </w:pPr>
            <w:r w:rsidRPr="002F3F51">
              <w:rPr>
                <w:rFonts w:ascii="Calibri" w:hAnsi="Calibri" w:cs="Calibri"/>
              </w:rPr>
              <w:t>Available forfeiture balances</w:t>
            </w:r>
          </w:p>
        </w:tc>
        <w:tc>
          <w:tcPr>
            <w:tcW w:w="0" w:type="auto"/>
            <w:hideMark/>
          </w:tcPr>
          <w:p w14:paraId="203A6D15"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planid, ForfAvail</w:t>
            </w:r>
          </w:p>
        </w:tc>
      </w:tr>
    </w:tbl>
    <w:p w14:paraId="6EEA640A" w14:textId="77777777" w:rsidR="008A3938" w:rsidRPr="00A37C03" w:rsidRDefault="008A3938" w:rsidP="008A3938">
      <w:pPr>
        <w:rPr>
          <w:rFonts w:ascii="Calibri" w:hAnsi="Calibri" w:cs="Calibri"/>
        </w:rPr>
      </w:pPr>
    </w:p>
    <w:p w14:paraId="5F7B56CC" w14:textId="77777777" w:rsidR="008A3938" w:rsidRPr="00A37C03" w:rsidRDefault="008A3938" w:rsidP="008A3938">
      <w:pPr>
        <w:rPr>
          <w:rFonts w:ascii="Calibri" w:hAnsi="Calibri" w:cs="Calibri"/>
        </w:rPr>
      </w:pPr>
    </w:p>
    <w:p w14:paraId="0D83C5EF" w14:textId="205106B7" w:rsidR="002F3F51" w:rsidRPr="00A37C03" w:rsidRDefault="002F3F51" w:rsidP="008A3938">
      <w:pPr>
        <w:pStyle w:val="Heading4"/>
        <w:rPr>
          <w:rFonts w:ascii="Calibri" w:hAnsi="Calibri" w:cs="Calibri"/>
        </w:rPr>
      </w:pPr>
      <w:r w:rsidRPr="00A37C03">
        <w:rPr>
          <w:rFonts w:ascii="Calibri" w:hAnsi="Calibri" w:cs="Calibri"/>
        </w:rPr>
        <w:t>7.3.4 Reference Data</w:t>
      </w:r>
    </w:p>
    <w:tbl>
      <w:tblPr>
        <w:tblStyle w:val="TableGrid"/>
        <w:tblW w:w="0" w:type="auto"/>
        <w:tblLook w:val="04A0" w:firstRow="1" w:lastRow="0" w:firstColumn="1" w:lastColumn="0" w:noHBand="0" w:noVBand="1"/>
      </w:tblPr>
      <w:tblGrid>
        <w:gridCol w:w="1774"/>
        <w:gridCol w:w="2018"/>
        <w:gridCol w:w="2524"/>
        <w:gridCol w:w="2687"/>
      </w:tblGrid>
      <w:tr w:rsidR="002F3F51" w:rsidRPr="002F3F51" w14:paraId="7E74CD78" w14:textId="77777777" w:rsidTr="008A3938">
        <w:tc>
          <w:tcPr>
            <w:tcW w:w="0" w:type="auto"/>
            <w:hideMark/>
          </w:tcPr>
          <w:p w14:paraId="134D09EA"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File/Table</w:t>
            </w:r>
          </w:p>
        </w:tc>
        <w:tc>
          <w:tcPr>
            <w:tcW w:w="0" w:type="auto"/>
            <w:hideMark/>
          </w:tcPr>
          <w:p w14:paraId="0D82104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Location</w:t>
            </w:r>
          </w:p>
        </w:tc>
        <w:tc>
          <w:tcPr>
            <w:tcW w:w="0" w:type="auto"/>
            <w:hideMark/>
          </w:tcPr>
          <w:p w14:paraId="51B83FF3"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Purpose</w:t>
            </w:r>
          </w:p>
        </w:tc>
        <w:tc>
          <w:tcPr>
            <w:tcW w:w="0" w:type="auto"/>
            <w:hideMark/>
          </w:tcPr>
          <w:p w14:paraId="247A2F49"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Key Fields</w:t>
            </w:r>
          </w:p>
        </w:tc>
      </w:tr>
      <w:tr w:rsidR="002F3F51" w:rsidRPr="002F3F51" w14:paraId="248DAB6B" w14:textId="77777777" w:rsidTr="008A3938">
        <w:tc>
          <w:tcPr>
            <w:tcW w:w="0" w:type="auto"/>
            <w:hideMark/>
          </w:tcPr>
          <w:p w14:paraId="61FB7F82"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payrollfields.csv</w:t>
            </w:r>
          </w:p>
        </w:tc>
        <w:tc>
          <w:tcPr>
            <w:tcW w:w="0" w:type="auto"/>
            <w:hideMark/>
          </w:tcPr>
          <w:p w14:paraId="08579571"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subroutines/</w:t>
            </w:r>
          </w:p>
        </w:tc>
        <w:tc>
          <w:tcPr>
            <w:tcW w:w="0" w:type="auto"/>
            <w:hideMark/>
          </w:tcPr>
          <w:p w14:paraId="230CC327" w14:textId="77777777" w:rsidR="002F3F51" w:rsidRPr="002F3F51" w:rsidRDefault="002F3F51" w:rsidP="002F3F51">
            <w:pPr>
              <w:spacing w:after="160" w:line="279" w:lineRule="auto"/>
              <w:rPr>
                <w:rFonts w:ascii="Calibri" w:hAnsi="Calibri" w:cs="Calibri"/>
              </w:rPr>
            </w:pPr>
            <w:r w:rsidRPr="002F3F51">
              <w:rPr>
                <w:rFonts w:ascii="Calibri" w:hAnsi="Calibri" w:cs="Calibri"/>
              </w:rPr>
              <w:t>Standard field template</w:t>
            </w:r>
          </w:p>
        </w:tc>
        <w:tc>
          <w:tcPr>
            <w:tcW w:w="0" w:type="auto"/>
            <w:hideMark/>
          </w:tcPr>
          <w:p w14:paraId="3BA7845D" w14:textId="77777777" w:rsidR="002F3F51" w:rsidRPr="002F3F51" w:rsidRDefault="002F3F51" w:rsidP="002F3F51">
            <w:pPr>
              <w:spacing w:after="160" w:line="279" w:lineRule="auto"/>
              <w:rPr>
                <w:rFonts w:ascii="Calibri" w:hAnsi="Calibri" w:cs="Calibri"/>
              </w:rPr>
            </w:pPr>
            <w:r w:rsidRPr="002F3F51">
              <w:rPr>
                <w:rFonts w:ascii="Calibri" w:hAnsi="Calibri" w:cs="Calibri"/>
              </w:rPr>
              <w:t>All standard payroll fields</w:t>
            </w:r>
          </w:p>
        </w:tc>
      </w:tr>
      <w:tr w:rsidR="002F3F51" w:rsidRPr="002F3F51" w14:paraId="15847FDE" w14:textId="77777777" w:rsidTr="008A3938">
        <w:tc>
          <w:tcPr>
            <w:tcW w:w="0" w:type="auto"/>
            <w:hideMark/>
          </w:tcPr>
          <w:p w14:paraId="69F5F439" w14:textId="77777777" w:rsidR="002F3F51" w:rsidRPr="002F3F51" w:rsidRDefault="002F3F51" w:rsidP="002F3F51">
            <w:pPr>
              <w:spacing w:after="160" w:line="279" w:lineRule="auto"/>
              <w:rPr>
                <w:rFonts w:ascii="Calibri" w:hAnsi="Calibri" w:cs="Calibri"/>
              </w:rPr>
            </w:pPr>
            <w:r w:rsidRPr="002F3F51">
              <w:rPr>
                <w:rFonts w:ascii="Calibri" w:hAnsi="Calibri" w:cs="Calibri"/>
              </w:rPr>
              <w:t>currentdate.csv</w:t>
            </w:r>
          </w:p>
        </w:tc>
        <w:tc>
          <w:tcPr>
            <w:tcW w:w="0" w:type="auto"/>
            <w:hideMark/>
          </w:tcPr>
          <w:p w14:paraId="1BA70C12" w14:textId="77777777" w:rsidR="002F3F51" w:rsidRPr="002F3F51" w:rsidRDefault="002F3F51" w:rsidP="002F3F51">
            <w:pPr>
              <w:spacing w:after="160" w:line="279" w:lineRule="auto"/>
              <w:rPr>
                <w:rFonts w:ascii="Calibri" w:hAnsi="Calibri" w:cs="Calibri"/>
              </w:rPr>
            </w:pPr>
            <w:r w:rsidRPr="002F3F51">
              <w:rPr>
                <w:rFonts w:ascii="Calibri" w:hAnsi="Calibri" w:cs="Calibri"/>
              </w:rPr>
              <w:t>payrollprocessing/</w:t>
            </w:r>
          </w:p>
        </w:tc>
        <w:tc>
          <w:tcPr>
            <w:tcW w:w="0" w:type="auto"/>
            <w:hideMark/>
          </w:tcPr>
          <w:p w14:paraId="7286CE73" w14:textId="77777777" w:rsidR="002F3F51" w:rsidRPr="002F3F51" w:rsidRDefault="002F3F51" w:rsidP="002F3F51">
            <w:pPr>
              <w:spacing w:after="160" w:line="279" w:lineRule="auto"/>
              <w:rPr>
                <w:rFonts w:ascii="Calibri" w:hAnsi="Calibri" w:cs="Calibri"/>
              </w:rPr>
            </w:pPr>
            <w:r w:rsidRPr="002F3F51">
              <w:rPr>
                <w:rFonts w:ascii="Calibri" w:hAnsi="Calibri" w:cs="Calibri"/>
              </w:rPr>
              <w:t>System current date</w:t>
            </w:r>
          </w:p>
        </w:tc>
        <w:tc>
          <w:tcPr>
            <w:tcW w:w="0" w:type="auto"/>
            <w:hideMark/>
          </w:tcPr>
          <w:p w14:paraId="38AB0FA8" w14:textId="77777777" w:rsidR="002F3F51" w:rsidRPr="002F3F51" w:rsidRDefault="002F3F51" w:rsidP="002F3F51">
            <w:pPr>
              <w:spacing w:after="160" w:line="279" w:lineRule="auto"/>
              <w:rPr>
                <w:rFonts w:ascii="Calibri" w:hAnsi="Calibri" w:cs="Calibri"/>
              </w:rPr>
            </w:pPr>
            <w:r w:rsidRPr="002F3F51">
              <w:rPr>
                <w:rFonts w:ascii="Calibri" w:hAnsi="Calibri" w:cs="Calibri"/>
              </w:rPr>
              <w:t>today</w:t>
            </w:r>
          </w:p>
        </w:tc>
      </w:tr>
    </w:tbl>
    <w:p w14:paraId="676624B1" w14:textId="77777777" w:rsidR="008A3938" w:rsidRDefault="008A3938" w:rsidP="002F3F51">
      <w:pPr>
        <w:rPr>
          <w:rFonts w:ascii="Calibri" w:hAnsi="Calibri" w:cs="Calibri"/>
          <w:b/>
          <w:bCs/>
        </w:rPr>
      </w:pPr>
    </w:p>
    <w:p w14:paraId="3010B514" w14:textId="526D455F" w:rsidR="00B040C3" w:rsidRPr="00B040C3" w:rsidRDefault="002F3F51" w:rsidP="00C45312">
      <w:pPr>
        <w:pStyle w:val="Heading3"/>
      </w:pPr>
      <w:bookmarkStart w:id="203" w:name="_Toc220763509"/>
      <w:r w:rsidRPr="00A37C03">
        <w:rPr>
          <w:rFonts w:ascii="Calibri" w:hAnsi="Calibri" w:cs="Calibri"/>
        </w:rPr>
        <w:t xml:space="preserve">7.4 </w:t>
      </w:r>
      <w:r w:rsidR="00B040C3" w:rsidRPr="00B040C3">
        <w:t>Database Tables (New STP Design)</w:t>
      </w:r>
      <w:bookmarkEnd w:id="203"/>
    </w:p>
    <w:p w14:paraId="0BFF8EA5" w14:textId="77777777" w:rsidR="00B040C3" w:rsidRPr="00B040C3" w:rsidRDefault="00B040C3" w:rsidP="00B040C3">
      <w:r w:rsidRPr="00B040C3">
        <w:t>The following database tables are required to support the Straight-Through Processing (STP) design. These tables replace/augment the current file-based approach with database operations for improved reliability, auditability, and performance.</w:t>
      </w:r>
    </w:p>
    <w:p w14:paraId="66100344" w14:textId="77777777" w:rsidR="00B040C3" w:rsidRPr="00B040C3" w:rsidRDefault="00B040C3" w:rsidP="00C45312">
      <w:pPr>
        <w:pStyle w:val="Heading4"/>
      </w:pPr>
      <w:r w:rsidRPr="00B040C3">
        <w:t>7.4.1 Master Client Info Table</w:t>
      </w:r>
    </w:p>
    <w:p w14:paraId="0F5A31CE" w14:textId="77777777" w:rsidR="00B040C3" w:rsidRPr="00B040C3" w:rsidRDefault="00B040C3" w:rsidP="00B040C3">
      <w:r w:rsidRPr="00B040C3">
        <w:rPr>
          <w:b/>
          <w:bCs/>
        </w:rPr>
        <w:t>Purpose:</w:t>
      </w:r>
      <w:r w:rsidRPr="00B040C3">
        <w:t xml:space="preserve"> Central repository for client/plan configuration (migrated from spreadsheet)</w:t>
      </w:r>
    </w:p>
    <w:tbl>
      <w:tblPr>
        <w:tblStyle w:val="TableGrid"/>
        <w:tblW w:w="0" w:type="auto"/>
        <w:tblLook w:val="04A0" w:firstRow="1" w:lastRow="0" w:firstColumn="1" w:lastColumn="0" w:noHBand="0" w:noVBand="1"/>
      </w:tblPr>
      <w:tblGrid>
        <w:gridCol w:w="2534"/>
        <w:gridCol w:w="1792"/>
        <w:gridCol w:w="4432"/>
      </w:tblGrid>
      <w:tr w:rsidR="00B040C3" w:rsidRPr="00B040C3" w14:paraId="099F2D41" w14:textId="77777777" w:rsidTr="00C45312">
        <w:tc>
          <w:tcPr>
            <w:tcW w:w="0" w:type="auto"/>
            <w:hideMark/>
          </w:tcPr>
          <w:p w14:paraId="1235671B" w14:textId="77777777" w:rsidR="00B040C3" w:rsidRPr="00B040C3" w:rsidRDefault="00B040C3" w:rsidP="00B040C3">
            <w:pPr>
              <w:spacing w:after="160" w:line="279" w:lineRule="auto"/>
              <w:rPr>
                <w:b/>
                <w:bCs/>
              </w:rPr>
            </w:pPr>
            <w:r w:rsidRPr="00B040C3">
              <w:rPr>
                <w:b/>
                <w:bCs/>
              </w:rPr>
              <w:t>Column</w:t>
            </w:r>
          </w:p>
        </w:tc>
        <w:tc>
          <w:tcPr>
            <w:tcW w:w="0" w:type="auto"/>
            <w:hideMark/>
          </w:tcPr>
          <w:p w14:paraId="25C14449" w14:textId="77777777" w:rsidR="00B040C3" w:rsidRPr="00B040C3" w:rsidRDefault="00B040C3" w:rsidP="00B040C3">
            <w:pPr>
              <w:spacing w:after="160" w:line="279" w:lineRule="auto"/>
              <w:rPr>
                <w:b/>
                <w:bCs/>
              </w:rPr>
            </w:pPr>
            <w:r w:rsidRPr="00B040C3">
              <w:rPr>
                <w:b/>
                <w:bCs/>
              </w:rPr>
              <w:t>Type</w:t>
            </w:r>
          </w:p>
        </w:tc>
        <w:tc>
          <w:tcPr>
            <w:tcW w:w="0" w:type="auto"/>
            <w:hideMark/>
          </w:tcPr>
          <w:p w14:paraId="02657752" w14:textId="77777777" w:rsidR="00B040C3" w:rsidRPr="00B040C3" w:rsidRDefault="00B040C3" w:rsidP="00B040C3">
            <w:pPr>
              <w:spacing w:after="160" w:line="279" w:lineRule="auto"/>
              <w:rPr>
                <w:b/>
                <w:bCs/>
              </w:rPr>
            </w:pPr>
            <w:r w:rsidRPr="00B040C3">
              <w:rPr>
                <w:b/>
                <w:bCs/>
              </w:rPr>
              <w:t>Description</w:t>
            </w:r>
          </w:p>
        </w:tc>
      </w:tr>
      <w:tr w:rsidR="00B040C3" w:rsidRPr="00B040C3" w14:paraId="77C00A37" w14:textId="77777777" w:rsidTr="00C45312">
        <w:tc>
          <w:tcPr>
            <w:tcW w:w="0" w:type="auto"/>
            <w:hideMark/>
          </w:tcPr>
          <w:p w14:paraId="3A97CD64" w14:textId="77777777" w:rsidR="00B040C3" w:rsidRPr="00B040C3" w:rsidRDefault="00B040C3" w:rsidP="00B040C3">
            <w:pPr>
              <w:spacing w:after="160" w:line="279" w:lineRule="auto"/>
            </w:pPr>
            <w:r w:rsidRPr="00B040C3">
              <w:t>ClientID</w:t>
            </w:r>
          </w:p>
        </w:tc>
        <w:tc>
          <w:tcPr>
            <w:tcW w:w="0" w:type="auto"/>
            <w:hideMark/>
          </w:tcPr>
          <w:p w14:paraId="6CAF3754" w14:textId="77777777" w:rsidR="00B040C3" w:rsidRPr="00B040C3" w:rsidRDefault="00B040C3" w:rsidP="00B040C3">
            <w:pPr>
              <w:spacing w:after="160" w:line="279" w:lineRule="auto"/>
            </w:pPr>
            <w:r w:rsidRPr="00B040C3">
              <w:t>VARCHAR(50)</w:t>
            </w:r>
          </w:p>
        </w:tc>
        <w:tc>
          <w:tcPr>
            <w:tcW w:w="0" w:type="auto"/>
            <w:hideMark/>
          </w:tcPr>
          <w:p w14:paraId="18EA8369" w14:textId="77777777" w:rsidR="00B040C3" w:rsidRPr="00B040C3" w:rsidRDefault="00B040C3" w:rsidP="00B040C3">
            <w:pPr>
              <w:spacing w:after="160" w:line="279" w:lineRule="auto"/>
            </w:pPr>
            <w:r w:rsidRPr="00B040C3">
              <w:t>Primary key - unique client identifier</w:t>
            </w:r>
          </w:p>
        </w:tc>
      </w:tr>
      <w:tr w:rsidR="00B040C3" w:rsidRPr="00B040C3" w14:paraId="4CD8E500" w14:textId="77777777" w:rsidTr="00C45312">
        <w:tc>
          <w:tcPr>
            <w:tcW w:w="0" w:type="auto"/>
            <w:hideMark/>
          </w:tcPr>
          <w:p w14:paraId="1D54CD3A" w14:textId="77777777" w:rsidR="00B040C3" w:rsidRPr="00B040C3" w:rsidRDefault="00B040C3" w:rsidP="00B040C3">
            <w:pPr>
              <w:spacing w:after="160" w:line="279" w:lineRule="auto"/>
            </w:pPr>
            <w:r w:rsidRPr="00B040C3">
              <w:t>PlanID</w:t>
            </w:r>
          </w:p>
        </w:tc>
        <w:tc>
          <w:tcPr>
            <w:tcW w:w="0" w:type="auto"/>
            <w:hideMark/>
          </w:tcPr>
          <w:p w14:paraId="5951FD9D" w14:textId="77777777" w:rsidR="00B040C3" w:rsidRPr="00B040C3" w:rsidRDefault="00B040C3" w:rsidP="00B040C3">
            <w:pPr>
              <w:spacing w:after="160" w:line="279" w:lineRule="auto"/>
            </w:pPr>
            <w:r w:rsidRPr="00B040C3">
              <w:t>VARCHAR(50)</w:t>
            </w:r>
          </w:p>
        </w:tc>
        <w:tc>
          <w:tcPr>
            <w:tcW w:w="0" w:type="auto"/>
            <w:hideMark/>
          </w:tcPr>
          <w:p w14:paraId="397B5E2E" w14:textId="77777777" w:rsidR="00B040C3" w:rsidRPr="00B040C3" w:rsidRDefault="00B040C3" w:rsidP="00B040C3">
            <w:pPr>
              <w:spacing w:after="160" w:line="279" w:lineRule="auto"/>
            </w:pPr>
            <w:r w:rsidRPr="00B040C3">
              <w:t>Plan identifier</w:t>
            </w:r>
          </w:p>
        </w:tc>
      </w:tr>
      <w:tr w:rsidR="00B040C3" w:rsidRPr="00B040C3" w14:paraId="5940AD06" w14:textId="77777777" w:rsidTr="00C45312">
        <w:tc>
          <w:tcPr>
            <w:tcW w:w="0" w:type="auto"/>
            <w:hideMark/>
          </w:tcPr>
          <w:p w14:paraId="37D6061F" w14:textId="77777777" w:rsidR="00B040C3" w:rsidRPr="00B040C3" w:rsidRDefault="00B040C3" w:rsidP="00B040C3">
            <w:pPr>
              <w:spacing w:after="160" w:line="279" w:lineRule="auto"/>
            </w:pPr>
            <w:r w:rsidRPr="00B040C3">
              <w:t>PlanName</w:t>
            </w:r>
          </w:p>
        </w:tc>
        <w:tc>
          <w:tcPr>
            <w:tcW w:w="0" w:type="auto"/>
            <w:hideMark/>
          </w:tcPr>
          <w:p w14:paraId="28B593ED" w14:textId="77777777" w:rsidR="00B040C3" w:rsidRPr="00B040C3" w:rsidRDefault="00B040C3" w:rsidP="00B040C3">
            <w:pPr>
              <w:spacing w:after="160" w:line="279" w:lineRule="auto"/>
            </w:pPr>
            <w:r w:rsidRPr="00B040C3">
              <w:t>VARCHAR(255)</w:t>
            </w:r>
          </w:p>
        </w:tc>
        <w:tc>
          <w:tcPr>
            <w:tcW w:w="0" w:type="auto"/>
            <w:hideMark/>
          </w:tcPr>
          <w:p w14:paraId="58F8BB92" w14:textId="77777777" w:rsidR="00B040C3" w:rsidRPr="00B040C3" w:rsidRDefault="00B040C3" w:rsidP="00B040C3">
            <w:pPr>
              <w:spacing w:after="160" w:line="279" w:lineRule="auto"/>
            </w:pPr>
            <w:r w:rsidRPr="00B040C3">
              <w:t>Full plan name</w:t>
            </w:r>
          </w:p>
        </w:tc>
      </w:tr>
      <w:tr w:rsidR="00B040C3" w:rsidRPr="00B040C3" w14:paraId="5D7BDBE3" w14:textId="77777777" w:rsidTr="00C45312">
        <w:tc>
          <w:tcPr>
            <w:tcW w:w="0" w:type="auto"/>
            <w:hideMark/>
          </w:tcPr>
          <w:p w14:paraId="213AA8FB" w14:textId="77777777" w:rsidR="00B040C3" w:rsidRPr="00B040C3" w:rsidRDefault="00B040C3" w:rsidP="00B040C3">
            <w:pPr>
              <w:spacing w:after="160" w:line="279" w:lineRule="auto"/>
            </w:pPr>
            <w:r w:rsidRPr="00B040C3">
              <w:t>AdopterName</w:t>
            </w:r>
          </w:p>
        </w:tc>
        <w:tc>
          <w:tcPr>
            <w:tcW w:w="0" w:type="auto"/>
            <w:hideMark/>
          </w:tcPr>
          <w:p w14:paraId="62716AF1" w14:textId="77777777" w:rsidR="00B040C3" w:rsidRPr="00B040C3" w:rsidRDefault="00B040C3" w:rsidP="00B040C3">
            <w:pPr>
              <w:spacing w:after="160" w:line="279" w:lineRule="auto"/>
            </w:pPr>
            <w:r w:rsidRPr="00B040C3">
              <w:t>VARCHAR(255)</w:t>
            </w:r>
          </w:p>
        </w:tc>
        <w:tc>
          <w:tcPr>
            <w:tcW w:w="0" w:type="auto"/>
            <w:hideMark/>
          </w:tcPr>
          <w:p w14:paraId="34207D83" w14:textId="77777777" w:rsidR="00B040C3" w:rsidRPr="00B040C3" w:rsidRDefault="00B040C3" w:rsidP="00B040C3">
            <w:pPr>
              <w:spacing w:after="160" w:line="279" w:lineRule="auto"/>
            </w:pPr>
            <w:r w:rsidRPr="00B040C3">
              <w:t>Adopting company name</w:t>
            </w:r>
          </w:p>
        </w:tc>
      </w:tr>
      <w:tr w:rsidR="00B040C3" w:rsidRPr="00B040C3" w14:paraId="6C85064E" w14:textId="77777777" w:rsidTr="00C45312">
        <w:tc>
          <w:tcPr>
            <w:tcW w:w="0" w:type="auto"/>
            <w:hideMark/>
          </w:tcPr>
          <w:p w14:paraId="73AF7060" w14:textId="77777777" w:rsidR="00B040C3" w:rsidRPr="00B040C3" w:rsidRDefault="00B040C3" w:rsidP="00B040C3">
            <w:pPr>
              <w:spacing w:after="160" w:line="279" w:lineRule="auto"/>
            </w:pPr>
            <w:r w:rsidRPr="00B040C3">
              <w:t>PayFrequency</w:t>
            </w:r>
          </w:p>
        </w:tc>
        <w:tc>
          <w:tcPr>
            <w:tcW w:w="0" w:type="auto"/>
            <w:hideMark/>
          </w:tcPr>
          <w:p w14:paraId="2C76F5B5" w14:textId="77777777" w:rsidR="00B040C3" w:rsidRPr="00B040C3" w:rsidRDefault="00B040C3" w:rsidP="00B040C3">
            <w:pPr>
              <w:spacing w:after="160" w:line="279" w:lineRule="auto"/>
            </w:pPr>
            <w:r w:rsidRPr="00B040C3">
              <w:t>VARCHAR(10)</w:t>
            </w:r>
          </w:p>
        </w:tc>
        <w:tc>
          <w:tcPr>
            <w:tcW w:w="0" w:type="auto"/>
            <w:hideMark/>
          </w:tcPr>
          <w:p w14:paraId="6ABCEAB5" w14:textId="77777777" w:rsidR="00B040C3" w:rsidRPr="00B040C3" w:rsidRDefault="00B040C3" w:rsidP="00B040C3">
            <w:pPr>
              <w:spacing w:after="160" w:line="279" w:lineRule="auto"/>
            </w:pPr>
            <w:r w:rsidRPr="00B040C3">
              <w:t>Expected pay frequency (W, B, S, M, etc.)</w:t>
            </w:r>
          </w:p>
        </w:tc>
      </w:tr>
      <w:tr w:rsidR="00B040C3" w:rsidRPr="00B040C3" w14:paraId="5B3E9573" w14:textId="77777777" w:rsidTr="00C45312">
        <w:tc>
          <w:tcPr>
            <w:tcW w:w="0" w:type="auto"/>
            <w:hideMark/>
          </w:tcPr>
          <w:p w14:paraId="464FD566" w14:textId="77777777" w:rsidR="00B040C3" w:rsidRPr="00B040C3" w:rsidRDefault="00B040C3" w:rsidP="00B040C3">
            <w:pPr>
              <w:spacing w:after="160" w:line="279" w:lineRule="auto"/>
            </w:pPr>
            <w:r w:rsidRPr="00B040C3">
              <w:t>ExpectedPaySchedule</w:t>
            </w:r>
          </w:p>
        </w:tc>
        <w:tc>
          <w:tcPr>
            <w:tcW w:w="0" w:type="auto"/>
            <w:hideMark/>
          </w:tcPr>
          <w:p w14:paraId="7FBA75A7" w14:textId="77777777" w:rsidR="00B040C3" w:rsidRPr="00B040C3" w:rsidRDefault="00B040C3" w:rsidP="00B040C3">
            <w:pPr>
              <w:spacing w:after="160" w:line="279" w:lineRule="auto"/>
            </w:pPr>
            <w:r w:rsidRPr="00B040C3">
              <w:t>VARCHAR(50)</w:t>
            </w:r>
          </w:p>
        </w:tc>
        <w:tc>
          <w:tcPr>
            <w:tcW w:w="0" w:type="auto"/>
            <w:hideMark/>
          </w:tcPr>
          <w:p w14:paraId="2F409270" w14:textId="77777777" w:rsidR="00B040C3" w:rsidRPr="00B040C3" w:rsidRDefault="00B040C3" w:rsidP="00B040C3">
            <w:pPr>
              <w:spacing w:after="160" w:line="279" w:lineRule="auto"/>
            </w:pPr>
            <w:r w:rsidRPr="00B040C3">
              <w:t>Expected pay schedule pattern</w:t>
            </w:r>
          </w:p>
        </w:tc>
      </w:tr>
      <w:tr w:rsidR="00B040C3" w:rsidRPr="00B040C3" w14:paraId="58C65C43" w14:textId="77777777" w:rsidTr="00C45312">
        <w:tc>
          <w:tcPr>
            <w:tcW w:w="0" w:type="auto"/>
            <w:hideMark/>
          </w:tcPr>
          <w:p w14:paraId="0AF8308D" w14:textId="77777777" w:rsidR="00B040C3" w:rsidRPr="00B040C3" w:rsidRDefault="00B040C3" w:rsidP="00B040C3">
            <w:pPr>
              <w:spacing w:after="160" w:line="279" w:lineRule="auto"/>
            </w:pPr>
            <w:r w:rsidRPr="00B040C3">
              <w:t>SEFAId1</w:t>
            </w:r>
          </w:p>
        </w:tc>
        <w:tc>
          <w:tcPr>
            <w:tcW w:w="0" w:type="auto"/>
            <w:hideMark/>
          </w:tcPr>
          <w:p w14:paraId="6E6B478B" w14:textId="77777777" w:rsidR="00B040C3" w:rsidRPr="00B040C3" w:rsidRDefault="00B040C3" w:rsidP="00B040C3">
            <w:pPr>
              <w:spacing w:after="160" w:line="279" w:lineRule="auto"/>
            </w:pPr>
            <w:r w:rsidRPr="00B040C3">
              <w:t>VARCHAR(50)</w:t>
            </w:r>
          </w:p>
        </w:tc>
        <w:tc>
          <w:tcPr>
            <w:tcW w:w="0" w:type="auto"/>
            <w:hideMark/>
          </w:tcPr>
          <w:p w14:paraId="24A493C9" w14:textId="77777777" w:rsidR="00B040C3" w:rsidRPr="00B040C3" w:rsidRDefault="00B040C3" w:rsidP="00B040C3">
            <w:pPr>
              <w:spacing w:after="160" w:line="279" w:lineRule="auto"/>
            </w:pPr>
            <w:r w:rsidRPr="00B040C3">
              <w:t>Primary SEFA identifier</w:t>
            </w:r>
          </w:p>
        </w:tc>
      </w:tr>
      <w:tr w:rsidR="00B040C3" w:rsidRPr="00B040C3" w14:paraId="3631B399" w14:textId="77777777" w:rsidTr="00C45312">
        <w:tc>
          <w:tcPr>
            <w:tcW w:w="0" w:type="auto"/>
            <w:hideMark/>
          </w:tcPr>
          <w:p w14:paraId="4CCE52CD" w14:textId="77777777" w:rsidR="00B040C3" w:rsidRPr="00B040C3" w:rsidRDefault="00B040C3" w:rsidP="00B040C3">
            <w:pPr>
              <w:spacing w:after="160" w:line="279" w:lineRule="auto"/>
            </w:pPr>
            <w:r w:rsidRPr="00B040C3">
              <w:t>SEFAId2</w:t>
            </w:r>
          </w:p>
        </w:tc>
        <w:tc>
          <w:tcPr>
            <w:tcW w:w="0" w:type="auto"/>
            <w:hideMark/>
          </w:tcPr>
          <w:p w14:paraId="224B61DC" w14:textId="77777777" w:rsidR="00B040C3" w:rsidRPr="00B040C3" w:rsidRDefault="00B040C3" w:rsidP="00B040C3">
            <w:pPr>
              <w:spacing w:after="160" w:line="279" w:lineRule="auto"/>
            </w:pPr>
            <w:r w:rsidRPr="00B040C3">
              <w:t>VARCHAR(50)</w:t>
            </w:r>
          </w:p>
        </w:tc>
        <w:tc>
          <w:tcPr>
            <w:tcW w:w="0" w:type="auto"/>
            <w:hideMark/>
          </w:tcPr>
          <w:p w14:paraId="40F5F12A" w14:textId="77777777" w:rsidR="00B040C3" w:rsidRPr="00B040C3" w:rsidRDefault="00B040C3" w:rsidP="00B040C3">
            <w:pPr>
              <w:spacing w:after="160" w:line="279" w:lineRule="auto"/>
            </w:pPr>
            <w:r w:rsidRPr="00B040C3">
              <w:t>Secondary SEFA identifier</w:t>
            </w:r>
          </w:p>
        </w:tc>
      </w:tr>
      <w:tr w:rsidR="00B040C3" w:rsidRPr="00B040C3" w14:paraId="09BF977E" w14:textId="77777777" w:rsidTr="00C45312">
        <w:tc>
          <w:tcPr>
            <w:tcW w:w="0" w:type="auto"/>
            <w:hideMark/>
          </w:tcPr>
          <w:p w14:paraId="2BC3B82B" w14:textId="77777777" w:rsidR="00B040C3" w:rsidRPr="00B040C3" w:rsidRDefault="00B040C3" w:rsidP="00B040C3">
            <w:pPr>
              <w:spacing w:after="160" w:line="279" w:lineRule="auto"/>
            </w:pPr>
            <w:r w:rsidRPr="00B040C3">
              <w:t>SEFAId3</w:t>
            </w:r>
          </w:p>
        </w:tc>
        <w:tc>
          <w:tcPr>
            <w:tcW w:w="0" w:type="auto"/>
            <w:hideMark/>
          </w:tcPr>
          <w:p w14:paraId="0E7D1D52" w14:textId="77777777" w:rsidR="00B040C3" w:rsidRPr="00B040C3" w:rsidRDefault="00B040C3" w:rsidP="00B040C3">
            <w:pPr>
              <w:spacing w:after="160" w:line="279" w:lineRule="auto"/>
            </w:pPr>
            <w:r w:rsidRPr="00B040C3">
              <w:t>VARCHAR(50)</w:t>
            </w:r>
          </w:p>
        </w:tc>
        <w:tc>
          <w:tcPr>
            <w:tcW w:w="0" w:type="auto"/>
            <w:hideMark/>
          </w:tcPr>
          <w:p w14:paraId="70DA8224" w14:textId="77777777" w:rsidR="00B040C3" w:rsidRPr="00B040C3" w:rsidRDefault="00B040C3" w:rsidP="00B040C3">
            <w:pPr>
              <w:spacing w:after="160" w:line="279" w:lineRule="auto"/>
            </w:pPr>
            <w:r w:rsidRPr="00B040C3">
              <w:t>Tertiary SEFA identifier</w:t>
            </w:r>
          </w:p>
        </w:tc>
      </w:tr>
      <w:tr w:rsidR="00B040C3" w:rsidRPr="00B040C3" w14:paraId="4DD0224E" w14:textId="77777777" w:rsidTr="00C45312">
        <w:tc>
          <w:tcPr>
            <w:tcW w:w="0" w:type="auto"/>
            <w:hideMark/>
          </w:tcPr>
          <w:p w14:paraId="16236C5B" w14:textId="77777777" w:rsidR="00B040C3" w:rsidRPr="00B040C3" w:rsidRDefault="00B040C3" w:rsidP="00B040C3">
            <w:pPr>
              <w:spacing w:after="160" w:line="279" w:lineRule="auto"/>
            </w:pPr>
            <w:r w:rsidRPr="00B040C3">
              <w:lastRenderedPageBreak/>
              <w:t>IdentifyingField</w:t>
            </w:r>
          </w:p>
        </w:tc>
        <w:tc>
          <w:tcPr>
            <w:tcW w:w="0" w:type="auto"/>
            <w:hideMark/>
          </w:tcPr>
          <w:p w14:paraId="68009FA5" w14:textId="77777777" w:rsidR="00B040C3" w:rsidRPr="00B040C3" w:rsidRDefault="00B040C3" w:rsidP="00B040C3">
            <w:pPr>
              <w:spacing w:after="160" w:line="279" w:lineRule="auto"/>
            </w:pPr>
            <w:r w:rsidRPr="00B040C3">
              <w:t>VARCHAR(50)</w:t>
            </w:r>
          </w:p>
        </w:tc>
        <w:tc>
          <w:tcPr>
            <w:tcW w:w="0" w:type="auto"/>
            <w:hideMark/>
          </w:tcPr>
          <w:p w14:paraId="7AF96CCE" w14:textId="77777777" w:rsidR="00B040C3" w:rsidRPr="00B040C3" w:rsidRDefault="00B040C3" w:rsidP="00B040C3">
            <w:pPr>
              <w:spacing w:after="160" w:line="279" w:lineRule="auto"/>
            </w:pPr>
            <w:r w:rsidRPr="00B040C3">
              <w:t>Field used to validate file identity</w:t>
            </w:r>
          </w:p>
        </w:tc>
      </w:tr>
      <w:tr w:rsidR="00B040C3" w:rsidRPr="00B040C3" w14:paraId="3B4D02A8" w14:textId="77777777" w:rsidTr="00C45312">
        <w:tc>
          <w:tcPr>
            <w:tcW w:w="0" w:type="auto"/>
            <w:hideMark/>
          </w:tcPr>
          <w:p w14:paraId="44C0F3C3" w14:textId="77777777" w:rsidR="00B040C3" w:rsidRPr="00B040C3" w:rsidRDefault="00B040C3" w:rsidP="00B040C3">
            <w:pPr>
              <w:spacing w:after="160" w:line="279" w:lineRule="auto"/>
            </w:pPr>
            <w:r w:rsidRPr="00B040C3">
              <w:t>IdentifyingValue</w:t>
            </w:r>
          </w:p>
        </w:tc>
        <w:tc>
          <w:tcPr>
            <w:tcW w:w="0" w:type="auto"/>
            <w:hideMark/>
          </w:tcPr>
          <w:p w14:paraId="3954491F" w14:textId="77777777" w:rsidR="00B040C3" w:rsidRPr="00B040C3" w:rsidRDefault="00B040C3" w:rsidP="00B040C3">
            <w:pPr>
              <w:spacing w:after="160" w:line="279" w:lineRule="auto"/>
            </w:pPr>
            <w:r w:rsidRPr="00B040C3">
              <w:t>VARCHAR(255)</w:t>
            </w:r>
          </w:p>
        </w:tc>
        <w:tc>
          <w:tcPr>
            <w:tcW w:w="0" w:type="auto"/>
            <w:hideMark/>
          </w:tcPr>
          <w:p w14:paraId="7185F676" w14:textId="77777777" w:rsidR="00B040C3" w:rsidRPr="00B040C3" w:rsidRDefault="00B040C3" w:rsidP="00B040C3">
            <w:pPr>
              <w:spacing w:after="160" w:line="279" w:lineRule="auto"/>
            </w:pPr>
            <w:r w:rsidRPr="00B040C3">
              <w:t>Expected value for file identity validation</w:t>
            </w:r>
          </w:p>
        </w:tc>
      </w:tr>
      <w:tr w:rsidR="00B040C3" w:rsidRPr="00B040C3" w14:paraId="4C69481B" w14:textId="77777777" w:rsidTr="00C45312">
        <w:tc>
          <w:tcPr>
            <w:tcW w:w="0" w:type="auto"/>
            <w:hideMark/>
          </w:tcPr>
          <w:p w14:paraId="146BAF31" w14:textId="77777777" w:rsidR="00B040C3" w:rsidRPr="00B040C3" w:rsidRDefault="00B040C3" w:rsidP="00B040C3">
            <w:pPr>
              <w:spacing w:after="160" w:line="279" w:lineRule="auto"/>
            </w:pPr>
            <w:r w:rsidRPr="00B040C3">
              <w:t>ActiveInd</w:t>
            </w:r>
          </w:p>
        </w:tc>
        <w:tc>
          <w:tcPr>
            <w:tcW w:w="0" w:type="auto"/>
            <w:hideMark/>
          </w:tcPr>
          <w:p w14:paraId="022C9B35" w14:textId="77777777" w:rsidR="00B040C3" w:rsidRPr="00B040C3" w:rsidRDefault="00B040C3" w:rsidP="00B040C3">
            <w:pPr>
              <w:spacing w:after="160" w:line="279" w:lineRule="auto"/>
            </w:pPr>
            <w:r w:rsidRPr="00B040C3">
              <w:t>BIT</w:t>
            </w:r>
          </w:p>
        </w:tc>
        <w:tc>
          <w:tcPr>
            <w:tcW w:w="0" w:type="auto"/>
            <w:hideMark/>
          </w:tcPr>
          <w:p w14:paraId="044B00C5" w14:textId="77777777" w:rsidR="00B040C3" w:rsidRPr="00B040C3" w:rsidRDefault="00B040C3" w:rsidP="00B040C3">
            <w:pPr>
              <w:spacing w:after="160" w:line="279" w:lineRule="auto"/>
            </w:pPr>
            <w:r w:rsidRPr="00B040C3">
              <w:t>Whether client is active</w:t>
            </w:r>
          </w:p>
        </w:tc>
      </w:tr>
      <w:tr w:rsidR="00B040C3" w:rsidRPr="00B040C3" w14:paraId="361B833C" w14:textId="77777777" w:rsidTr="00C45312">
        <w:tc>
          <w:tcPr>
            <w:tcW w:w="0" w:type="auto"/>
            <w:hideMark/>
          </w:tcPr>
          <w:p w14:paraId="7E0009AA" w14:textId="77777777" w:rsidR="00B040C3" w:rsidRPr="00B040C3" w:rsidRDefault="00B040C3" w:rsidP="00B040C3">
            <w:pPr>
              <w:spacing w:after="160" w:line="279" w:lineRule="auto"/>
            </w:pPr>
            <w:r w:rsidRPr="00B040C3">
              <w:t>CreatedDate</w:t>
            </w:r>
          </w:p>
        </w:tc>
        <w:tc>
          <w:tcPr>
            <w:tcW w:w="0" w:type="auto"/>
            <w:hideMark/>
          </w:tcPr>
          <w:p w14:paraId="627FB5D1" w14:textId="77777777" w:rsidR="00B040C3" w:rsidRPr="00B040C3" w:rsidRDefault="00B040C3" w:rsidP="00B040C3">
            <w:pPr>
              <w:spacing w:after="160" w:line="279" w:lineRule="auto"/>
            </w:pPr>
            <w:r w:rsidRPr="00B040C3">
              <w:t>DATETIME</w:t>
            </w:r>
          </w:p>
        </w:tc>
        <w:tc>
          <w:tcPr>
            <w:tcW w:w="0" w:type="auto"/>
            <w:hideMark/>
          </w:tcPr>
          <w:p w14:paraId="586F04E4" w14:textId="77777777" w:rsidR="00B040C3" w:rsidRPr="00B040C3" w:rsidRDefault="00B040C3" w:rsidP="00B040C3">
            <w:pPr>
              <w:spacing w:after="160" w:line="279" w:lineRule="auto"/>
            </w:pPr>
            <w:r w:rsidRPr="00B040C3">
              <w:t>Record creation timestamp</w:t>
            </w:r>
          </w:p>
        </w:tc>
      </w:tr>
      <w:tr w:rsidR="00B040C3" w:rsidRPr="00B040C3" w14:paraId="73C53E54" w14:textId="77777777" w:rsidTr="00C45312">
        <w:tc>
          <w:tcPr>
            <w:tcW w:w="0" w:type="auto"/>
            <w:hideMark/>
          </w:tcPr>
          <w:p w14:paraId="5886578F" w14:textId="77777777" w:rsidR="00B040C3" w:rsidRPr="00B040C3" w:rsidRDefault="00B040C3" w:rsidP="00B040C3">
            <w:pPr>
              <w:spacing w:after="160" w:line="279" w:lineRule="auto"/>
            </w:pPr>
            <w:r w:rsidRPr="00B040C3">
              <w:t>ModifiedDate</w:t>
            </w:r>
          </w:p>
        </w:tc>
        <w:tc>
          <w:tcPr>
            <w:tcW w:w="0" w:type="auto"/>
            <w:hideMark/>
          </w:tcPr>
          <w:p w14:paraId="34D9DCB8" w14:textId="77777777" w:rsidR="00B040C3" w:rsidRPr="00B040C3" w:rsidRDefault="00B040C3" w:rsidP="00B040C3">
            <w:pPr>
              <w:spacing w:after="160" w:line="279" w:lineRule="auto"/>
            </w:pPr>
            <w:r w:rsidRPr="00B040C3">
              <w:t>DATETIME</w:t>
            </w:r>
          </w:p>
        </w:tc>
        <w:tc>
          <w:tcPr>
            <w:tcW w:w="0" w:type="auto"/>
            <w:hideMark/>
          </w:tcPr>
          <w:p w14:paraId="24F55B88" w14:textId="77777777" w:rsidR="00B040C3" w:rsidRPr="00B040C3" w:rsidRDefault="00B040C3" w:rsidP="00B040C3">
            <w:pPr>
              <w:spacing w:after="160" w:line="279" w:lineRule="auto"/>
            </w:pPr>
            <w:r w:rsidRPr="00B040C3">
              <w:t>Last modification timestamp</w:t>
            </w:r>
          </w:p>
        </w:tc>
      </w:tr>
    </w:tbl>
    <w:p w14:paraId="1829536B" w14:textId="77777777" w:rsidR="00C45312" w:rsidRDefault="00C45312" w:rsidP="00B040C3">
      <w:pPr>
        <w:rPr>
          <w:b/>
          <w:bCs/>
        </w:rPr>
      </w:pPr>
    </w:p>
    <w:p w14:paraId="18810265" w14:textId="77777777" w:rsidR="00C45312" w:rsidRDefault="00C45312" w:rsidP="00B040C3">
      <w:pPr>
        <w:rPr>
          <w:b/>
          <w:bCs/>
        </w:rPr>
      </w:pPr>
    </w:p>
    <w:p w14:paraId="3184F343" w14:textId="77777777" w:rsidR="00C45312" w:rsidRDefault="00C45312" w:rsidP="00B040C3">
      <w:pPr>
        <w:rPr>
          <w:b/>
          <w:bCs/>
        </w:rPr>
      </w:pPr>
    </w:p>
    <w:p w14:paraId="73385B3E" w14:textId="77777777" w:rsidR="00C45312" w:rsidRDefault="00C45312" w:rsidP="00B040C3">
      <w:pPr>
        <w:rPr>
          <w:b/>
          <w:bCs/>
        </w:rPr>
      </w:pPr>
    </w:p>
    <w:p w14:paraId="70F5191E" w14:textId="26A7175F" w:rsidR="00B040C3" w:rsidRPr="00B040C3" w:rsidRDefault="00B040C3" w:rsidP="00C45312">
      <w:pPr>
        <w:pStyle w:val="Heading4"/>
      </w:pPr>
      <w:r w:rsidRPr="00B040C3">
        <w:t>7.4.2 Pending Payroll Detail Table</w:t>
      </w:r>
    </w:p>
    <w:p w14:paraId="05D196CD" w14:textId="77777777" w:rsidR="00B040C3" w:rsidRPr="00B040C3" w:rsidRDefault="00B040C3" w:rsidP="00B040C3">
      <w:r w:rsidRPr="00B040C3">
        <w:rPr>
          <w:b/>
          <w:bCs/>
        </w:rPr>
        <w:t>Purpose:</w:t>
      </w:r>
      <w:r w:rsidRPr="00B040C3">
        <w:t xml:space="preserve"> Staging table for validated payroll data awaiting ACH/Relius processing</w:t>
      </w:r>
    </w:p>
    <w:tbl>
      <w:tblPr>
        <w:tblStyle w:val="TableGrid"/>
        <w:tblW w:w="0" w:type="auto"/>
        <w:tblLook w:val="04A0" w:firstRow="1" w:lastRow="0" w:firstColumn="1" w:lastColumn="0" w:noHBand="0" w:noVBand="1"/>
      </w:tblPr>
      <w:tblGrid>
        <w:gridCol w:w="2292"/>
        <w:gridCol w:w="2040"/>
        <w:gridCol w:w="5018"/>
      </w:tblGrid>
      <w:tr w:rsidR="00B040C3" w:rsidRPr="00B040C3" w14:paraId="252F476A" w14:textId="77777777" w:rsidTr="00C45312">
        <w:tc>
          <w:tcPr>
            <w:tcW w:w="0" w:type="auto"/>
            <w:hideMark/>
          </w:tcPr>
          <w:p w14:paraId="5492F689" w14:textId="77777777" w:rsidR="00B040C3" w:rsidRPr="00B040C3" w:rsidRDefault="00B040C3" w:rsidP="00B040C3">
            <w:pPr>
              <w:spacing w:after="160" w:line="279" w:lineRule="auto"/>
              <w:rPr>
                <w:b/>
                <w:bCs/>
              </w:rPr>
            </w:pPr>
            <w:r w:rsidRPr="00B040C3">
              <w:rPr>
                <w:b/>
                <w:bCs/>
              </w:rPr>
              <w:t>Column</w:t>
            </w:r>
          </w:p>
        </w:tc>
        <w:tc>
          <w:tcPr>
            <w:tcW w:w="0" w:type="auto"/>
            <w:hideMark/>
          </w:tcPr>
          <w:p w14:paraId="2508CB39" w14:textId="77777777" w:rsidR="00B040C3" w:rsidRPr="00B040C3" w:rsidRDefault="00B040C3" w:rsidP="00B040C3">
            <w:pPr>
              <w:spacing w:after="160" w:line="279" w:lineRule="auto"/>
              <w:rPr>
                <w:b/>
                <w:bCs/>
              </w:rPr>
            </w:pPr>
            <w:r w:rsidRPr="00B040C3">
              <w:rPr>
                <w:b/>
                <w:bCs/>
              </w:rPr>
              <w:t>Type</w:t>
            </w:r>
          </w:p>
        </w:tc>
        <w:tc>
          <w:tcPr>
            <w:tcW w:w="0" w:type="auto"/>
            <w:hideMark/>
          </w:tcPr>
          <w:p w14:paraId="5D69214C" w14:textId="77777777" w:rsidR="00B040C3" w:rsidRPr="00B040C3" w:rsidRDefault="00B040C3" w:rsidP="00B040C3">
            <w:pPr>
              <w:spacing w:after="160" w:line="279" w:lineRule="auto"/>
              <w:rPr>
                <w:b/>
                <w:bCs/>
              </w:rPr>
            </w:pPr>
            <w:r w:rsidRPr="00B040C3">
              <w:rPr>
                <w:b/>
                <w:bCs/>
              </w:rPr>
              <w:t>Description</w:t>
            </w:r>
          </w:p>
        </w:tc>
      </w:tr>
      <w:tr w:rsidR="00B040C3" w:rsidRPr="00B040C3" w14:paraId="46F8D66C" w14:textId="77777777" w:rsidTr="00C45312">
        <w:tc>
          <w:tcPr>
            <w:tcW w:w="0" w:type="auto"/>
            <w:hideMark/>
          </w:tcPr>
          <w:p w14:paraId="21D36914" w14:textId="77777777" w:rsidR="00B040C3" w:rsidRPr="00B040C3" w:rsidRDefault="00B040C3" w:rsidP="00B040C3">
            <w:pPr>
              <w:spacing w:after="160" w:line="279" w:lineRule="auto"/>
            </w:pPr>
            <w:r w:rsidRPr="00B040C3">
              <w:t>PendingPayrollID</w:t>
            </w:r>
          </w:p>
        </w:tc>
        <w:tc>
          <w:tcPr>
            <w:tcW w:w="0" w:type="auto"/>
            <w:hideMark/>
          </w:tcPr>
          <w:p w14:paraId="4672E740" w14:textId="77777777" w:rsidR="00B040C3" w:rsidRPr="00B040C3" w:rsidRDefault="00B040C3" w:rsidP="00B040C3">
            <w:pPr>
              <w:spacing w:after="160" w:line="279" w:lineRule="auto"/>
            </w:pPr>
            <w:r w:rsidRPr="00B040C3">
              <w:t>INT IDENTITY</w:t>
            </w:r>
          </w:p>
        </w:tc>
        <w:tc>
          <w:tcPr>
            <w:tcW w:w="0" w:type="auto"/>
            <w:hideMark/>
          </w:tcPr>
          <w:p w14:paraId="411E6AED" w14:textId="77777777" w:rsidR="00B040C3" w:rsidRPr="00B040C3" w:rsidRDefault="00B040C3" w:rsidP="00B040C3">
            <w:pPr>
              <w:spacing w:after="160" w:line="279" w:lineRule="auto"/>
            </w:pPr>
            <w:r w:rsidRPr="00B040C3">
              <w:t>Primary key</w:t>
            </w:r>
          </w:p>
        </w:tc>
      </w:tr>
      <w:tr w:rsidR="00B040C3" w:rsidRPr="00B040C3" w14:paraId="5FD1D9C5" w14:textId="77777777" w:rsidTr="00C45312">
        <w:tc>
          <w:tcPr>
            <w:tcW w:w="0" w:type="auto"/>
            <w:hideMark/>
          </w:tcPr>
          <w:p w14:paraId="5346BC48" w14:textId="77777777" w:rsidR="00B040C3" w:rsidRPr="00B040C3" w:rsidRDefault="00B040C3" w:rsidP="00B040C3">
            <w:pPr>
              <w:spacing w:after="160" w:line="279" w:lineRule="auto"/>
            </w:pPr>
            <w:r w:rsidRPr="00B040C3">
              <w:t>FileID</w:t>
            </w:r>
          </w:p>
        </w:tc>
        <w:tc>
          <w:tcPr>
            <w:tcW w:w="0" w:type="auto"/>
            <w:hideMark/>
          </w:tcPr>
          <w:p w14:paraId="5BB20832" w14:textId="77777777" w:rsidR="00B040C3" w:rsidRPr="00B040C3" w:rsidRDefault="00B040C3" w:rsidP="00B040C3">
            <w:pPr>
              <w:spacing w:after="160" w:line="279" w:lineRule="auto"/>
            </w:pPr>
            <w:r w:rsidRPr="00B040C3">
              <w:t>VARCHAR(100)</w:t>
            </w:r>
          </w:p>
        </w:tc>
        <w:tc>
          <w:tcPr>
            <w:tcW w:w="0" w:type="auto"/>
            <w:hideMark/>
          </w:tcPr>
          <w:p w14:paraId="57F15189" w14:textId="77777777" w:rsidR="00B040C3" w:rsidRPr="00B040C3" w:rsidRDefault="00B040C3" w:rsidP="00B040C3">
            <w:pPr>
              <w:spacing w:after="160" w:line="279" w:lineRule="auto"/>
            </w:pPr>
            <w:r w:rsidRPr="00B040C3">
              <w:t>Unique file identifier</w:t>
            </w:r>
          </w:p>
        </w:tc>
      </w:tr>
      <w:tr w:rsidR="00B040C3" w:rsidRPr="00B040C3" w14:paraId="61DC1A09" w14:textId="77777777" w:rsidTr="00C45312">
        <w:tc>
          <w:tcPr>
            <w:tcW w:w="0" w:type="auto"/>
            <w:hideMark/>
          </w:tcPr>
          <w:p w14:paraId="109C5514" w14:textId="77777777" w:rsidR="00B040C3" w:rsidRPr="00B040C3" w:rsidRDefault="00B040C3" w:rsidP="00B040C3">
            <w:pPr>
              <w:spacing w:after="160" w:line="279" w:lineRule="auto"/>
            </w:pPr>
            <w:r w:rsidRPr="00B040C3">
              <w:t>ClientID</w:t>
            </w:r>
          </w:p>
        </w:tc>
        <w:tc>
          <w:tcPr>
            <w:tcW w:w="0" w:type="auto"/>
            <w:hideMark/>
          </w:tcPr>
          <w:p w14:paraId="58789311" w14:textId="77777777" w:rsidR="00B040C3" w:rsidRPr="00B040C3" w:rsidRDefault="00B040C3" w:rsidP="00B040C3">
            <w:pPr>
              <w:spacing w:after="160" w:line="279" w:lineRule="auto"/>
            </w:pPr>
            <w:r w:rsidRPr="00B040C3">
              <w:t>VARCHAR(50)</w:t>
            </w:r>
          </w:p>
        </w:tc>
        <w:tc>
          <w:tcPr>
            <w:tcW w:w="0" w:type="auto"/>
            <w:hideMark/>
          </w:tcPr>
          <w:p w14:paraId="24AED2DC" w14:textId="77777777" w:rsidR="00B040C3" w:rsidRPr="00B040C3" w:rsidRDefault="00B040C3" w:rsidP="00B040C3">
            <w:pPr>
              <w:spacing w:after="160" w:line="279" w:lineRule="auto"/>
            </w:pPr>
            <w:r w:rsidRPr="00B040C3">
              <w:t>Foreign key to Master Client Info</w:t>
            </w:r>
          </w:p>
        </w:tc>
      </w:tr>
      <w:tr w:rsidR="00B040C3" w:rsidRPr="00B040C3" w14:paraId="1D9F146A" w14:textId="77777777" w:rsidTr="00C45312">
        <w:tc>
          <w:tcPr>
            <w:tcW w:w="0" w:type="auto"/>
            <w:hideMark/>
          </w:tcPr>
          <w:p w14:paraId="53DFBC7C" w14:textId="77777777" w:rsidR="00B040C3" w:rsidRPr="00B040C3" w:rsidRDefault="00B040C3" w:rsidP="00B040C3">
            <w:pPr>
              <w:spacing w:after="160" w:line="279" w:lineRule="auto"/>
            </w:pPr>
            <w:r w:rsidRPr="00B040C3">
              <w:t>PlanID</w:t>
            </w:r>
          </w:p>
        </w:tc>
        <w:tc>
          <w:tcPr>
            <w:tcW w:w="0" w:type="auto"/>
            <w:hideMark/>
          </w:tcPr>
          <w:p w14:paraId="494ECC7E" w14:textId="77777777" w:rsidR="00B040C3" w:rsidRPr="00B040C3" w:rsidRDefault="00B040C3" w:rsidP="00B040C3">
            <w:pPr>
              <w:spacing w:after="160" w:line="279" w:lineRule="auto"/>
            </w:pPr>
            <w:r w:rsidRPr="00B040C3">
              <w:t>VARCHAR(50)</w:t>
            </w:r>
          </w:p>
        </w:tc>
        <w:tc>
          <w:tcPr>
            <w:tcW w:w="0" w:type="auto"/>
            <w:hideMark/>
          </w:tcPr>
          <w:p w14:paraId="6F07E9BE" w14:textId="77777777" w:rsidR="00B040C3" w:rsidRPr="00B040C3" w:rsidRDefault="00B040C3" w:rsidP="00B040C3">
            <w:pPr>
              <w:spacing w:after="160" w:line="279" w:lineRule="auto"/>
            </w:pPr>
            <w:r w:rsidRPr="00B040C3">
              <w:t>Plan identifier</w:t>
            </w:r>
          </w:p>
        </w:tc>
      </w:tr>
      <w:tr w:rsidR="00B040C3" w:rsidRPr="00B040C3" w14:paraId="445CDC74" w14:textId="77777777" w:rsidTr="00C45312">
        <w:tc>
          <w:tcPr>
            <w:tcW w:w="0" w:type="auto"/>
            <w:hideMark/>
          </w:tcPr>
          <w:p w14:paraId="7ADED9AE" w14:textId="77777777" w:rsidR="00B040C3" w:rsidRPr="00B040C3" w:rsidRDefault="00B040C3" w:rsidP="00B040C3">
            <w:pPr>
              <w:spacing w:after="160" w:line="279" w:lineRule="auto"/>
            </w:pPr>
            <w:r w:rsidRPr="00B040C3">
              <w:t>PayrollDate</w:t>
            </w:r>
          </w:p>
        </w:tc>
        <w:tc>
          <w:tcPr>
            <w:tcW w:w="0" w:type="auto"/>
            <w:hideMark/>
          </w:tcPr>
          <w:p w14:paraId="5251EABC" w14:textId="77777777" w:rsidR="00B040C3" w:rsidRPr="00B040C3" w:rsidRDefault="00B040C3" w:rsidP="00B040C3">
            <w:pPr>
              <w:spacing w:after="160" w:line="279" w:lineRule="auto"/>
            </w:pPr>
            <w:r w:rsidRPr="00B040C3">
              <w:t>DATE</w:t>
            </w:r>
          </w:p>
        </w:tc>
        <w:tc>
          <w:tcPr>
            <w:tcW w:w="0" w:type="auto"/>
            <w:hideMark/>
          </w:tcPr>
          <w:p w14:paraId="2BA71852" w14:textId="77777777" w:rsidR="00B040C3" w:rsidRPr="00B040C3" w:rsidRDefault="00B040C3" w:rsidP="00B040C3">
            <w:pPr>
              <w:spacing w:after="160" w:line="279" w:lineRule="auto"/>
            </w:pPr>
            <w:r w:rsidRPr="00B040C3">
              <w:t>Payroll effective date</w:t>
            </w:r>
          </w:p>
        </w:tc>
      </w:tr>
      <w:tr w:rsidR="00B040C3" w:rsidRPr="00B040C3" w14:paraId="720AA532" w14:textId="77777777" w:rsidTr="00C45312">
        <w:tc>
          <w:tcPr>
            <w:tcW w:w="0" w:type="auto"/>
            <w:hideMark/>
          </w:tcPr>
          <w:p w14:paraId="39821FBD" w14:textId="77777777" w:rsidR="00B040C3" w:rsidRPr="00B040C3" w:rsidRDefault="00B040C3" w:rsidP="00B040C3">
            <w:pPr>
              <w:spacing w:after="160" w:line="279" w:lineRule="auto"/>
            </w:pPr>
            <w:r w:rsidRPr="00B040C3">
              <w:t>PayFrequency</w:t>
            </w:r>
          </w:p>
        </w:tc>
        <w:tc>
          <w:tcPr>
            <w:tcW w:w="0" w:type="auto"/>
            <w:hideMark/>
          </w:tcPr>
          <w:p w14:paraId="50086815" w14:textId="77777777" w:rsidR="00B040C3" w:rsidRPr="00B040C3" w:rsidRDefault="00B040C3" w:rsidP="00B040C3">
            <w:pPr>
              <w:spacing w:after="160" w:line="279" w:lineRule="auto"/>
            </w:pPr>
            <w:r w:rsidRPr="00B040C3">
              <w:t>VARCHAR(10)</w:t>
            </w:r>
          </w:p>
        </w:tc>
        <w:tc>
          <w:tcPr>
            <w:tcW w:w="0" w:type="auto"/>
            <w:hideMark/>
          </w:tcPr>
          <w:p w14:paraId="6D8DBFF9" w14:textId="77777777" w:rsidR="00B040C3" w:rsidRPr="00B040C3" w:rsidRDefault="00B040C3" w:rsidP="00B040C3">
            <w:pPr>
              <w:spacing w:after="160" w:line="279" w:lineRule="auto"/>
            </w:pPr>
            <w:r w:rsidRPr="00B040C3">
              <w:t>Pay frequency code</w:t>
            </w:r>
          </w:p>
        </w:tc>
      </w:tr>
      <w:tr w:rsidR="00B040C3" w:rsidRPr="00B040C3" w14:paraId="2096A6E7" w14:textId="77777777" w:rsidTr="00C45312">
        <w:tc>
          <w:tcPr>
            <w:tcW w:w="0" w:type="auto"/>
            <w:hideMark/>
          </w:tcPr>
          <w:p w14:paraId="1D70652E" w14:textId="77777777" w:rsidR="00B040C3" w:rsidRPr="00B040C3" w:rsidRDefault="00B040C3" w:rsidP="00B040C3">
            <w:pPr>
              <w:spacing w:after="160" w:line="279" w:lineRule="auto"/>
            </w:pPr>
            <w:r w:rsidRPr="00B040C3">
              <w:t>TotalEmployees</w:t>
            </w:r>
          </w:p>
        </w:tc>
        <w:tc>
          <w:tcPr>
            <w:tcW w:w="0" w:type="auto"/>
            <w:hideMark/>
          </w:tcPr>
          <w:p w14:paraId="7BE64C7B" w14:textId="77777777" w:rsidR="00B040C3" w:rsidRPr="00B040C3" w:rsidRDefault="00B040C3" w:rsidP="00B040C3">
            <w:pPr>
              <w:spacing w:after="160" w:line="279" w:lineRule="auto"/>
            </w:pPr>
            <w:r w:rsidRPr="00B040C3">
              <w:t>INT</w:t>
            </w:r>
          </w:p>
        </w:tc>
        <w:tc>
          <w:tcPr>
            <w:tcW w:w="0" w:type="auto"/>
            <w:hideMark/>
          </w:tcPr>
          <w:p w14:paraId="4D11026B" w14:textId="77777777" w:rsidR="00B040C3" w:rsidRPr="00B040C3" w:rsidRDefault="00B040C3" w:rsidP="00B040C3">
            <w:pPr>
              <w:spacing w:after="160" w:line="279" w:lineRule="auto"/>
            </w:pPr>
            <w:r w:rsidRPr="00B040C3">
              <w:t>Count of employees in file</w:t>
            </w:r>
          </w:p>
        </w:tc>
      </w:tr>
      <w:tr w:rsidR="00B040C3" w:rsidRPr="00B040C3" w14:paraId="5B89E377" w14:textId="77777777" w:rsidTr="00C45312">
        <w:tc>
          <w:tcPr>
            <w:tcW w:w="0" w:type="auto"/>
            <w:hideMark/>
          </w:tcPr>
          <w:p w14:paraId="4E8DB233" w14:textId="77777777" w:rsidR="00B040C3" w:rsidRPr="00B040C3" w:rsidRDefault="00B040C3" w:rsidP="00B040C3">
            <w:pPr>
              <w:spacing w:after="160" w:line="279" w:lineRule="auto"/>
            </w:pPr>
            <w:r w:rsidRPr="00B040C3">
              <w:t>TotalDeferral</w:t>
            </w:r>
          </w:p>
        </w:tc>
        <w:tc>
          <w:tcPr>
            <w:tcW w:w="0" w:type="auto"/>
            <w:hideMark/>
          </w:tcPr>
          <w:p w14:paraId="2CFA36E7" w14:textId="77777777" w:rsidR="00B040C3" w:rsidRPr="00B040C3" w:rsidRDefault="00B040C3" w:rsidP="00B040C3">
            <w:pPr>
              <w:spacing w:after="160" w:line="279" w:lineRule="auto"/>
            </w:pPr>
            <w:r w:rsidRPr="00B040C3">
              <w:t>DECIMAL(15,2)</w:t>
            </w:r>
          </w:p>
        </w:tc>
        <w:tc>
          <w:tcPr>
            <w:tcW w:w="0" w:type="auto"/>
            <w:hideMark/>
          </w:tcPr>
          <w:p w14:paraId="161916BC" w14:textId="77777777" w:rsidR="00B040C3" w:rsidRPr="00B040C3" w:rsidRDefault="00B040C3" w:rsidP="00B040C3">
            <w:pPr>
              <w:spacing w:after="160" w:line="279" w:lineRule="auto"/>
            </w:pPr>
            <w:r w:rsidRPr="00B040C3">
              <w:t>Sum of employee deferrals</w:t>
            </w:r>
          </w:p>
        </w:tc>
      </w:tr>
      <w:tr w:rsidR="00B040C3" w:rsidRPr="00B040C3" w14:paraId="779CF763" w14:textId="77777777" w:rsidTr="00C45312">
        <w:tc>
          <w:tcPr>
            <w:tcW w:w="0" w:type="auto"/>
            <w:hideMark/>
          </w:tcPr>
          <w:p w14:paraId="53E83CC6" w14:textId="77777777" w:rsidR="00B040C3" w:rsidRPr="00B040C3" w:rsidRDefault="00B040C3" w:rsidP="00B040C3">
            <w:pPr>
              <w:spacing w:after="160" w:line="279" w:lineRule="auto"/>
            </w:pPr>
            <w:r w:rsidRPr="00B040C3">
              <w:t>TotalRothDeferral</w:t>
            </w:r>
          </w:p>
        </w:tc>
        <w:tc>
          <w:tcPr>
            <w:tcW w:w="0" w:type="auto"/>
            <w:hideMark/>
          </w:tcPr>
          <w:p w14:paraId="0F704B07" w14:textId="77777777" w:rsidR="00B040C3" w:rsidRPr="00B040C3" w:rsidRDefault="00B040C3" w:rsidP="00B040C3">
            <w:pPr>
              <w:spacing w:after="160" w:line="279" w:lineRule="auto"/>
            </w:pPr>
            <w:r w:rsidRPr="00B040C3">
              <w:t>DECIMAL(15,2)</w:t>
            </w:r>
          </w:p>
        </w:tc>
        <w:tc>
          <w:tcPr>
            <w:tcW w:w="0" w:type="auto"/>
            <w:hideMark/>
          </w:tcPr>
          <w:p w14:paraId="61FB0FE0" w14:textId="77777777" w:rsidR="00B040C3" w:rsidRPr="00B040C3" w:rsidRDefault="00B040C3" w:rsidP="00B040C3">
            <w:pPr>
              <w:spacing w:after="160" w:line="279" w:lineRule="auto"/>
            </w:pPr>
            <w:r w:rsidRPr="00B040C3">
              <w:t>Sum of Roth deferrals</w:t>
            </w:r>
          </w:p>
        </w:tc>
      </w:tr>
      <w:tr w:rsidR="00B040C3" w:rsidRPr="00B040C3" w14:paraId="7ED55A5C" w14:textId="77777777" w:rsidTr="00C45312">
        <w:tc>
          <w:tcPr>
            <w:tcW w:w="0" w:type="auto"/>
            <w:hideMark/>
          </w:tcPr>
          <w:p w14:paraId="5BCB8A33" w14:textId="77777777" w:rsidR="00B040C3" w:rsidRPr="00B040C3" w:rsidRDefault="00B040C3" w:rsidP="00B040C3">
            <w:pPr>
              <w:spacing w:after="160" w:line="279" w:lineRule="auto"/>
            </w:pPr>
            <w:r w:rsidRPr="00B040C3">
              <w:t>TotalMatch</w:t>
            </w:r>
          </w:p>
        </w:tc>
        <w:tc>
          <w:tcPr>
            <w:tcW w:w="0" w:type="auto"/>
            <w:hideMark/>
          </w:tcPr>
          <w:p w14:paraId="2A819C79" w14:textId="77777777" w:rsidR="00B040C3" w:rsidRPr="00B040C3" w:rsidRDefault="00B040C3" w:rsidP="00B040C3">
            <w:pPr>
              <w:spacing w:after="160" w:line="279" w:lineRule="auto"/>
            </w:pPr>
            <w:r w:rsidRPr="00B040C3">
              <w:t>DECIMAL(15,2)</w:t>
            </w:r>
          </w:p>
        </w:tc>
        <w:tc>
          <w:tcPr>
            <w:tcW w:w="0" w:type="auto"/>
            <w:hideMark/>
          </w:tcPr>
          <w:p w14:paraId="495C8E8C" w14:textId="77777777" w:rsidR="00B040C3" w:rsidRPr="00B040C3" w:rsidRDefault="00B040C3" w:rsidP="00B040C3">
            <w:pPr>
              <w:spacing w:after="160" w:line="279" w:lineRule="auto"/>
            </w:pPr>
            <w:r w:rsidRPr="00B040C3">
              <w:t>Sum of employer match</w:t>
            </w:r>
          </w:p>
        </w:tc>
      </w:tr>
      <w:tr w:rsidR="00B040C3" w:rsidRPr="00B040C3" w14:paraId="5D670964" w14:textId="77777777" w:rsidTr="00C45312">
        <w:tc>
          <w:tcPr>
            <w:tcW w:w="0" w:type="auto"/>
            <w:hideMark/>
          </w:tcPr>
          <w:p w14:paraId="59F882E4" w14:textId="77777777" w:rsidR="00B040C3" w:rsidRPr="00B040C3" w:rsidRDefault="00B040C3" w:rsidP="00B040C3">
            <w:pPr>
              <w:spacing w:after="160" w:line="279" w:lineRule="auto"/>
            </w:pPr>
            <w:r w:rsidRPr="00B040C3">
              <w:t>TotalSHMatch</w:t>
            </w:r>
          </w:p>
        </w:tc>
        <w:tc>
          <w:tcPr>
            <w:tcW w:w="0" w:type="auto"/>
            <w:hideMark/>
          </w:tcPr>
          <w:p w14:paraId="2DC24E41" w14:textId="77777777" w:rsidR="00B040C3" w:rsidRPr="00B040C3" w:rsidRDefault="00B040C3" w:rsidP="00B040C3">
            <w:pPr>
              <w:spacing w:after="160" w:line="279" w:lineRule="auto"/>
            </w:pPr>
            <w:r w:rsidRPr="00B040C3">
              <w:t>DECIMAL(15,2)</w:t>
            </w:r>
          </w:p>
        </w:tc>
        <w:tc>
          <w:tcPr>
            <w:tcW w:w="0" w:type="auto"/>
            <w:hideMark/>
          </w:tcPr>
          <w:p w14:paraId="1240DCE5" w14:textId="77777777" w:rsidR="00B040C3" w:rsidRPr="00B040C3" w:rsidRDefault="00B040C3" w:rsidP="00B040C3">
            <w:pPr>
              <w:spacing w:after="160" w:line="279" w:lineRule="auto"/>
            </w:pPr>
            <w:r w:rsidRPr="00B040C3">
              <w:t>Sum of safe harbor match</w:t>
            </w:r>
          </w:p>
        </w:tc>
      </w:tr>
      <w:tr w:rsidR="00B040C3" w:rsidRPr="00B040C3" w14:paraId="4A693712" w14:textId="77777777" w:rsidTr="00C45312">
        <w:tc>
          <w:tcPr>
            <w:tcW w:w="0" w:type="auto"/>
            <w:hideMark/>
          </w:tcPr>
          <w:p w14:paraId="54E0371D" w14:textId="77777777" w:rsidR="00B040C3" w:rsidRPr="00B040C3" w:rsidRDefault="00B040C3" w:rsidP="00B040C3">
            <w:pPr>
              <w:spacing w:after="160" w:line="279" w:lineRule="auto"/>
            </w:pPr>
            <w:r w:rsidRPr="00B040C3">
              <w:t>TotalSHNE</w:t>
            </w:r>
          </w:p>
        </w:tc>
        <w:tc>
          <w:tcPr>
            <w:tcW w:w="0" w:type="auto"/>
            <w:hideMark/>
          </w:tcPr>
          <w:p w14:paraId="38AF420E" w14:textId="77777777" w:rsidR="00B040C3" w:rsidRPr="00B040C3" w:rsidRDefault="00B040C3" w:rsidP="00B040C3">
            <w:pPr>
              <w:spacing w:after="160" w:line="279" w:lineRule="auto"/>
            </w:pPr>
            <w:r w:rsidRPr="00B040C3">
              <w:t>DECIMAL(15,2)</w:t>
            </w:r>
          </w:p>
        </w:tc>
        <w:tc>
          <w:tcPr>
            <w:tcW w:w="0" w:type="auto"/>
            <w:hideMark/>
          </w:tcPr>
          <w:p w14:paraId="3685E9DB" w14:textId="77777777" w:rsidR="00B040C3" w:rsidRPr="00B040C3" w:rsidRDefault="00B040C3" w:rsidP="00B040C3">
            <w:pPr>
              <w:spacing w:after="160" w:line="279" w:lineRule="auto"/>
            </w:pPr>
            <w:r w:rsidRPr="00B040C3">
              <w:t>Sum of safe harbor non-elective</w:t>
            </w:r>
          </w:p>
        </w:tc>
      </w:tr>
      <w:tr w:rsidR="00B040C3" w:rsidRPr="00B040C3" w14:paraId="4F0BA140" w14:textId="77777777" w:rsidTr="00C45312">
        <w:tc>
          <w:tcPr>
            <w:tcW w:w="0" w:type="auto"/>
            <w:hideMark/>
          </w:tcPr>
          <w:p w14:paraId="41729670" w14:textId="77777777" w:rsidR="00B040C3" w:rsidRPr="00B040C3" w:rsidRDefault="00B040C3" w:rsidP="00B040C3">
            <w:pPr>
              <w:spacing w:after="160" w:line="279" w:lineRule="auto"/>
            </w:pPr>
            <w:r w:rsidRPr="00B040C3">
              <w:lastRenderedPageBreak/>
              <w:t>TotalPShare</w:t>
            </w:r>
          </w:p>
        </w:tc>
        <w:tc>
          <w:tcPr>
            <w:tcW w:w="0" w:type="auto"/>
            <w:hideMark/>
          </w:tcPr>
          <w:p w14:paraId="64022BEA" w14:textId="77777777" w:rsidR="00B040C3" w:rsidRPr="00B040C3" w:rsidRDefault="00B040C3" w:rsidP="00B040C3">
            <w:pPr>
              <w:spacing w:after="160" w:line="279" w:lineRule="auto"/>
            </w:pPr>
            <w:r w:rsidRPr="00B040C3">
              <w:t>DECIMAL(15,2)</w:t>
            </w:r>
          </w:p>
        </w:tc>
        <w:tc>
          <w:tcPr>
            <w:tcW w:w="0" w:type="auto"/>
            <w:hideMark/>
          </w:tcPr>
          <w:p w14:paraId="425B990F" w14:textId="77777777" w:rsidR="00B040C3" w:rsidRPr="00B040C3" w:rsidRDefault="00B040C3" w:rsidP="00B040C3">
            <w:pPr>
              <w:spacing w:after="160" w:line="279" w:lineRule="auto"/>
            </w:pPr>
            <w:r w:rsidRPr="00B040C3">
              <w:t>Sum of profit sharing</w:t>
            </w:r>
          </w:p>
        </w:tc>
      </w:tr>
      <w:tr w:rsidR="00B040C3" w:rsidRPr="00B040C3" w14:paraId="38EAFCE8" w14:textId="77777777" w:rsidTr="00C45312">
        <w:tc>
          <w:tcPr>
            <w:tcW w:w="0" w:type="auto"/>
            <w:hideMark/>
          </w:tcPr>
          <w:p w14:paraId="0C35F510" w14:textId="77777777" w:rsidR="00B040C3" w:rsidRPr="00B040C3" w:rsidRDefault="00B040C3" w:rsidP="00B040C3">
            <w:pPr>
              <w:spacing w:after="160" w:line="279" w:lineRule="auto"/>
            </w:pPr>
            <w:r w:rsidRPr="00B040C3">
              <w:t>TotalLoan</w:t>
            </w:r>
          </w:p>
        </w:tc>
        <w:tc>
          <w:tcPr>
            <w:tcW w:w="0" w:type="auto"/>
            <w:hideMark/>
          </w:tcPr>
          <w:p w14:paraId="0D070E01" w14:textId="77777777" w:rsidR="00B040C3" w:rsidRPr="00B040C3" w:rsidRDefault="00B040C3" w:rsidP="00B040C3">
            <w:pPr>
              <w:spacing w:after="160" w:line="279" w:lineRule="auto"/>
            </w:pPr>
            <w:r w:rsidRPr="00B040C3">
              <w:t>DECIMAL(15,2)</w:t>
            </w:r>
          </w:p>
        </w:tc>
        <w:tc>
          <w:tcPr>
            <w:tcW w:w="0" w:type="auto"/>
            <w:hideMark/>
          </w:tcPr>
          <w:p w14:paraId="62B0EFC3" w14:textId="77777777" w:rsidR="00B040C3" w:rsidRPr="00B040C3" w:rsidRDefault="00B040C3" w:rsidP="00B040C3">
            <w:pPr>
              <w:spacing w:after="160" w:line="279" w:lineRule="auto"/>
            </w:pPr>
            <w:r w:rsidRPr="00B040C3">
              <w:t>Sum of loan payments</w:t>
            </w:r>
          </w:p>
        </w:tc>
      </w:tr>
      <w:tr w:rsidR="00B040C3" w:rsidRPr="00B040C3" w14:paraId="7E07A023" w14:textId="77777777" w:rsidTr="00C45312">
        <w:tc>
          <w:tcPr>
            <w:tcW w:w="0" w:type="auto"/>
            <w:hideMark/>
          </w:tcPr>
          <w:p w14:paraId="29F52DCB" w14:textId="77777777" w:rsidR="00B040C3" w:rsidRPr="00B040C3" w:rsidRDefault="00B040C3" w:rsidP="00B040C3">
            <w:pPr>
              <w:spacing w:after="160" w:line="279" w:lineRule="auto"/>
            </w:pPr>
            <w:r w:rsidRPr="00B040C3">
              <w:t>TotalAmount</w:t>
            </w:r>
          </w:p>
        </w:tc>
        <w:tc>
          <w:tcPr>
            <w:tcW w:w="0" w:type="auto"/>
            <w:hideMark/>
          </w:tcPr>
          <w:p w14:paraId="3DEA9299" w14:textId="77777777" w:rsidR="00B040C3" w:rsidRPr="00B040C3" w:rsidRDefault="00B040C3" w:rsidP="00B040C3">
            <w:pPr>
              <w:spacing w:after="160" w:line="279" w:lineRule="auto"/>
            </w:pPr>
            <w:r w:rsidRPr="00B040C3">
              <w:t>DECIMAL(15,2)</w:t>
            </w:r>
          </w:p>
        </w:tc>
        <w:tc>
          <w:tcPr>
            <w:tcW w:w="0" w:type="auto"/>
            <w:hideMark/>
          </w:tcPr>
          <w:p w14:paraId="6B06C6DB" w14:textId="77777777" w:rsidR="00B040C3" w:rsidRPr="00B040C3" w:rsidRDefault="00B040C3" w:rsidP="00B040C3">
            <w:pPr>
              <w:spacing w:after="160" w:line="279" w:lineRule="auto"/>
            </w:pPr>
            <w:r w:rsidRPr="00B040C3">
              <w:t>Grand total of all contributions</w:t>
            </w:r>
          </w:p>
        </w:tc>
      </w:tr>
      <w:tr w:rsidR="00B040C3" w:rsidRPr="00B040C3" w14:paraId="491F0646" w14:textId="77777777" w:rsidTr="00C45312">
        <w:tc>
          <w:tcPr>
            <w:tcW w:w="0" w:type="auto"/>
            <w:hideMark/>
          </w:tcPr>
          <w:p w14:paraId="0597642B" w14:textId="77777777" w:rsidR="00B040C3" w:rsidRPr="00B040C3" w:rsidRDefault="00B040C3" w:rsidP="00B040C3">
            <w:pPr>
              <w:spacing w:after="160" w:line="279" w:lineRule="auto"/>
            </w:pPr>
            <w:r w:rsidRPr="00B040C3">
              <w:t>ValidationStatus</w:t>
            </w:r>
          </w:p>
        </w:tc>
        <w:tc>
          <w:tcPr>
            <w:tcW w:w="0" w:type="auto"/>
            <w:hideMark/>
          </w:tcPr>
          <w:p w14:paraId="1BEA6611" w14:textId="77777777" w:rsidR="00B040C3" w:rsidRPr="00B040C3" w:rsidRDefault="00B040C3" w:rsidP="00B040C3">
            <w:pPr>
              <w:spacing w:after="160" w:line="279" w:lineRule="auto"/>
            </w:pPr>
            <w:r w:rsidRPr="00B040C3">
              <w:t>VARCHAR(20)</w:t>
            </w:r>
          </w:p>
        </w:tc>
        <w:tc>
          <w:tcPr>
            <w:tcW w:w="0" w:type="auto"/>
            <w:hideMark/>
          </w:tcPr>
          <w:p w14:paraId="0A5A669B" w14:textId="77777777" w:rsidR="00B040C3" w:rsidRPr="00B040C3" w:rsidRDefault="00B040C3" w:rsidP="00B040C3">
            <w:pPr>
              <w:spacing w:after="160" w:line="279" w:lineRule="auto"/>
            </w:pPr>
            <w:r w:rsidRPr="00B040C3">
              <w:t>PENDING, VALIDATED, FAILED, REVIEW_REQUIRED</w:t>
            </w:r>
          </w:p>
        </w:tc>
      </w:tr>
      <w:tr w:rsidR="00B040C3" w:rsidRPr="00B040C3" w14:paraId="1F838475" w14:textId="77777777" w:rsidTr="00C45312">
        <w:tc>
          <w:tcPr>
            <w:tcW w:w="0" w:type="auto"/>
            <w:hideMark/>
          </w:tcPr>
          <w:p w14:paraId="46408D96" w14:textId="77777777" w:rsidR="00B040C3" w:rsidRPr="00B040C3" w:rsidRDefault="00B040C3" w:rsidP="00B040C3">
            <w:pPr>
              <w:spacing w:after="160" w:line="279" w:lineRule="auto"/>
            </w:pPr>
            <w:r w:rsidRPr="00B040C3">
              <w:t>ValidationErrors</w:t>
            </w:r>
          </w:p>
        </w:tc>
        <w:tc>
          <w:tcPr>
            <w:tcW w:w="0" w:type="auto"/>
            <w:hideMark/>
          </w:tcPr>
          <w:p w14:paraId="35848B62" w14:textId="77777777" w:rsidR="00B040C3" w:rsidRPr="00B040C3" w:rsidRDefault="00B040C3" w:rsidP="00B040C3">
            <w:pPr>
              <w:spacing w:after="160" w:line="279" w:lineRule="auto"/>
            </w:pPr>
            <w:r w:rsidRPr="00B040C3">
              <w:t>NVARCHAR(MAX)</w:t>
            </w:r>
          </w:p>
        </w:tc>
        <w:tc>
          <w:tcPr>
            <w:tcW w:w="0" w:type="auto"/>
            <w:hideMark/>
          </w:tcPr>
          <w:p w14:paraId="38E40AEA" w14:textId="77777777" w:rsidR="00B040C3" w:rsidRPr="00B040C3" w:rsidRDefault="00B040C3" w:rsidP="00B040C3">
            <w:pPr>
              <w:spacing w:after="160" w:line="279" w:lineRule="auto"/>
            </w:pPr>
            <w:r w:rsidRPr="00B040C3">
              <w:t>JSON array of validation errors</w:t>
            </w:r>
          </w:p>
        </w:tc>
      </w:tr>
      <w:tr w:rsidR="00B040C3" w:rsidRPr="00B040C3" w14:paraId="41A76188" w14:textId="77777777" w:rsidTr="00C45312">
        <w:tc>
          <w:tcPr>
            <w:tcW w:w="0" w:type="auto"/>
            <w:hideMark/>
          </w:tcPr>
          <w:p w14:paraId="137D40FE" w14:textId="77777777" w:rsidR="00B040C3" w:rsidRPr="00B040C3" w:rsidRDefault="00B040C3" w:rsidP="00B040C3">
            <w:pPr>
              <w:spacing w:after="160" w:line="279" w:lineRule="auto"/>
            </w:pPr>
            <w:r w:rsidRPr="00B040C3">
              <w:t>ProcessingStatus</w:t>
            </w:r>
          </w:p>
        </w:tc>
        <w:tc>
          <w:tcPr>
            <w:tcW w:w="0" w:type="auto"/>
            <w:hideMark/>
          </w:tcPr>
          <w:p w14:paraId="47330480" w14:textId="77777777" w:rsidR="00B040C3" w:rsidRPr="00B040C3" w:rsidRDefault="00B040C3" w:rsidP="00B040C3">
            <w:pPr>
              <w:spacing w:after="160" w:line="279" w:lineRule="auto"/>
            </w:pPr>
            <w:r w:rsidRPr="00B040C3">
              <w:t>VARCHAR(20)</w:t>
            </w:r>
          </w:p>
        </w:tc>
        <w:tc>
          <w:tcPr>
            <w:tcW w:w="0" w:type="auto"/>
            <w:hideMark/>
          </w:tcPr>
          <w:p w14:paraId="0B406D22" w14:textId="77777777" w:rsidR="00B040C3" w:rsidRPr="00B040C3" w:rsidRDefault="00B040C3" w:rsidP="00B040C3">
            <w:pPr>
              <w:spacing w:after="160" w:line="279" w:lineRule="auto"/>
            </w:pPr>
            <w:r w:rsidRPr="00B040C3">
              <w:t>PENDING, IN_PROGRESS, ACH_GENERATED, XML_GENERATED, COMPLETED</w:t>
            </w:r>
          </w:p>
        </w:tc>
      </w:tr>
      <w:tr w:rsidR="00B040C3" w:rsidRPr="00B040C3" w14:paraId="5469E78A" w14:textId="77777777" w:rsidTr="00C45312">
        <w:tc>
          <w:tcPr>
            <w:tcW w:w="0" w:type="auto"/>
            <w:hideMark/>
          </w:tcPr>
          <w:p w14:paraId="4D557061" w14:textId="77777777" w:rsidR="00B040C3" w:rsidRPr="00B040C3" w:rsidRDefault="00B040C3" w:rsidP="00B040C3">
            <w:pPr>
              <w:spacing w:after="160" w:line="279" w:lineRule="auto"/>
            </w:pPr>
            <w:r w:rsidRPr="00B040C3">
              <w:t>ACHGeneratedDate</w:t>
            </w:r>
          </w:p>
        </w:tc>
        <w:tc>
          <w:tcPr>
            <w:tcW w:w="0" w:type="auto"/>
            <w:hideMark/>
          </w:tcPr>
          <w:p w14:paraId="61C50823" w14:textId="77777777" w:rsidR="00B040C3" w:rsidRPr="00B040C3" w:rsidRDefault="00B040C3" w:rsidP="00B040C3">
            <w:pPr>
              <w:spacing w:after="160" w:line="279" w:lineRule="auto"/>
            </w:pPr>
            <w:r w:rsidRPr="00B040C3">
              <w:t>DATETIME</w:t>
            </w:r>
          </w:p>
        </w:tc>
        <w:tc>
          <w:tcPr>
            <w:tcW w:w="0" w:type="auto"/>
            <w:hideMark/>
          </w:tcPr>
          <w:p w14:paraId="5ED60AD1" w14:textId="77777777" w:rsidR="00B040C3" w:rsidRPr="00B040C3" w:rsidRDefault="00B040C3" w:rsidP="00B040C3">
            <w:pPr>
              <w:spacing w:after="160" w:line="279" w:lineRule="auto"/>
            </w:pPr>
            <w:r w:rsidRPr="00B040C3">
              <w:t>When ACH file was generated</w:t>
            </w:r>
          </w:p>
        </w:tc>
      </w:tr>
      <w:tr w:rsidR="00B040C3" w:rsidRPr="00B040C3" w14:paraId="7F236E84" w14:textId="77777777" w:rsidTr="00C45312">
        <w:tc>
          <w:tcPr>
            <w:tcW w:w="0" w:type="auto"/>
            <w:hideMark/>
          </w:tcPr>
          <w:p w14:paraId="7DE47D62" w14:textId="77777777" w:rsidR="00B040C3" w:rsidRPr="00B040C3" w:rsidRDefault="00B040C3" w:rsidP="00B040C3">
            <w:pPr>
              <w:spacing w:after="160" w:line="279" w:lineRule="auto"/>
            </w:pPr>
            <w:r w:rsidRPr="00B040C3">
              <w:t>XMLGeneratedDate</w:t>
            </w:r>
          </w:p>
        </w:tc>
        <w:tc>
          <w:tcPr>
            <w:tcW w:w="0" w:type="auto"/>
            <w:hideMark/>
          </w:tcPr>
          <w:p w14:paraId="41AB1A27" w14:textId="77777777" w:rsidR="00B040C3" w:rsidRPr="00B040C3" w:rsidRDefault="00B040C3" w:rsidP="00B040C3">
            <w:pPr>
              <w:spacing w:after="160" w:line="279" w:lineRule="auto"/>
            </w:pPr>
            <w:r w:rsidRPr="00B040C3">
              <w:t>DATETIME</w:t>
            </w:r>
          </w:p>
        </w:tc>
        <w:tc>
          <w:tcPr>
            <w:tcW w:w="0" w:type="auto"/>
            <w:hideMark/>
          </w:tcPr>
          <w:p w14:paraId="5C172641" w14:textId="77777777" w:rsidR="00B040C3" w:rsidRPr="00B040C3" w:rsidRDefault="00B040C3" w:rsidP="00B040C3">
            <w:pPr>
              <w:spacing w:after="160" w:line="279" w:lineRule="auto"/>
            </w:pPr>
            <w:r w:rsidRPr="00B040C3">
              <w:t>When Relius XML was generated</w:t>
            </w:r>
          </w:p>
        </w:tc>
      </w:tr>
      <w:tr w:rsidR="00B040C3" w:rsidRPr="00B040C3" w14:paraId="02D803F2" w14:textId="77777777" w:rsidTr="00C45312">
        <w:tc>
          <w:tcPr>
            <w:tcW w:w="0" w:type="auto"/>
            <w:hideMark/>
          </w:tcPr>
          <w:p w14:paraId="0D53B52B" w14:textId="77777777" w:rsidR="00B040C3" w:rsidRPr="00B040C3" w:rsidRDefault="00B040C3" w:rsidP="00B040C3">
            <w:pPr>
              <w:spacing w:after="160" w:line="279" w:lineRule="auto"/>
            </w:pPr>
            <w:r w:rsidRPr="00B040C3">
              <w:t>DepWDDetailID</w:t>
            </w:r>
          </w:p>
        </w:tc>
        <w:tc>
          <w:tcPr>
            <w:tcW w:w="0" w:type="auto"/>
            <w:hideMark/>
          </w:tcPr>
          <w:p w14:paraId="5F59E5CC" w14:textId="77777777" w:rsidR="00B040C3" w:rsidRPr="00B040C3" w:rsidRDefault="00B040C3" w:rsidP="00B040C3">
            <w:pPr>
              <w:spacing w:after="160" w:line="279" w:lineRule="auto"/>
            </w:pPr>
            <w:r w:rsidRPr="00B040C3">
              <w:t>INT</w:t>
            </w:r>
          </w:p>
        </w:tc>
        <w:tc>
          <w:tcPr>
            <w:tcW w:w="0" w:type="auto"/>
            <w:hideMark/>
          </w:tcPr>
          <w:p w14:paraId="16D19F46" w14:textId="77777777" w:rsidR="00B040C3" w:rsidRPr="00B040C3" w:rsidRDefault="00B040C3" w:rsidP="00B040C3">
            <w:pPr>
              <w:spacing w:after="160" w:line="279" w:lineRule="auto"/>
            </w:pPr>
            <w:r w:rsidRPr="00B040C3">
              <w:t>Foreign key to DepWDDetail after creation</w:t>
            </w:r>
          </w:p>
        </w:tc>
      </w:tr>
      <w:tr w:rsidR="00B040C3" w:rsidRPr="00B040C3" w14:paraId="14AB485E" w14:textId="77777777" w:rsidTr="00C45312">
        <w:tc>
          <w:tcPr>
            <w:tcW w:w="0" w:type="auto"/>
            <w:hideMark/>
          </w:tcPr>
          <w:p w14:paraId="341C0147" w14:textId="77777777" w:rsidR="00B040C3" w:rsidRPr="00B040C3" w:rsidRDefault="00B040C3" w:rsidP="00B040C3">
            <w:pPr>
              <w:spacing w:after="160" w:line="279" w:lineRule="auto"/>
            </w:pPr>
            <w:r w:rsidRPr="00B040C3">
              <w:t>CreatedDate</w:t>
            </w:r>
          </w:p>
        </w:tc>
        <w:tc>
          <w:tcPr>
            <w:tcW w:w="0" w:type="auto"/>
            <w:hideMark/>
          </w:tcPr>
          <w:p w14:paraId="3169DAA3" w14:textId="77777777" w:rsidR="00B040C3" w:rsidRPr="00B040C3" w:rsidRDefault="00B040C3" w:rsidP="00B040C3">
            <w:pPr>
              <w:spacing w:after="160" w:line="279" w:lineRule="auto"/>
            </w:pPr>
            <w:r w:rsidRPr="00B040C3">
              <w:t>DATETIME</w:t>
            </w:r>
          </w:p>
        </w:tc>
        <w:tc>
          <w:tcPr>
            <w:tcW w:w="0" w:type="auto"/>
            <w:hideMark/>
          </w:tcPr>
          <w:p w14:paraId="44F56187" w14:textId="77777777" w:rsidR="00B040C3" w:rsidRPr="00B040C3" w:rsidRDefault="00B040C3" w:rsidP="00B040C3">
            <w:pPr>
              <w:spacing w:after="160" w:line="279" w:lineRule="auto"/>
            </w:pPr>
            <w:r w:rsidRPr="00B040C3">
              <w:t>Record creation timestamp</w:t>
            </w:r>
          </w:p>
        </w:tc>
      </w:tr>
      <w:tr w:rsidR="00B040C3" w:rsidRPr="00B040C3" w14:paraId="01993E59" w14:textId="77777777" w:rsidTr="00C45312">
        <w:tc>
          <w:tcPr>
            <w:tcW w:w="0" w:type="auto"/>
            <w:hideMark/>
          </w:tcPr>
          <w:p w14:paraId="0A040D34" w14:textId="77777777" w:rsidR="00B040C3" w:rsidRPr="00B040C3" w:rsidRDefault="00B040C3" w:rsidP="00B040C3">
            <w:pPr>
              <w:spacing w:after="160" w:line="279" w:lineRule="auto"/>
            </w:pPr>
            <w:r w:rsidRPr="00B040C3">
              <w:t>ProcessedDate</w:t>
            </w:r>
          </w:p>
        </w:tc>
        <w:tc>
          <w:tcPr>
            <w:tcW w:w="0" w:type="auto"/>
            <w:hideMark/>
          </w:tcPr>
          <w:p w14:paraId="587B2934" w14:textId="77777777" w:rsidR="00B040C3" w:rsidRPr="00B040C3" w:rsidRDefault="00B040C3" w:rsidP="00B040C3">
            <w:pPr>
              <w:spacing w:after="160" w:line="279" w:lineRule="auto"/>
            </w:pPr>
            <w:r w:rsidRPr="00B040C3">
              <w:t>DATETIME</w:t>
            </w:r>
          </w:p>
        </w:tc>
        <w:tc>
          <w:tcPr>
            <w:tcW w:w="0" w:type="auto"/>
            <w:hideMark/>
          </w:tcPr>
          <w:p w14:paraId="07E89B44" w14:textId="77777777" w:rsidR="00B040C3" w:rsidRPr="00B040C3" w:rsidRDefault="00B040C3" w:rsidP="00B040C3">
            <w:pPr>
              <w:spacing w:after="160" w:line="279" w:lineRule="auto"/>
            </w:pPr>
            <w:r w:rsidRPr="00B040C3">
              <w:t>Processing completion timestamp</w:t>
            </w:r>
          </w:p>
        </w:tc>
      </w:tr>
    </w:tbl>
    <w:p w14:paraId="0BFC16EE" w14:textId="77777777" w:rsidR="00C45312" w:rsidRDefault="00C45312" w:rsidP="00B040C3">
      <w:pPr>
        <w:rPr>
          <w:b/>
          <w:bCs/>
        </w:rPr>
      </w:pPr>
    </w:p>
    <w:p w14:paraId="000B7FC3" w14:textId="77777777" w:rsidR="00C45312" w:rsidRDefault="00C45312" w:rsidP="00B040C3">
      <w:pPr>
        <w:rPr>
          <w:b/>
          <w:bCs/>
        </w:rPr>
      </w:pPr>
    </w:p>
    <w:p w14:paraId="6EF98A1C" w14:textId="77728955" w:rsidR="00B040C3" w:rsidRPr="00B040C3" w:rsidRDefault="00B040C3" w:rsidP="00C45312">
      <w:pPr>
        <w:pStyle w:val="Heading4"/>
      </w:pPr>
      <w:r w:rsidRPr="00B040C3">
        <w:t>7.4.3 Payroll Detail Records Table</w:t>
      </w:r>
    </w:p>
    <w:p w14:paraId="763453B3" w14:textId="77777777" w:rsidR="00B040C3" w:rsidRPr="00B040C3" w:rsidRDefault="00B040C3" w:rsidP="00B040C3">
      <w:r w:rsidRPr="00B040C3">
        <w:rPr>
          <w:b/>
          <w:bCs/>
        </w:rPr>
        <w:t>Purpose:</w:t>
      </w:r>
      <w:r w:rsidRPr="00B040C3">
        <w:t xml:space="preserve"> Individual employee records from validated payroll files</w:t>
      </w:r>
    </w:p>
    <w:tbl>
      <w:tblPr>
        <w:tblStyle w:val="TableGrid"/>
        <w:tblW w:w="0" w:type="auto"/>
        <w:tblLook w:val="04A0" w:firstRow="1" w:lastRow="0" w:firstColumn="1" w:lastColumn="0" w:noHBand="0" w:noVBand="1"/>
      </w:tblPr>
      <w:tblGrid>
        <w:gridCol w:w="1993"/>
        <w:gridCol w:w="1792"/>
        <w:gridCol w:w="3959"/>
      </w:tblGrid>
      <w:tr w:rsidR="00B040C3" w:rsidRPr="00B040C3" w14:paraId="1986E7DF" w14:textId="77777777" w:rsidTr="00C45312">
        <w:tc>
          <w:tcPr>
            <w:tcW w:w="0" w:type="auto"/>
            <w:hideMark/>
          </w:tcPr>
          <w:p w14:paraId="507BE540" w14:textId="77777777" w:rsidR="00B040C3" w:rsidRPr="00B040C3" w:rsidRDefault="00B040C3" w:rsidP="00B040C3">
            <w:pPr>
              <w:spacing w:after="160" w:line="279" w:lineRule="auto"/>
              <w:rPr>
                <w:b/>
                <w:bCs/>
              </w:rPr>
            </w:pPr>
            <w:r w:rsidRPr="00B040C3">
              <w:rPr>
                <w:b/>
                <w:bCs/>
              </w:rPr>
              <w:t>Column</w:t>
            </w:r>
          </w:p>
        </w:tc>
        <w:tc>
          <w:tcPr>
            <w:tcW w:w="0" w:type="auto"/>
            <w:hideMark/>
          </w:tcPr>
          <w:p w14:paraId="3C169F64" w14:textId="77777777" w:rsidR="00B040C3" w:rsidRPr="00B040C3" w:rsidRDefault="00B040C3" w:rsidP="00B040C3">
            <w:pPr>
              <w:spacing w:after="160" w:line="279" w:lineRule="auto"/>
              <w:rPr>
                <w:b/>
                <w:bCs/>
              </w:rPr>
            </w:pPr>
            <w:r w:rsidRPr="00B040C3">
              <w:rPr>
                <w:b/>
                <w:bCs/>
              </w:rPr>
              <w:t>Type</w:t>
            </w:r>
          </w:p>
        </w:tc>
        <w:tc>
          <w:tcPr>
            <w:tcW w:w="0" w:type="auto"/>
            <w:hideMark/>
          </w:tcPr>
          <w:p w14:paraId="4AEDA2AF" w14:textId="77777777" w:rsidR="00B040C3" w:rsidRPr="00B040C3" w:rsidRDefault="00B040C3" w:rsidP="00B040C3">
            <w:pPr>
              <w:spacing w:after="160" w:line="279" w:lineRule="auto"/>
              <w:rPr>
                <w:b/>
                <w:bCs/>
              </w:rPr>
            </w:pPr>
            <w:r w:rsidRPr="00B040C3">
              <w:rPr>
                <w:b/>
                <w:bCs/>
              </w:rPr>
              <w:t>Description</w:t>
            </w:r>
          </w:p>
        </w:tc>
      </w:tr>
      <w:tr w:rsidR="00B040C3" w:rsidRPr="00B040C3" w14:paraId="28C386EF" w14:textId="77777777" w:rsidTr="00C45312">
        <w:tc>
          <w:tcPr>
            <w:tcW w:w="0" w:type="auto"/>
            <w:hideMark/>
          </w:tcPr>
          <w:p w14:paraId="677A16BF" w14:textId="77777777" w:rsidR="00B040C3" w:rsidRPr="00B040C3" w:rsidRDefault="00B040C3" w:rsidP="00B040C3">
            <w:pPr>
              <w:spacing w:after="160" w:line="279" w:lineRule="auto"/>
            </w:pPr>
            <w:r w:rsidRPr="00B040C3">
              <w:t>PayrollDetailID</w:t>
            </w:r>
          </w:p>
        </w:tc>
        <w:tc>
          <w:tcPr>
            <w:tcW w:w="0" w:type="auto"/>
            <w:hideMark/>
          </w:tcPr>
          <w:p w14:paraId="51C79B31" w14:textId="77777777" w:rsidR="00B040C3" w:rsidRPr="00B040C3" w:rsidRDefault="00B040C3" w:rsidP="00B040C3">
            <w:pPr>
              <w:spacing w:after="160" w:line="279" w:lineRule="auto"/>
            </w:pPr>
            <w:r w:rsidRPr="00B040C3">
              <w:t>INT IDENTITY</w:t>
            </w:r>
          </w:p>
        </w:tc>
        <w:tc>
          <w:tcPr>
            <w:tcW w:w="0" w:type="auto"/>
            <w:hideMark/>
          </w:tcPr>
          <w:p w14:paraId="71997FAA" w14:textId="77777777" w:rsidR="00B040C3" w:rsidRPr="00B040C3" w:rsidRDefault="00B040C3" w:rsidP="00B040C3">
            <w:pPr>
              <w:spacing w:after="160" w:line="279" w:lineRule="auto"/>
            </w:pPr>
            <w:r w:rsidRPr="00B040C3">
              <w:t>Primary key</w:t>
            </w:r>
          </w:p>
        </w:tc>
      </w:tr>
      <w:tr w:rsidR="00B040C3" w:rsidRPr="00B040C3" w14:paraId="2C836741" w14:textId="77777777" w:rsidTr="00C45312">
        <w:tc>
          <w:tcPr>
            <w:tcW w:w="0" w:type="auto"/>
            <w:hideMark/>
          </w:tcPr>
          <w:p w14:paraId="701C4122" w14:textId="77777777" w:rsidR="00B040C3" w:rsidRPr="00B040C3" w:rsidRDefault="00B040C3" w:rsidP="00B040C3">
            <w:pPr>
              <w:spacing w:after="160" w:line="279" w:lineRule="auto"/>
            </w:pPr>
            <w:r w:rsidRPr="00B040C3">
              <w:t>PendingPayrollID</w:t>
            </w:r>
          </w:p>
        </w:tc>
        <w:tc>
          <w:tcPr>
            <w:tcW w:w="0" w:type="auto"/>
            <w:hideMark/>
          </w:tcPr>
          <w:p w14:paraId="06FBAC0B" w14:textId="77777777" w:rsidR="00B040C3" w:rsidRPr="00B040C3" w:rsidRDefault="00B040C3" w:rsidP="00B040C3">
            <w:pPr>
              <w:spacing w:after="160" w:line="279" w:lineRule="auto"/>
            </w:pPr>
            <w:r w:rsidRPr="00B040C3">
              <w:t>INT</w:t>
            </w:r>
          </w:p>
        </w:tc>
        <w:tc>
          <w:tcPr>
            <w:tcW w:w="0" w:type="auto"/>
            <w:hideMark/>
          </w:tcPr>
          <w:p w14:paraId="0003CAB0" w14:textId="77777777" w:rsidR="00B040C3" w:rsidRPr="00B040C3" w:rsidRDefault="00B040C3" w:rsidP="00B040C3">
            <w:pPr>
              <w:spacing w:after="160" w:line="279" w:lineRule="auto"/>
            </w:pPr>
            <w:r w:rsidRPr="00B040C3">
              <w:t>Foreign key to Pending Payroll Detail</w:t>
            </w:r>
          </w:p>
        </w:tc>
      </w:tr>
      <w:tr w:rsidR="00B040C3" w:rsidRPr="00B040C3" w14:paraId="43269042" w14:textId="77777777" w:rsidTr="00C45312">
        <w:tc>
          <w:tcPr>
            <w:tcW w:w="0" w:type="auto"/>
            <w:hideMark/>
          </w:tcPr>
          <w:p w14:paraId="481CEDA0" w14:textId="77777777" w:rsidR="00B040C3" w:rsidRPr="00B040C3" w:rsidRDefault="00B040C3" w:rsidP="00B040C3">
            <w:pPr>
              <w:spacing w:after="160" w:line="279" w:lineRule="auto"/>
            </w:pPr>
            <w:r w:rsidRPr="00B040C3">
              <w:t>SSN</w:t>
            </w:r>
          </w:p>
        </w:tc>
        <w:tc>
          <w:tcPr>
            <w:tcW w:w="0" w:type="auto"/>
            <w:hideMark/>
          </w:tcPr>
          <w:p w14:paraId="18D4DF98" w14:textId="77777777" w:rsidR="00B040C3" w:rsidRPr="00B040C3" w:rsidRDefault="00B040C3" w:rsidP="00B040C3">
            <w:pPr>
              <w:spacing w:after="160" w:line="279" w:lineRule="auto"/>
            </w:pPr>
            <w:r w:rsidRPr="00B040C3">
              <w:t>VARCHAR(11)</w:t>
            </w:r>
          </w:p>
        </w:tc>
        <w:tc>
          <w:tcPr>
            <w:tcW w:w="0" w:type="auto"/>
            <w:hideMark/>
          </w:tcPr>
          <w:p w14:paraId="39927886" w14:textId="77777777" w:rsidR="00B040C3" w:rsidRPr="00B040C3" w:rsidRDefault="00B040C3" w:rsidP="00B040C3">
            <w:pPr>
              <w:spacing w:after="160" w:line="279" w:lineRule="auto"/>
            </w:pPr>
            <w:r w:rsidRPr="00B040C3">
              <w:t>Social Security Number (encrypted)</w:t>
            </w:r>
          </w:p>
        </w:tc>
      </w:tr>
      <w:tr w:rsidR="00B040C3" w:rsidRPr="00B040C3" w14:paraId="5BB50266" w14:textId="77777777" w:rsidTr="00C45312">
        <w:tc>
          <w:tcPr>
            <w:tcW w:w="0" w:type="auto"/>
            <w:hideMark/>
          </w:tcPr>
          <w:p w14:paraId="39791D2D" w14:textId="77777777" w:rsidR="00B040C3" w:rsidRPr="00B040C3" w:rsidRDefault="00B040C3" w:rsidP="00B040C3">
            <w:pPr>
              <w:spacing w:after="160" w:line="279" w:lineRule="auto"/>
            </w:pPr>
            <w:r w:rsidRPr="00B040C3">
              <w:t>FirstName</w:t>
            </w:r>
          </w:p>
        </w:tc>
        <w:tc>
          <w:tcPr>
            <w:tcW w:w="0" w:type="auto"/>
            <w:hideMark/>
          </w:tcPr>
          <w:p w14:paraId="76612215" w14:textId="77777777" w:rsidR="00B040C3" w:rsidRPr="00B040C3" w:rsidRDefault="00B040C3" w:rsidP="00B040C3">
            <w:pPr>
              <w:spacing w:after="160" w:line="279" w:lineRule="auto"/>
            </w:pPr>
            <w:r w:rsidRPr="00B040C3">
              <w:t>VARCHAR(100)</w:t>
            </w:r>
          </w:p>
        </w:tc>
        <w:tc>
          <w:tcPr>
            <w:tcW w:w="0" w:type="auto"/>
            <w:hideMark/>
          </w:tcPr>
          <w:p w14:paraId="07657E90" w14:textId="77777777" w:rsidR="00B040C3" w:rsidRPr="00B040C3" w:rsidRDefault="00B040C3" w:rsidP="00B040C3">
            <w:pPr>
              <w:spacing w:after="160" w:line="279" w:lineRule="auto"/>
            </w:pPr>
            <w:r w:rsidRPr="00B040C3">
              <w:t>Employee first name</w:t>
            </w:r>
          </w:p>
        </w:tc>
      </w:tr>
      <w:tr w:rsidR="00B040C3" w:rsidRPr="00B040C3" w14:paraId="7670F686" w14:textId="77777777" w:rsidTr="00C45312">
        <w:tc>
          <w:tcPr>
            <w:tcW w:w="0" w:type="auto"/>
            <w:hideMark/>
          </w:tcPr>
          <w:p w14:paraId="4A29E3B6" w14:textId="77777777" w:rsidR="00B040C3" w:rsidRPr="00B040C3" w:rsidRDefault="00B040C3" w:rsidP="00B040C3">
            <w:pPr>
              <w:spacing w:after="160" w:line="279" w:lineRule="auto"/>
            </w:pPr>
            <w:r w:rsidRPr="00B040C3">
              <w:t>LastName</w:t>
            </w:r>
          </w:p>
        </w:tc>
        <w:tc>
          <w:tcPr>
            <w:tcW w:w="0" w:type="auto"/>
            <w:hideMark/>
          </w:tcPr>
          <w:p w14:paraId="4411A318" w14:textId="77777777" w:rsidR="00B040C3" w:rsidRPr="00B040C3" w:rsidRDefault="00B040C3" w:rsidP="00B040C3">
            <w:pPr>
              <w:spacing w:after="160" w:line="279" w:lineRule="auto"/>
            </w:pPr>
            <w:r w:rsidRPr="00B040C3">
              <w:t>VARCHAR(100)</w:t>
            </w:r>
          </w:p>
        </w:tc>
        <w:tc>
          <w:tcPr>
            <w:tcW w:w="0" w:type="auto"/>
            <w:hideMark/>
          </w:tcPr>
          <w:p w14:paraId="73AAB1B9" w14:textId="77777777" w:rsidR="00B040C3" w:rsidRPr="00B040C3" w:rsidRDefault="00B040C3" w:rsidP="00B040C3">
            <w:pPr>
              <w:spacing w:after="160" w:line="279" w:lineRule="auto"/>
            </w:pPr>
            <w:r w:rsidRPr="00B040C3">
              <w:t>Employee last name</w:t>
            </w:r>
          </w:p>
        </w:tc>
      </w:tr>
      <w:tr w:rsidR="00B040C3" w:rsidRPr="00B040C3" w14:paraId="1A2F294A" w14:textId="77777777" w:rsidTr="00C45312">
        <w:tc>
          <w:tcPr>
            <w:tcW w:w="0" w:type="auto"/>
            <w:hideMark/>
          </w:tcPr>
          <w:p w14:paraId="66AE574E" w14:textId="77777777" w:rsidR="00B040C3" w:rsidRPr="00B040C3" w:rsidRDefault="00B040C3" w:rsidP="00B040C3">
            <w:pPr>
              <w:spacing w:after="160" w:line="279" w:lineRule="auto"/>
            </w:pPr>
            <w:r w:rsidRPr="00B040C3">
              <w:t>DOB</w:t>
            </w:r>
          </w:p>
        </w:tc>
        <w:tc>
          <w:tcPr>
            <w:tcW w:w="0" w:type="auto"/>
            <w:hideMark/>
          </w:tcPr>
          <w:p w14:paraId="49584971" w14:textId="77777777" w:rsidR="00B040C3" w:rsidRPr="00B040C3" w:rsidRDefault="00B040C3" w:rsidP="00B040C3">
            <w:pPr>
              <w:spacing w:after="160" w:line="279" w:lineRule="auto"/>
            </w:pPr>
            <w:r w:rsidRPr="00B040C3">
              <w:t>DATE</w:t>
            </w:r>
          </w:p>
        </w:tc>
        <w:tc>
          <w:tcPr>
            <w:tcW w:w="0" w:type="auto"/>
            <w:hideMark/>
          </w:tcPr>
          <w:p w14:paraId="5B06426D" w14:textId="77777777" w:rsidR="00B040C3" w:rsidRPr="00B040C3" w:rsidRDefault="00B040C3" w:rsidP="00B040C3">
            <w:pPr>
              <w:spacing w:after="160" w:line="279" w:lineRule="auto"/>
            </w:pPr>
            <w:r w:rsidRPr="00B040C3">
              <w:t>Date of birth</w:t>
            </w:r>
          </w:p>
        </w:tc>
      </w:tr>
      <w:tr w:rsidR="00B040C3" w:rsidRPr="00B040C3" w14:paraId="533F848C" w14:textId="77777777" w:rsidTr="00C45312">
        <w:tc>
          <w:tcPr>
            <w:tcW w:w="0" w:type="auto"/>
            <w:hideMark/>
          </w:tcPr>
          <w:p w14:paraId="1E4FBF9F" w14:textId="77777777" w:rsidR="00B040C3" w:rsidRPr="00B040C3" w:rsidRDefault="00B040C3" w:rsidP="00B040C3">
            <w:pPr>
              <w:spacing w:after="160" w:line="279" w:lineRule="auto"/>
            </w:pPr>
            <w:r w:rsidRPr="00B040C3">
              <w:t>DOH</w:t>
            </w:r>
          </w:p>
        </w:tc>
        <w:tc>
          <w:tcPr>
            <w:tcW w:w="0" w:type="auto"/>
            <w:hideMark/>
          </w:tcPr>
          <w:p w14:paraId="7476F207" w14:textId="77777777" w:rsidR="00B040C3" w:rsidRPr="00B040C3" w:rsidRDefault="00B040C3" w:rsidP="00B040C3">
            <w:pPr>
              <w:spacing w:after="160" w:line="279" w:lineRule="auto"/>
            </w:pPr>
            <w:r w:rsidRPr="00B040C3">
              <w:t>DATE</w:t>
            </w:r>
          </w:p>
        </w:tc>
        <w:tc>
          <w:tcPr>
            <w:tcW w:w="0" w:type="auto"/>
            <w:hideMark/>
          </w:tcPr>
          <w:p w14:paraId="122FEA63" w14:textId="77777777" w:rsidR="00B040C3" w:rsidRPr="00B040C3" w:rsidRDefault="00B040C3" w:rsidP="00B040C3">
            <w:pPr>
              <w:spacing w:after="160" w:line="279" w:lineRule="auto"/>
            </w:pPr>
            <w:r w:rsidRPr="00B040C3">
              <w:t>Date of hire</w:t>
            </w:r>
          </w:p>
        </w:tc>
      </w:tr>
      <w:tr w:rsidR="00B040C3" w:rsidRPr="00B040C3" w14:paraId="05223702" w14:textId="77777777" w:rsidTr="00C45312">
        <w:tc>
          <w:tcPr>
            <w:tcW w:w="0" w:type="auto"/>
            <w:hideMark/>
          </w:tcPr>
          <w:p w14:paraId="46CCCB9F" w14:textId="77777777" w:rsidR="00B040C3" w:rsidRPr="00B040C3" w:rsidRDefault="00B040C3" w:rsidP="00B040C3">
            <w:pPr>
              <w:spacing w:after="160" w:line="279" w:lineRule="auto"/>
            </w:pPr>
            <w:r w:rsidRPr="00B040C3">
              <w:lastRenderedPageBreak/>
              <w:t>DOT</w:t>
            </w:r>
          </w:p>
        </w:tc>
        <w:tc>
          <w:tcPr>
            <w:tcW w:w="0" w:type="auto"/>
            <w:hideMark/>
          </w:tcPr>
          <w:p w14:paraId="39AC67A8" w14:textId="77777777" w:rsidR="00B040C3" w:rsidRPr="00B040C3" w:rsidRDefault="00B040C3" w:rsidP="00B040C3">
            <w:pPr>
              <w:spacing w:after="160" w:line="279" w:lineRule="auto"/>
            </w:pPr>
            <w:r w:rsidRPr="00B040C3">
              <w:t>DATE</w:t>
            </w:r>
          </w:p>
        </w:tc>
        <w:tc>
          <w:tcPr>
            <w:tcW w:w="0" w:type="auto"/>
            <w:hideMark/>
          </w:tcPr>
          <w:p w14:paraId="26116A28" w14:textId="77777777" w:rsidR="00B040C3" w:rsidRPr="00B040C3" w:rsidRDefault="00B040C3" w:rsidP="00B040C3">
            <w:pPr>
              <w:spacing w:after="160" w:line="279" w:lineRule="auto"/>
            </w:pPr>
            <w:r w:rsidRPr="00B040C3">
              <w:t>Date of termination</w:t>
            </w:r>
          </w:p>
        </w:tc>
      </w:tr>
      <w:tr w:rsidR="00B040C3" w:rsidRPr="00B040C3" w14:paraId="4E8F3917" w14:textId="77777777" w:rsidTr="00C45312">
        <w:tc>
          <w:tcPr>
            <w:tcW w:w="0" w:type="auto"/>
            <w:hideMark/>
          </w:tcPr>
          <w:p w14:paraId="0CA4FD3B" w14:textId="77777777" w:rsidR="00B040C3" w:rsidRPr="00B040C3" w:rsidRDefault="00B040C3" w:rsidP="00B040C3">
            <w:pPr>
              <w:spacing w:after="160" w:line="279" w:lineRule="auto"/>
            </w:pPr>
            <w:r w:rsidRPr="00B040C3">
              <w:t>DOR</w:t>
            </w:r>
          </w:p>
        </w:tc>
        <w:tc>
          <w:tcPr>
            <w:tcW w:w="0" w:type="auto"/>
            <w:hideMark/>
          </w:tcPr>
          <w:p w14:paraId="30936812" w14:textId="77777777" w:rsidR="00B040C3" w:rsidRPr="00B040C3" w:rsidRDefault="00B040C3" w:rsidP="00B040C3">
            <w:pPr>
              <w:spacing w:after="160" w:line="279" w:lineRule="auto"/>
            </w:pPr>
            <w:r w:rsidRPr="00B040C3">
              <w:t>DATE</w:t>
            </w:r>
          </w:p>
        </w:tc>
        <w:tc>
          <w:tcPr>
            <w:tcW w:w="0" w:type="auto"/>
            <w:hideMark/>
          </w:tcPr>
          <w:p w14:paraId="220C57C1" w14:textId="77777777" w:rsidR="00B040C3" w:rsidRPr="00B040C3" w:rsidRDefault="00B040C3" w:rsidP="00B040C3">
            <w:pPr>
              <w:spacing w:after="160" w:line="279" w:lineRule="auto"/>
            </w:pPr>
            <w:r w:rsidRPr="00B040C3">
              <w:t>Date of rehire</w:t>
            </w:r>
          </w:p>
        </w:tc>
      </w:tr>
      <w:tr w:rsidR="00B040C3" w:rsidRPr="00B040C3" w14:paraId="25A51199" w14:textId="77777777" w:rsidTr="00C45312">
        <w:tc>
          <w:tcPr>
            <w:tcW w:w="0" w:type="auto"/>
            <w:hideMark/>
          </w:tcPr>
          <w:p w14:paraId="678E071D" w14:textId="77777777" w:rsidR="00B040C3" w:rsidRPr="00B040C3" w:rsidRDefault="00B040C3" w:rsidP="00B040C3">
            <w:pPr>
              <w:spacing w:after="160" w:line="279" w:lineRule="auto"/>
            </w:pPr>
            <w:r w:rsidRPr="00B040C3">
              <w:t>Hours</w:t>
            </w:r>
          </w:p>
        </w:tc>
        <w:tc>
          <w:tcPr>
            <w:tcW w:w="0" w:type="auto"/>
            <w:hideMark/>
          </w:tcPr>
          <w:p w14:paraId="4EB3C29E" w14:textId="77777777" w:rsidR="00B040C3" w:rsidRPr="00B040C3" w:rsidRDefault="00B040C3" w:rsidP="00B040C3">
            <w:pPr>
              <w:spacing w:after="160" w:line="279" w:lineRule="auto"/>
            </w:pPr>
            <w:r w:rsidRPr="00B040C3">
              <w:t>DECIMAL(10,2)</w:t>
            </w:r>
          </w:p>
        </w:tc>
        <w:tc>
          <w:tcPr>
            <w:tcW w:w="0" w:type="auto"/>
            <w:hideMark/>
          </w:tcPr>
          <w:p w14:paraId="613E147E" w14:textId="77777777" w:rsidR="00B040C3" w:rsidRPr="00B040C3" w:rsidRDefault="00B040C3" w:rsidP="00B040C3">
            <w:pPr>
              <w:spacing w:after="160" w:line="279" w:lineRule="auto"/>
            </w:pPr>
            <w:r w:rsidRPr="00B040C3">
              <w:t>Hours worked</w:t>
            </w:r>
          </w:p>
        </w:tc>
      </w:tr>
      <w:tr w:rsidR="00B040C3" w:rsidRPr="00B040C3" w14:paraId="6FCB116E" w14:textId="77777777" w:rsidTr="00C45312">
        <w:tc>
          <w:tcPr>
            <w:tcW w:w="0" w:type="auto"/>
            <w:hideMark/>
          </w:tcPr>
          <w:p w14:paraId="48A0DCAB" w14:textId="77777777" w:rsidR="00B040C3" w:rsidRPr="00B040C3" w:rsidRDefault="00B040C3" w:rsidP="00B040C3">
            <w:pPr>
              <w:spacing w:after="160" w:line="279" w:lineRule="auto"/>
            </w:pPr>
            <w:r w:rsidRPr="00B040C3">
              <w:t>Salary</w:t>
            </w:r>
          </w:p>
        </w:tc>
        <w:tc>
          <w:tcPr>
            <w:tcW w:w="0" w:type="auto"/>
            <w:hideMark/>
          </w:tcPr>
          <w:p w14:paraId="5E3E6DE7" w14:textId="77777777" w:rsidR="00B040C3" w:rsidRPr="00B040C3" w:rsidRDefault="00B040C3" w:rsidP="00B040C3">
            <w:pPr>
              <w:spacing w:after="160" w:line="279" w:lineRule="auto"/>
            </w:pPr>
            <w:r w:rsidRPr="00B040C3">
              <w:t>DECIMAL(15,2)</w:t>
            </w:r>
          </w:p>
        </w:tc>
        <w:tc>
          <w:tcPr>
            <w:tcW w:w="0" w:type="auto"/>
            <w:hideMark/>
          </w:tcPr>
          <w:p w14:paraId="1C0B1255" w14:textId="77777777" w:rsidR="00B040C3" w:rsidRPr="00B040C3" w:rsidRDefault="00B040C3" w:rsidP="00B040C3">
            <w:pPr>
              <w:spacing w:after="160" w:line="279" w:lineRule="auto"/>
            </w:pPr>
            <w:r w:rsidRPr="00B040C3">
              <w:t>Salary amount</w:t>
            </w:r>
          </w:p>
        </w:tc>
      </w:tr>
      <w:tr w:rsidR="00B040C3" w:rsidRPr="00B040C3" w14:paraId="66B5416C" w14:textId="77777777" w:rsidTr="00C45312">
        <w:tc>
          <w:tcPr>
            <w:tcW w:w="0" w:type="auto"/>
            <w:hideMark/>
          </w:tcPr>
          <w:p w14:paraId="5C689EE6" w14:textId="77777777" w:rsidR="00B040C3" w:rsidRPr="00B040C3" w:rsidRDefault="00B040C3" w:rsidP="00B040C3">
            <w:pPr>
              <w:spacing w:after="160" w:line="279" w:lineRule="auto"/>
            </w:pPr>
            <w:r w:rsidRPr="00B040C3">
              <w:t>Bonus</w:t>
            </w:r>
          </w:p>
        </w:tc>
        <w:tc>
          <w:tcPr>
            <w:tcW w:w="0" w:type="auto"/>
            <w:hideMark/>
          </w:tcPr>
          <w:p w14:paraId="34A4B3CC" w14:textId="77777777" w:rsidR="00B040C3" w:rsidRPr="00B040C3" w:rsidRDefault="00B040C3" w:rsidP="00B040C3">
            <w:pPr>
              <w:spacing w:after="160" w:line="279" w:lineRule="auto"/>
            </w:pPr>
            <w:r w:rsidRPr="00B040C3">
              <w:t>DECIMAL(15,2)</w:t>
            </w:r>
          </w:p>
        </w:tc>
        <w:tc>
          <w:tcPr>
            <w:tcW w:w="0" w:type="auto"/>
            <w:hideMark/>
          </w:tcPr>
          <w:p w14:paraId="2D927593" w14:textId="77777777" w:rsidR="00B040C3" w:rsidRPr="00B040C3" w:rsidRDefault="00B040C3" w:rsidP="00B040C3">
            <w:pPr>
              <w:spacing w:after="160" w:line="279" w:lineRule="auto"/>
            </w:pPr>
            <w:r w:rsidRPr="00B040C3">
              <w:t>Bonus amount</w:t>
            </w:r>
          </w:p>
        </w:tc>
      </w:tr>
      <w:tr w:rsidR="00B040C3" w:rsidRPr="00B040C3" w14:paraId="547FF9B2" w14:textId="77777777" w:rsidTr="00C45312">
        <w:tc>
          <w:tcPr>
            <w:tcW w:w="0" w:type="auto"/>
            <w:hideMark/>
          </w:tcPr>
          <w:p w14:paraId="529BAED7" w14:textId="77777777" w:rsidR="00B040C3" w:rsidRPr="00B040C3" w:rsidRDefault="00B040C3" w:rsidP="00B040C3">
            <w:pPr>
              <w:spacing w:after="160" w:line="279" w:lineRule="auto"/>
            </w:pPr>
            <w:r w:rsidRPr="00B040C3">
              <w:t>Commissions</w:t>
            </w:r>
          </w:p>
        </w:tc>
        <w:tc>
          <w:tcPr>
            <w:tcW w:w="0" w:type="auto"/>
            <w:hideMark/>
          </w:tcPr>
          <w:p w14:paraId="398F4972" w14:textId="77777777" w:rsidR="00B040C3" w:rsidRPr="00B040C3" w:rsidRDefault="00B040C3" w:rsidP="00B040C3">
            <w:pPr>
              <w:spacing w:after="160" w:line="279" w:lineRule="auto"/>
            </w:pPr>
            <w:r w:rsidRPr="00B040C3">
              <w:t>DECIMAL(15,2)</w:t>
            </w:r>
          </w:p>
        </w:tc>
        <w:tc>
          <w:tcPr>
            <w:tcW w:w="0" w:type="auto"/>
            <w:hideMark/>
          </w:tcPr>
          <w:p w14:paraId="49015E00" w14:textId="77777777" w:rsidR="00B040C3" w:rsidRPr="00B040C3" w:rsidRDefault="00B040C3" w:rsidP="00B040C3">
            <w:pPr>
              <w:spacing w:after="160" w:line="279" w:lineRule="auto"/>
            </w:pPr>
            <w:r w:rsidRPr="00B040C3">
              <w:t>Commission amount</w:t>
            </w:r>
          </w:p>
        </w:tc>
      </w:tr>
      <w:tr w:rsidR="00B040C3" w:rsidRPr="00B040C3" w14:paraId="0B9EB21F" w14:textId="77777777" w:rsidTr="00C45312">
        <w:tc>
          <w:tcPr>
            <w:tcW w:w="0" w:type="auto"/>
            <w:hideMark/>
          </w:tcPr>
          <w:p w14:paraId="4C9AF762" w14:textId="77777777" w:rsidR="00B040C3" w:rsidRPr="00B040C3" w:rsidRDefault="00B040C3" w:rsidP="00B040C3">
            <w:pPr>
              <w:spacing w:after="160" w:line="279" w:lineRule="auto"/>
            </w:pPr>
            <w:r w:rsidRPr="00B040C3">
              <w:t>Overtime</w:t>
            </w:r>
          </w:p>
        </w:tc>
        <w:tc>
          <w:tcPr>
            <w:tcW w:w="0" w:type="auto"/>
            <w:hideMark/>
          </w:tcPr>
          <w:p w14:paraId="70113CA5" w14:textId="77777777" w:rsidR="00B040C3" w:rsidRPr="00B040C3" w:rsidRDefault="00B040C3" w:rsidP="00B040C3">
            <w:pPr>
              <w:spacing w:after="160" w:line="279" w:lineRule="auto"/>
            </w:pPr>
            <w:r w:rsidRPr="00B040C3">
              <w:t>DECIMAL(15,2)</w:t>
            </w:r>
          </w:p>
        </w:tc>
        <w:tc>
          <w:tcPr>
            <w:tcW w:w="0" w:type="auto"/>
            <w:hideMark/>
          </w:tcPr>
          <w:p w14:paraId="6050822C" w14:textId="77777777" w:rsidR="00B040C3" w:rsidRPr="00B040C3" w:rsidRDefault="00B040C3" w:rsidP="00B040C3">
            <w:pPr>
              <w:spacing w:after="160" w:line="279" w:lineRule="auto"/>
            </w:pPr>
            <w:r w:rsidRPr="00B040C3">
              <w:t>Overtime amount</w:t>
            </w:r>
          </w:p>
        </w:tc>
      </w:tr>
      <w:tr w:rsidR="00B040C3" w:rsidRPr="00B040C3" w14:paraId="4CA725F4" w14:textId="77777777" w:rsidTr="00C45312">
        <w:tc>
          <w:tcPr>
            <w:tcW w:w="0" w:type="auto"/>
            <w:hideMark/>
          </w:tcPr>
          <w:p w14:paraId="62240476" w14:textId="77777777" w:rsidR="00B040C3" w:rsidRPr="00B040C3" w:rsidRDefault="00B040C3" w:rsidP="00B040C3">
            <w:pPr>
              <w:spacing w:after="160" w:line="279" w:lineRule="auto"/>
            </w:pPr>
            <w:r w:rsidRPr="00B040C3">
              <w:t>Deferral</w:t>
            </w:r>
          </w:p>
        </w:tc>
        <w:tc>
          <w:tcPr>
            <w:tcW w:w="0" w:type="auto"/>
            <w:hideMark/>
          </w:tcPr>
          <w:p w14:paraId="1ACBFB5C" w14:textId="77777777" w:rsidR="00B040C3" w:rsidRPr="00B040C3" w:rsidRDefault="00B040C3" w:rsidP="00B040C3">
            <w:pPr>
              <w:spacing w:after="160" w:line="279" w:lineRule="auto"/>
            </w:pPr>
            <w:r w:rsidRPr="00B040C3">
              <w:t>DECIMAL(15,2)</w:t>
            </w:r>
          </w:p>
        </w:tc>
        <w:tc>
          <w:tcPr>
            <w:tcW w:w="0" w:type="auto"/>
            <w:hideMark/>
          </w:tcPr>
          <w:p w14:paraId="1E76BFC2" w14:textId="77777777" w:rsidR="00B040C3" w:rsidRPr="00B040C3" w:rsidRDefault="00B040C3" w:rsidP="00B040C3">
            <w:pPr>
              <w:spacing w:after="160" w:line="279" w:lineRule="auto"/>
            </w:pPr>
            <w:r w:rsidRPr="00B040C3">
              <w:t>Pre-tax deferral</w:t>
            </w:r>
          </w:p>
        </w:tc>
      </w:tr>
      <w:tr w:rsidR="00B040C3" w:rsidRPr="00B040C3" w14:paraId="65A54324" w14:textId="77777777" w:rsidTr="00C45312">
        <w:tc>
          <w:tcPr>
            <w:tcW w:w="0" w:type="auto"/>
            <w:hideMark/>
          </w:tcPr>
          <w:p w14:paraId="4367EF7C" w14:textId="77777777" w:rsidR="00B040C3" w:rsidRPr="00B040C3" w:rsidRDefault="00B040C3" w:rsidP="00B040C3">
            <w:pPr>
              <w:spacing w:after="160" w:line="279" w:lineRule="auto"/>
            </w:pPr>
            <w:r w:rsidRPr="00B040C3">
              <w:t>RothDeferral</w:t>
            </w:r>
          </w:p>
        </w:tc>
        <w:tc>
          <w:tcPr>
            <w:tcW w:w="0" w:type="auto"/>
            <w:hideMark/>
          </w:tcPr>
          <w:p w14:paraId="055B4CD4" w14:textId="77777777" w:rsidR="00B040C3" w:rsidRPr="00B040C3" w:rsidRDefault="00B040C3" w:rsidP="00B040C3">
            <w:pPr>
              <w:spacing w:after="160" w:line="279" w:lineRule="auto"/>
            </w:pPr>
            <w:r w:rsidRPr="00B040C3">
              <w:t>DECIMAL(15,2)</w:t>
            </w:r>
          </w:p>
        </w:tc>
        <w:tc>
          <w:tcPr>
            <w:tcW w:w="0" w:type="auto"/>
            <w:hideMark/>
          </w:tcPr>
          <w:p w14:paraId="1A9F2042" w14:textId="77777777" w:rsidR="00B040C3" w:rsidRPr="00B040C3" w:rsidRDefault="00B040C3" w:rsidP="00B040C3">
            <w:pPr>
              <w:spacing w:after="160" w:line="279" w:lineRule="auto"/>
            </w:pPr>
            <w:r w:rsidRPr="00B040C3">
              <w:t>Roth deferral</w:t>
            </w:r>
          </w:p>
        </w:tc>
      </w:tr>
      <w:tr w:rsidR="00B040C3" w:rsidRPr="00B040C3" w14:paraId="28097DF7" w14:textId="77777777" w:rsidTr="00C45312">
        <w:tc>
          <w:tcPr>
            <w:tcW w:w="0" w:type="auto"/>
            <w:hideMark/>
          </w:tcPr>
          <w:p w14:paraId="100D9AA4" w14:textId="77777777" w:rsidR="00B040C3" w:rsidRPr="00B040C3" w:rsidRDefault="00B040C3" w:rsidP="00B040C3">
            <w:pPr>
              <w:spacing w:after="160" w:line="279" w:lineRule="auto"/>
            </w:pPr>
            <w:r w:rsidRPr="00B040C3">
              <w:t>Match</w:t>
            </w:r>
          </w:p>
        </w:tc>
        <w:tc>
          <w:tcPr>
            <w:tcW w:w="0" w:type="auto"/>
            <w:hideMark/>
          </w:tcPr>
          <w:p w14:paraId="74F241E4" w14:textId="77777777" w:rsidR="00B040C3" w:rsidRPr="00B040C3" w:rsidRDefault="00B040C3" w:rsidP="00B040C3">
            <w:pPr>
              <w:spacing w:after="160" w:line="279" w:lineRule="auto"/>
            </w:pPr>
            <w:r w:rsidRPr="00B040C3">
              <w:t>DECIMAL(15,2)</w:t>
            </w:r>
          </w:p>
        </w:tc>
        <w:tc>
          <w:tcPr>
            <w:tcW w:w="0" w:type="auto"/>
            <w:hideMark/>
          </w:tcPr>
          <w:p w14:paraId="0CD6D080" w14:textId="77777777" w:rsidR="00B040C3" w:rsidRPr="00B040C3" w:rsidRDefault="00B040C3" w:rsidP="00B040C3">
            <w:pPr>
              <w:spacing w:after="160" w:line="279" w:lineRule="auto"/>
            </w:pPr>
            <w:r w:rsidRPr="00B040C3">
              <w:t>Employer match</w:t>
            </w:r>
          </w:p>
        </w:tc>
      </w:tr>
      <w:tr w:rsidR="00B040C3" w:rsidRPr="00B040C3" w14:paraId="6DAC8CD6" w14:textId="77777777" w:rsidTr="00C45312">
        <w:tc>
          <w:tcPr>
            <w:tcW w:w="0" w:type="auto"/>
            <w:hideMark/>
          </w:tcPr>
          <w:p w14:paraId="0F3240CE" w14:textId="77777777" w:rsidR="00B040C3" w:rsidRPr="00B040C3" w:rsidRDefault="00B040C3" w:rsidP="00B040C3">
            <w:pPr>
              <w:spacing w:after="160" w:line="279" w:lineRule="auto"/>
            </w:pPr>
            <w:r w:rsidRPr="00B040C3">
              <w:t>SHMatch</w:t>
            </w:r>
          </w:p>
        </w:tc>
        <w:tc>
          <w:tcPr>
            <w:tcW w:w="0" w:type="auto"/>
            <w:hideMark/>
          </w:tcPr>
          <w:p w14:paraId="15ECCAAC" w14:textId="77777777" w:rsidR="00B040C3" w:rsidRPr="00B040C3" w:rsidRDefault="00B040C3" w:rsidP="00B040C3">
            <w:pPr>
              <w:spacing w:after="160" w:line="279" w:lineRule="auto"/>
            </w:pPr>
            <w:r w:rsidRPr="00B040C3">
              <w:t>DECIMAL(15,2)</w:t>
            </w:r>
          </w:p>
        </w:tc>
        <w:tc>
          <w:tcPr>
            <w:tcW w:w="0" w:type="auto"/>
            <w:hideMark/>
          </w:tcPr>
          <w:p w14:paraId="3827E5ED" w14:textId="77777777" w:rsidR="00B040C3" w:rsidRPr="00B040C3" w:rsidRDefault="00B040C3" w:rsidP="00B040C3">
            <w:pPr>
              <w:spacing w:after="160" w:line="279" w:lineRule="auto"/>
            </w:pPr>
            <w:r w:rsidRPr="00B040C3">
              <w:t>Safe harbor match</w:t>
            </w:r>
          </w:p>
        </w:tc>
      </w:tr>
      <w:tr w:rsidR="00B040C3" w:rsidRPr="00B040C3" w14:paraId="10ACD617" w14:textId="77777777" w:rsidTr="00C45312">
        <w:tc>
          <w:tcPr>
            <w:tcW w:w="0" w:type="auto"/>
            <w:hideMark/>
          </w:tcPr>
          <w:p w14:paraId="0FA3E27C" w14:textId="77777777" w:rsidR="00B040C3" w:rsidRPr="00B040C3" w:rsidRDefault="00B040C3" w:rsidP="00B040C3">
            <w:pPr>
              <w:spacing w:after="160" w:line="279" w:lineRule="auto"/>
            </w:pPr>
            <w:r w:rsidRPr="00B040C3">
              <w:t>SHNE</w:t>
            </w:r>
          </w:p>
        </w:tc>
        <w:tc>
          <w:tcPr>
            <w:tcW w:w="0" w:type="auto"/>
            <w:hideMark/>
          </w:tcPr>
          <w:p w14:paraId="1D346286" w14:textId="77777777" w:rsidR="00B040C3" w:rsidRPr="00B040C3" w:rsidRDefault="00B040C3" w:rsidP="00B040C3">
            <w:pPr>
              <w:spacing w:after="160" w:line="279" w:lineRule="auto"/>
            </w:pPr>
            <w:r w:rsidRPr="00B040C3">
              <w:t>DECIMAL(15,2)</w:t>
            </w:r>
          </w:p>
        </w:tc>
        <w:tc>
          <w:tcPr>
            <w:tcW w:w="0" w:type="auto"/>
            <w:hideMark/>
          </w:tcPr>
          <w:p w14:paraId="7DB48059" w14:textId="77777777" w:rsidR="00B040C3" w:rsidRPr="00B040C3" w:rsidRDefault="00B040C3" w:rsidP="00B040C3">
            <w:pPr>
              <w:spacing w:after="160" w:line="279" w:lineRule="auto"/>
            </w:pPr>
            <w:r w:rsidRPr="00B040C3">
              <w:t>Safe harbor non-elective</w:t>
            </w:r>
          </w:p>
        </w:tc>
      </w:tr>
      <w:tr w:rsidR="00B040C3" w:rsidRPr="00B040C3" w14:paraId="10E7D78A" w14:textId="77777777" w:rsidTr="00C45312">
        <w:tc>
          <w:tcPr>
            <w:tcW w:w="0" w:type="auto"/>
            <w:hideMark/>
          </w:tcPr>
          <w:p w14:paraId="519DD84B" w14:textId="77777777" w:rsidR="00B040C3" w:rsidRPr="00B040C3" w:rsidRDefault="00B040C3" w:rsidP="00B040C3">
            <w:pPr>
              <w:spacing w:after="160" w:line="279" w:lineRule="auto"/>
            </w:pPr>
            <w:r w:rsidRPr="00B040C3">
              <w:t>PShare</w:t>
            </w:r>
          </w:p>
        </w:tc>
        <w:tc>
          <w:tcPr>
            <w:tcW w:w="0" w:type="auto"/>
            <w:hideMark/>
          </w:tcPr>
          <w:p w14:paraId="2F7F87F8" w14:textId="77777777" w:rsidR="00B040C3" w:rsidRPr="00B040C3" w:rsidRDefault="00B040C3" w:rsidP="00B040C3">
            <w:pPr>
              <w:spacing w:after="160" w:line="279" w:lineRule="auto"/>
            </w:pPr>
            <w:r w:rsidRPr="00B040C3">
              <w:t>DECIMAL(15,2)</w:t>
            </w:r>
          </w:p>
        </w:tc>
        <w:tc>
          <w:tcPr>
            <w:tcW w:w="0" w:type="auto"/>
            <w:hideMark/>
          </w:tcPr>
          <w:p w14:paraId="4A8FFCF3" w14:textId="77777777" w:rsidR="00B040C3" w:rsidRPr="00B040C3" w:rsidRDefault="00B040C3" w:rsidP="00B040C3">
            <w:pPr>
              <w:spacing w:after="160" w:line="279" w:lineRule="auto"/>
            </w:pPr>
            <w:r w:rsidRPr="00B040C3">
              <w:t>Profit sharing</w:t>
            </w:r>
          </w:p>
        </w:tc>
      </w:tr>
      <w:tr w:rsidR="00B040C3" w:rsidRPr="00B040C3" w14:paraId="254492B9" w14:textId="77777777" w:rsidTr="00C45312">
        <w:tc>
          <w:tcPr>
            <w:tcW w:w="0" w:type="auto"/>
            <w:hideMark/>
          </w:tcPr>
          <w:p w14:paraId="294473C5" w14:textId="77777777" w:rsidR="00B040C3" w:rsidRPr="00B040C3" w:rsidRDefault="00B040C3" w:rsidP="00B040C3">
            <w:pPr>
              <w:spacing w:after="160" w:line="279" w:lineRule="auto"/>
            </w:pPr>
            <w:r w:rsidRPr="00B040C3">
              <w:t>Loan</w:t>
            </w:r>
          </w:p>
        </w:tc>
        <w:tc>
          <w:tcPr>
            <w:tcW w:w="0" w:type="auto"/>
            <w:hideMark/>
          </w:tcPr>
          <w:p w14:paraId="421A0D9B" w14:textId="77777777" w:rsidR="00B040C3" w:rsidRPr="00B040C3" w:rsidRDefault="00B040C3" w:rsidP="00B040C3">
            <w:pPr>
              <w:spacing w:after="160" w:line="279" w:lineRule="auto"/>
            </w:pPr>
            <w:r w:rsidRPr="00B040C3">
              <w:t>DECIMAL(15,2)</w:t>
            </w:r>
          </w:p>
        </w:tc>
        <w:tc>
          <w:tcPr>
            <w:tcW w:w="0" w:type="auto"/>
            <w:hideMark/>
          </w:tcPr>
          <w:p w14:paraId="7C88C042" w14:textId="77777777" w:rsidR="00B040C3" w:rsidRPr="00B040C3" w:rsidRDefault="00B040C3" w:rsidP="00B040C3">
            <w:pPr>
              <w:spacing w:after="160" w:line="279" w:lineRule="auto"/>
            </w:pPr>
            <w:r w:rsidRPr="00B040C3">
              <w:t>Loan payment</w:t>
            </w:r>
          </w:p>
        </w:tc>
      </w:tr>
      <w:tr w:rsidR="00B040C3" w:rsidRPr="00B040C3" w14:paraId="166175AF" w14:textId="77777777" w:rsidTr="00C45312">
        <w:tc>
          <w:tcPr>
            <w:tcW w:w="0" w:type="auto"/>
            <w:hideMark/>
          </w:tcPr>
          <w:p w14:paraId="52BD88AA" w14:textId="77777777" w:rsidR="00B040C3" w:rsidRPr="00B040C3" w:rsidRDefault="00B040C3" w:rsidP="00B040C3">
            <w:pPr>
              <w:spacing w:after="160" w:line="279" w:lineRule="auto"/>
            </w:pPr>
            <w:r w:rsidRPr="00B040C3">
              <w:t>BadSSNInd</w:t>
            </w:r>
          </w:p>
        </w:tc>
        <w:tc>
          <w:tcPr>
            <w:tcW w:w="0" w:type="auto"/>
            <w:hideMark/>
          </w:tcPr>
          <w:p w14:paraId="4C30CA35" w14:textId="77777777" w:rsidR="00B040C3" w:rsidRPr="00B040C3" w:rsidRDefault="00B040C3" w:rsidP="00B040C3">
            <w:pPr>
              <w:spacing w:after="160" w:line="279" w:lineRule="auto"/>
            </w:pPr>
            <w:r w:rsidRPr="00B040C3">
              <w:t>BIT</w:t>
            </w:r>
          </w:p>
        </w:tc>
        <w:tc>
          <w:tcPr>
            <w:tcW w:w="0" w:type="auto"/>
            <w:hideMark/>
          </w:tcPr>
          <w:p w14:paraId="06CA350A" w14:textId="77777777" w:rsidR="00B040C3" w:rsidRPr="00B040C3" w:rsidRDefault="00B040C3" w:rsidP="00B040C3">
            <w:pPr>
              <w:spacing w:after="160" w:line="279" w:lineRule="auto"/>
            </w:pPr>
            <w:r w:rsidRPr="00B040C3">
              <w:t>Flag for invalid SSN</w:t>
            </w:r>
          </w:p>
        </w:tc>
      </w:tr>
      <w:tr w:rsidR="00B040C3" w:rsidRPr="00B040C3" w14:paraId="584D084E" w14:textId="77777777" w:rsidTr="00C45312">
        <w:tc>
          <w:tcPr>
            <w:tcW w:w="0" w:type="auto"/>
            <w:hideMark/>
          </w:tcPr>
          <w:p w14:paraId="33EC8521" w14:textId="77777777" w:rsidR="00B040C3" w:rsidRPr="00B040C3" w:rsidRDefault="00B040C3" w:rsidP="00B040C3">
            <w:pPr>
              <w:spacing w:after="160" w:line="279" w:lineRule="auto"/>
            </w:pPr>
            <w:r w:rsidRPr="00B040C3">
              <w:t>IssueType</w:t>
            </w:r>
          </w:p>
        </w:tc>
        <w:tc>
          <w:tcPr>
            <w:tcW w:w="0" w:type="auto"/>
            <w:hideMark/>
          </w:tcPr>
          <w:p w14:paraId="13BC1291" w14:textId="77777777" w:rsidR="00B040C3" w:rsidRPr="00B040C3" w:rsidRDefault="00B040C3" w:rsidP="00B040C3">
            <w:pPr>
              <w:spacing w:after="160" w:line="279" w:lineRule="auto"/>
            </w:pPr>
            <w:r w:rsidRPr="00B040C3">
              <w:t>VARCHAR(50)</w:t>
            </w:r>
          </w:p>
        </w:tc>
        <w:tc>
          <w:tcPr>
            <w:tcW w:w="0" w:type="auto"/>
            <w:hideMark/>
          </w:tcPr>
          <w:p w14:paraId="3120F468" w14:textId="77777777" w:rsidR="00B040C3" w:rsidRPr="00B040C3" w:rsidRDefault="00B040C3" w:rsidP="00B040C3">
            <w:pPr>
              <w:spacing w:after="160" w:line="279" w:lineRule="auto"/>
            </w:pPr>
            <w:r w:rsidRPr="00B040C3">
              <w:t>Type of issue if flagged</w:t>
            </w:r>
          </w:p>
        </w:tc>
      </w:tr>
      <w:tr w:rsidR="00B040C3" w:rsidRPr="00B040C3" w14:paraId="7CA743C9" w14:textId="77777777" w:rsidTr="00C45312">
        <w:tc>
          <w:tcPr>
            <w:tcW w:w="0" w:type="auto"/>
            <w:hideMark/>
          </w:tcPr>
          <w:p w14:paraId="1E447FF7" w14:textId="77777777" w:rsidR="00B040C3" w:rsidRPr="00B040C3" w:rsidRDefault="00B040C3" w:rsidP="00B040C3">
            <w:pPr>
              <w:spacing w:after="160" w:line="279" w:lineRule="auto"/>
            </w:pPr>
            <w:r w:rsidRPr="00B040C3">
              <w:t>WarningType</w:t>
            </w:r>
          </w:p>
        </w:tc>
        <w:tc>
          <w:tcPr>
            <w:tcW w:w="0" w:type="auto"/>
            <w:hideMark/>
          </w:tcPr>
          <w:p w14:paraId="44EDE239" w14:textId="77777777" w:rsidR="00B040C3" w:rsidRPr="00B040C3" w:rsidRDefault="00B040C3" w:rsidP="00B040C3">
            <w:pPr>
              <w:spacing w:after="160" w:line="279" w:lineRule="auto"/>
            </w:pPr>
            <w:r w:rsidRPr="00B040C3">
              <w:t>VARCHAR(50)</w:t>
            </w:r>
          </w:p>
        </w:tc>
        <w:tc>
          <w:tcPr>
            <w:tcW w:w="0" w:type="auto"/>
            <w:hideMark/>
          </w:tcPr>
          <w:p w14:paraId="750C8716" w14:textId="77777777" w:rsidR="00B040C3" w:rsidRPr="00B040C3" w:rsidRDefault="00B040C3" w:rsidP="00B040C3">
            <w:pPr>
              <w:spacing w:after="160" w:line="279" w:lineRule="auto"/>
            </w:pPr>
            <w:r w:rsidRPr="00B040C3">
              <w:t>Type of warning if flagged</w:t>
            </w:r>
          </w:p>
        </w:tc>
      </w:tr>
    </w:tbl>
    <w:p w14:paraId="7C855DAA" w14:textId="77777777" w:rsidR="00C45312" w:rsidRDefault="00C45312" w:rsidP="00B040C3">
      <w:pPr>
        <w:rPr>
          <w:b/>
          <w:bCs/>
        </w:rPr>
      </w:pPr>
    </w:p>
    <w:p w14:paraId="0D82508B" w14:textId="77777777" w:rsidR="00C45312" w:rsidRDefault="00C45312" w:rsidP="00B040C3">
      <w:pPr>
        <w:rPr>
          <w:b/>
          <w:bCs/>
        </w:rPr>
      </w:pPr>
    </w:p>
    <w:p w14:paraId="37E06C55" w14:textId="1D096C09" w:rsidR="00B040C3" w:rsidRPr="00B040C3" w:rsidRDefault="00B040C3" w:rsidP="00C45312">
      <w:pPr>
        <w:pStyle w:val="Heading4"/>
      </w:pPr>
      <w:r w:rsidRPr="00B040C3">
        <w:t>7.4.4 Operational Stats Table</w:t>
      </w:r>
    </w:p>
    <w:p w14:paraId="37A8CB87" w14:textId="77777777" w:rsidR="00B040C3" w:rsidRPr="00B040C3" w:rsidRDefault="00B040C3" w:rsidP="00B040C3">
      <w:r w:rsidRPr="00B040C3">
        <w:rPr>
          <w:b/>
          <w:bCs/>
        </w:rPr>
        <w:t>Purpose:</w:t>
      </w:r>
      <w:r w:rsidRPr="00B040C3">
        <w:t xml:space="preserve"> Processing metrics, SLA tracking, and audit trail</w:t>
      </w:r>
    </w:p>
    <w:tbl>
      <w:tblPr>
        <w:tblStyle w:val="TableGrid"/>
        <w:tblW w:w="0" w:type="auto"/>
        <w:tblLook w:val="04A0" w:firstRow="1" w:lastRow="0" w:firstColumn="1" w:lastColumn="0" w:noHBand="0" w:noVBand="1"/>
      </w:tblPr>
      <w:tblGrid>
        <w:gridCol w:w="2571"/>
        <w:gridCol w:w="2040"/>
        <w:gridCol w:w="4739"/>
      </w:tblGrid>
      <w:tr w:rsidR="00B040C3" w:rsidRPr="00B040C3" w14:paraId="749F9B7D" w14:textId="77777777" w:rsidTr="00C45312">
        <w:tc>
          <w:tcPr>
            <w:tcW w:w="0" w:type="auto"/>
            <w:hideMark/>
          </w:tcPr>
          <w:p w14:paraId="6194BAEE" w14:textId="77777777" w:rsidR="00B040C3" w:rsidRPr="00B040C3" w:rsidRDefault="00B040C3" w:rsidP="00B040C3">
            <w:pPr>
              <w:spacing w:after="160" w:line="279" w:lineRule="auto"/>
              <w:rPr>
                <w:b/>
                <w:bCs/>
              </w:rPr>
            </w:pPr>
            <w:r w:rsidRPr="00B040C3">
              <w:rPr>
                <w:b/>
                <w:bCs/>
              </w:rPr>
              <w:t>Column</w:t>
            </w:r>
          </w:p>
        </w:tc>
        <w:tc>
          <w:tcPr>
            <w:tcW w:w="0" w:type="auto"/>
            <w:hideMark/>
          </w:tcPr>
          <w:p w14:paraId="21D421D7" w14:textId="77777777" w:rsidR="00B040C3" w:rsidRPr="00B040C3" w:rsidRDefault="00B040C3" w:rsidP="00B040C3">
            <w:pPr>
              <w:spacing w:after="160" w:line="279" w:lineRule="auto"/>
              <w:rPr>
                <w:b/>
                <w:bCs/>
              </w:rPr>
            </w:pPr>
            <w:r w:rsidRPr="00B040C3">
              <w:rPr>
                <w:b/>
                <w:bCs/>
              </w:rPr>
              <w:t>Type</w:t>
            </w:r>
          </w:p>
        </w:tc>
        <w:tc>
          <w:tcPr>
            <w:tcW w:w="0" w:type="auto"/>
            <w:hideMark/>
          </w:tcPr>
          <w:p w14:paraId="622305BA" w14:textId="77777777" w:rsidR="00B040C3" w:rsidRPr="00B040C3" w:rsidRDefault="00B040C3" w:rsidP="00B040C3">
            <w:pPr>
              <w:spacing w:after="160" w:line="279" w:lineRule="auto"/>
              <w:rPr>
                <w:b/>
                <w:bCs/>
              </w:rPr>
            </w:pPr>
            <w:r w:rsidRPr="00B040C3">
              <w:rPr>
                <w:b/>
                <w:bCs/>
              </w:rPr>
              <w:t>Description</w:t>
            </w:r>
          </w:p>
        </w:tc>
      </w:tr>
      <w:tr w:rsidR="00B040C3" w:rsidRPr="00B040C3" w14:paraId="24B13156" w14:textId="77777777" w:rsidTr="00C45312">
        <w:tc>
          <w:tcPr>
            <w:tcW w:w="0" w:type="auto"/>
            <w:hideMark/>
          </w:tcPr>
          <w:p w14:paraId="2A1D1255" w14:textId="77777777" w:rsidR="00B040C3" w:rsidRPr="00B040C3" w:rsidRDefault="00B040C3" w:rsidP="00B040C3">
            <w:pPr>
              <w:spacing w:after="160" w:line="279" w:lineRule="auto"/>
            </w:pPr>
            <w:r w:rsidRPr="00B040C3">
              <w:t>OperationalStatID</w:t>
            </w:r>
          </w:p>
        </w:tc>
        <w:tc>
          <w:tcPr>
            <w:tcW w:w="0" w:type="auto"/>
            <w:hideMark/>
          </w:tcPr>
          <w:p w14:paraId="38550D89" w14:textId="77777777" w:rsidR="00B040C3" w:rsidRPr="00B040C3" w:rsidRDefault="00B040C3" w:rsidP="00B040C3">
            <w:pPr>
              <w:spacing w:after="160" w:line="279" w:lineRule="auto"/>
            </w:pPr>
            <w:r w:rsidRPr="00B040C3">
              <w:t>INT IDENTITY</w:t>
            </w:r>
          </w:p>
        </w:tc>
        <w:tc>
          <w:tcPr>
            <w:tcW w:w="0" w:type="auto"/>
            <w:hideMark/>
          </w:tcPr>
          <w:p w14:paraId="31F525A0" w14:textId="77777777" w:rsidR="00B040C3" w:rsidRPr="00B040C3" w:rsidRDefault="00B040C3" w:rsidP="00B040C3">
            <w:pPr>
              <w:spacing w:after="160" w:line="279" w:lineRule="auto"/>
            </w:pPr>
            <w:r w:rsidRPr="00B040C3">
              <w:t>Primary key</w:t>
            </w:r>
          </w:p>
        </w:tc>
      </w:tr>
      <w:tr w:rsidR="00B040C3" w:rsidRPr="00B040C3" w14:paraId="619092D2" w14:textId="77777777" w:rsidTr="00C45312">
        <w:tc>
          <w:tcPr>
            <w:tcW w:w="0" w:type="auto"/>
            <w:hideMark/>
          </w:tcPr>
          <w:p w14:paraId="3CBE6B49" w14:textId="77777777" w:rsidR="00B040C3" w:rsidRPr="00B040C3" w:rsidRDefault="00B040C3" w:rsidP="00B040C3">
            <w:pPr>
              <w:spacing w:after="160" w:line="279" w:lineRule="auto"/>
            </w:pPr>
            <w:r w:rsidRPr="00B040C3">
              <w:t>FileID</w:t>
            </w:r>
          </w:p>
        </w:tc>
        <w:tc>
          <w:tcPr>
            <w:tcW w:w="0" w:type="auto"/>
            <w:hideMark/>
          </w:tcPr>
          <w:p w14:paraId="7026AE73" w14:textId="77777777" w:rsidR="00B040C3" w:rsidRPr="00B040C3" w:rsidRDefault="00B040C3" w:rsidP="00B040C3">
            <w:pPr>
              <w:spacing w:after="160" w:line="279" w:lineRule="auto"/>
            </w:pPr>
            <w:r w:rsidRPr="00B040C3">
              <w:t>VARCHAR(100)</w:t>
            </w:r>
          </w:p>
        </w:tc>
        <w:tc>
          <w:tcPr>
            <w:tcW w:w="0" w:type="auto"/>
            <w:hideMark/>
          </w:tcPr>
          <w:p w14:paraId="16FF774D" w14:textId="77777777" w:rsidR="00B040C3" w:rsidRPr="00B040C3" w:rsidRDefault="00B040C3" w:rsidP="00B040C3">
            <w:pPr>
              <w:spacing w:after="160" w:line="279" w:lineRule="auto"/>
            </w:pPr>
            <w:r w:rsidRPr="00B040C3">
              <w:t>Unique file identifier</w:t>
            </w:r>
          </w:p>
        </w:tc>
      </w:tr>
      <w:tr w:rsidR="00B040C3" w:rsidRPr="00B040C3" w14:paraId="14C5227A" w14:textId="77777777" w:rsidTr="00C45312">
        <w:tc>
          <w:tcPr>
            <w:tcW w:w="0" w:type="auto"/>
            <w:hideMark/>
          </w:tcPr>
          <w:p w14:paraId="025D77EE" w14:textId="77777777" w:rsidR="00B040C3" w:rsidRPr="00B040C3" w:rsidRDefault="00B040C3" w:rsidP="00B040C3">
            <w:pPr>
              <w:spacing w:after="160" w:line="279" w:lineRule="auto"/>
            </w:pPr>
            <w:r w:rsidRPr="00B040C3">
              <w:lastRenderedPageBreak/>
              <w:t>ClientID</w:t>
            </w:r>
          </w:p>
        </w:tc>
        <w:tc>
          <w:tcPr>
            <w:tcW w:w="0" w:type="auto"/>
            <w:hideMark/>
          </w:tcPr>
          <w:p w14:paraId="56CE9FAE" w14:textId="77777777" w:rsidR="00B040C3" w:rsidRPr="00B040C3" w:rsidRDefault="00B040C3" w:rsidP="00B040C3">
            <w:pPr>
              <w:spacing w:after="160" w:line="279" w:lineRule="auto"/>
            </w:pPr>
            <w:r w:rsidRPr="00B040C3">
              <w:t>VARCHAR(50)</w:t>
            </w:r>
          </w:p>
        </w:tc>
        <w:tc>
          <w:tcPr>
            <w:tcW w:w="0" w:type="auto"/>
            <w:hideMark/>
          </w:tcPr>
          <w:p w14:paraId="4FD0B539" w14:textId="77777777" w:rsidR="00B040C3" w:rsidRPr="00B040C3" w:rsidRDefault="00B040C3" w:rsidP="00B040C3">
            <w:pPr>
              <w:spacing w:after="160" w:line="279" w:lineRule="auto"/>
            </w:pPr>
            <w:r w:rsidRPr="00B040C3">
              <w:t>Client identifier</w:t>
            </w:r>
          </w:p>
        </w:tc>
      </w:tr>
      <w:tr w:rsidR="00B040C3" w:rsidRPr="00B040C3" w14:paraId="6F20CBDD" w14:textId="77777777" w:rsidTr="00C45312">
        <w:tc>
          <w:tcPr>
            <w:tcW w:w="0" w:type="auto"/>
            <w:hideMark/>
          </w:tcPr>
          <w:p w14:paraId="69C862D5" w14:textId="77777777" w:rsidR="00B040C3" w:rsidRPr="00B040C3" w:rsidRDefault="00B040C3" w:rsidP="00B040C3">
            <w:pPr>
              <w:spacing w:after="160" w:line="279" w:lineRule="auto"/>
            </w:pPr>
            <w:r w:rsidRPr="00B040C3">
              <w:t>PlanID</w:t>
            </w:r>
          </w:p>
        </w:tc>
        <w:tc>
          <w:tcPr>
            <w:tcW w:w="0" w:type="auto"/>
            <w:hideMark/>
          </w:tcPr>
          <w:p w14:paraId="47846E47" w14:textId="77777777" w:rsidR="00B040C3" w:rsidRPr="00B040C3" w:rsidRDefault="00B040C3" w:rsidP="00B040C3">
            <w:pPr>
              <w:spacing w:after="160" w:line="279" w:lineRule="auto"/>
            </w:pPr>
            <w:r w:rsidRPr="00B040C3">
              <w:t>VARCHAR(50)</w:t>
            </w:r>
          </w:p>
        </w:tc>
        <w:tc>
          <w:tcPr>
            <w:tcW w:w="0" w:type="auto"/>
            <w:hideMark/>
          </w:tcPr>
          <w:p w14:paraId="3E877F06" w14:textId="77777777" w:rsidR="00B040C3" w:rsidRPr="00B040C3" w:rsidRDefault="00B040C3" w:rsidP="00B040C3">
            <w:pPr>
              <w:spacing w:after="160" w:line="279" w:lineRule="auto"/>
            </w:pPr>
            <w:r w:rsidRPr="00B040C3">
              <w:t>Plan identifier</w:t>
            </w:r>
          </w:p>
        </w:tc>
      </w:tr>
      <w:tr w:rsidR="00B040C3" w:rsidRPr="00B040C3" w14:paraId="5EC71DA6" w14:textId="77777777" w:rsidTr="00C45312">
        <w:tc>
          <w:tcPr>
            <w:tcW w:w="0" w:type="auto"/>
            <w:hideMark/>
          </w:tcPr>
          <w:p w14:paraId="5839D073" w14:textId="77777777" w:rsidR="00B040C3" w:rsidRPr="00B040C3" w:rsidRDefault="00B040C3" w:rsidP="00B040C3">
            <w:pPr>
              <w:spacing w:after="160" w:line="279" w:lineRule="auto"/>
            </w:pPr>
            <w:r w:rsidRPr="00B040C3">
              <w:t>EventType</w:t>
            </w:r>
          </w:p>
        </w:tc>
        <w:tc>
          <w:tcPr>
            <w:tcW w:w="0" w:type="auto"/>
            <w:hideMark/>
          </w:tcPr>
          <w:p w14:paraId="3CFEACA9" w14:textId="77777777" w:rsidR="00B040C3" w:rsidRPr="00B040C3" w:rsidRDefault="00B040C3" w:rsidP="00B040C3">
            <w:pPr>
              <w:spacing w:after="160" w:line="279" w:lineRule="auto"/>
            </w:pPr>
            <w:r w:rsidRPr="00B040C3">
              <w:t>VARCHAR(50)</w:t>
            </w:r>
          </w:p>
        </w:tc>
        <w:tc>
          <w:tcPr>
            <w:tcW w:w="0" w:type="auto"/>
            <w:hideMark/>
          </w:tcPr>
          <w:p w14:paraId="1132A3EB" w14:textId="77777777" w:rsidR="00B040C3" w:rsidRPr="00B040C3" w:rsidRDefault="00B040C3" w:rsidP="00B040C3">
            <w:pPr>
              <w:spacing w:after="160" w:line="279" w:lineRule="auto"/>
            </w:pPr>
            <w:r w:rsidRPr="00B040C3">
              <w:t>FILE_RECEIVED, VALIDATION_START, VALIDATION_COMPLETE, ACH_GENERATED, etc.</w:t>
            </w:r>
          </w:p>
        </w:tc>
      </w:tr>
      <w:tr w:rsidR="00B040C3" w:rsidRPr="00B040C3" w14:paraId="2BF62332" w14:textId="77777777" w:rsidTr="00C45312">
        <w:tc>
          <w:tcPr>
            <w:tcW w:w="0" w:type="auto"/>
            <w:hideMark/>
          </w:tcPr>
          <w:p w14:paraId="17C95AC0" w14:textId="77777777" w:rsidR="00B040C3" w:rsidRPr="00B040C3" w:rsidRDefault="00B040C3" w:rsidP="00B040C3">
            <w:pPr>
              <w:spacing w:after="160" w:line="279" w:lineRule="auto"/>
            </w:pPr>
            <w:r w:rsidRPr="00B040C3">
              <w:t>EventTimestamp</w:t>
            </w:r>
          </w:p>
        </w:tc>
        <w:tc>
          <w:tcPr>
            <w:tcW w:w="0" w:type="auto"/>
            <w:hideMark/>
          </w:tcPr>
          <w:p w14:paraId="22AB2B61" w14:textId="77777777" w:rsidR="00B040C3" w:rsidRPr="00B040C3" w:rsidRDefault="00B040C3" w:rsidP="00B040C3">
            <w:pPr>
              <w:spacing w:after="160" w:line="279" w:lineRule="auto"/>
            </w:pPr>
            <w:r w:rsidRPr="00B040C3">
              <w:t>DATETIME</w:t>
            </w:r>
          </w:p>
        </w:tc>
        <w:tc>
          <w:tcPr>
            <w:tcW w:w="0" w:type="auto"/>
            <w:hideMark/>
          </w:tcPr>
          <w:p w14:paraId="1BABE17C" w14:textId="77777777" w:rsidR="00B040C3" w:rsidRPr="00B040C3" w:rsidRDefault="00B040C3" w:rsidP="00B040C3">
            <w:pPr>
              <w:spacing w:after="160" w:line="279" w:lineRule="auto"/>
            </w:pPr>
            <w:r w:rsidRPr="00B040C3">
              <w:t>When event occurred</w:t>
            </w:r>
          </w:p>
        </w:tc>
      </w:tr>
      <w:tr w:rsidR="00B040C3" w:rsidRPr="00B040C3" w14:paraId="44F4E138" w14:textId="77777777" w:rsidTr="00C45312">
        <w:tc>
          <w:tcPr>
            <w:tcW w:w="0" w:type="auto"/>
            <w:hideMark/>
          </w:tcPr>
          <w:p w14:paraId="1CB10424" w14:textId="77777777" w:rsidR="00B040C3" w:rsidRPr="00B040C3" w:rsidRDefault="00B040C3" w:rsidP="00B040C3">
            <w:pPr>
              <w:spacing w:after="160" w:line="279" w:lineRule="auto"/>
            </w:pPr>
            <w:r w:rsidRPr="00B040C3">
              <w:t>ProcessingDurationMs</w:t>
            </w:r>
          </w:p>
        </w:tc>
        <w:tc>
          <w:tcPr>
            <w:tcW w:w="0" w:type="auto"/>
            <w:hideMark/>
          </w:tcPr>
          <w:p w14:paraId="4DF89DC9" w14:textId="77777777" w:rsidR="00B040C3" w:rsidRPr="00B040C3" w:rsidRDefault="00B040C3" w:rsidP="00B040C3">
            <w:pPr>
              <w:spacing w:after="160" w:line="279" w:lineRule="auto"/>
            </w:pPr>
            <w:r w:rsidRPr="00B040C3">
              <w:t>INT</w:t>
            </w:r>
          </w:p>
        </w:tc>
        <w:tc>
          <w:tcPr>
            <w:tcW w:w="0" w:type="auto"/>
            <w:hideMark/>
          </w:tcPr>
          <w:p w14:paraId="55CA1783" w14:textId="77777777" w:rsidR="00B040C3" w:rsidRPr="00B040C3" w:rsidRDefault="00B040C3" w:rsidP="00B040C3">
            <w:pPr>
              <w:spacing w:after="160" w:line="279" w:lineRule="auto"/>
            </w:pPr>
            <w:r w:rsidRPr="00B040C3">
              <w:t>Processing time in milliseconds</w:t>
            </w:r>
          </w:p>
        </w:tc>
      </w:tr>
      <w:tr w:rsidR="00B040C3" w:rsidRPr="00B040C3" w14:paraId="7DB6D119" w14:textId="77777777" w:rsidTr="00C45312">
        <w:tc>
          <w:tcPr>
            <w:tcW w:w="0" w:type="auto"/>
            <w:hideMark/>
          </w:tcPr>
          <w:p w14:paraId="0170F904" w14:textId="77777777" w:rsidR="00B040C3" w:rsidRPr="00B040C3" w:rsidRDefault="00B040C3" w:rsidP="00B040C3">
            <w:pPr>
              <w:spacing w:after="160" w:line="279" w:lineRule="auto"/>
            </w:pPr>
            <w:r w:rsidRPr="00B040C3">
              <w:t>RecordCount</w:t>
            </w:r>
          </w:p>
        </w:tc>
        <w:tc>
          <w:tcPr>
            <w:tcW w:w="0" w:type="auto"/>
            <w:hideMark/>
          </w:tcPr>
          <w:p w14:paraId="660DAF7F" w14:textId="77777777" w:rsidR="00B040C3" w:rsidRPr="00B040C3" w:rsidRDefault="00B040C3" w:rsidP="00B040C3">
            <w:pPr>
              <w:spacing w:after="160" w:line="279" w:lineRule="auto"/>
            </w:pPr>
            <w:r w:rsidRPr="00B040C3">
              <w:t>INT</w:t>
            </w:r>
          </w:p>
        </w:tc>
        <w:tc>
          <w:tcPr>
            <w:tcW w:w="0" w:type="auto"/>
            <w:hideMark/>
          </w:tcPr>
          <w:p w14:paraId="361278F3" w14:textId="77777777" w:rsidR="00B040C3" w:rsidRPr="00B040C3" w:rsidRDefault="00B040C3" w:rsidP="00B040C3">
            <w:pPr>
              <w:spacing w:after="160" w:line="279" w:lineRule="auto"/>
            </w:pPr>
            <w:r w:rsidRPr="00B040C3">
              <w:t>Number of records processed</w:t>
            </w:r>
          </w:p>
        </w:tc>
      </w:tr>
      <w:tr w:rsidR="00B040C3" w:rsidRPr="00B040C3" w14:paraId="57D8D3D6" w14:textId="77777777" w:rsidTr="00C45312">
        <w:tc>
          <w:tcPr>
            <w:tcW w:w="0" w:type="auto"/>
            <w:hideMark/>
          </w:tcPr>
          <w:p w14:paraId="6980AF94" w14:textId="77777777" w:rsidR="00B040C3" w:rsidRPr="00B040C3" w:rsidRDefault="00B040C3" w:rsidP="00B040C3">
            <w:pPr>
              <w:spacing w:after="160" w:line="279" w:lineRule="auto"/>
            </w:pPr>
            <w:r w:rsidRPr="00B040C3">
              <w:t>ErrorCount</w:t>
            </w:r>
          </w:p>
        </w:tc>
        <w:tc>
          <w:tcPr>
            <w:tcW w:w="0" w:type="auto"/>
            <w:hideMark/>
          </w:tcPr>
          <w:p w14:paraId="08DCB894" w14:textId="77777777" w:rsidR="00B040C3" w:rsidRPr="00B040C3" w:rsidRDefault="00B040C3" w:rsidP="00B040C3">
            <w:pPr>
              <w:spacing w:after="160" w:line="279" w:lineRule="auto"/>
            </w:pPr>
            <w:r w:rsidRPr="00B040C3">
              <w:t>INT</w:t>
            </w:r>
          </w:p>
        </w:tc>
        <w:tc>
          <w:tcPr>
            <w:tcW w:w="0" w:type="auto"/>
            <w:hideMark/>
          </w:tcPr>
          <w:p w14:paraId="16A1CA41" w14:textId="77777777" w:rsidR="00B040C3" w:rsidRPr="00B040C3" w:rsidRDefault="00B040C3" w:rsidP="00B040C3">
            <w:pPr>
              <w:spacing w:after="160" w:line="279" w:lineRule="auto"/>
            </w:pPr>
            <w:r w:rsidRPr="00B040C3">
              <w:t>Number of errors encountered</w:t>
            </w:r>
          </w:p>
        </w:tc>
      </w:tr>
      <w:tr w:rsidR="00B040C3" w:rsidRPr="00B040C3" w14:paraId="6DEF4F2A" w14:textId="77777777" w:rsidTr="00C45312">
        <w:tc>
          <w:tcPr>
            <w:tcW w:w="0" w:type="auto"/>
            <w:hideMark/>
          </w:tcPr>
          <w:p w14:paraId="3443A9BC" w14:textId="77777777" w:rsidR="00B040C3" w:rsidRPr="00B040C3" w:rsidRDefault="00B040C3" w:rsidP="00B040C3">
            <w:pPr>
              <w:spacing w:after="160" w:line="279" w:lineRule="auto"/>
            </w:pPr>
            <w:r w:rsidRPr="00B040C3">
              <w:t>WarningCount</w:t>
            </w:r>
          </w:p>
        </w:tc>
        <w:tc>
          <w:tcPr>
            <w:tcW w:w="0" w:type="auto"/>
            <w:hideMark/>
          </w:tcPr>
          <w:p w14:paraId="22D367D7" w14:textId="77777777" w:rsidR="00B040C3" w:rsidRPr="00B040C3" w:rsidRDefault="00B040C3" w:rsidP="00B040C3">
            <w:pPr>
              <w:spacing w:after="160" w:line="279" w:lineRule="auto"/>
            </w:pPr>
            <w:r w:rsidRPr="00B040C3">
              <w:t>INT</w:t>
            </w:r>
          </w:p>
        </w:tc>
        <w:tc>
          <w:tcPr>
            <w:tcW w:w="0" w:type="auto"/>
            <w:hideMark/>
          </w:tcPr>
          <w:p w14:paraId="23437514" w14:textId="77777777" w:rsidR="00B040C3" w:rsidRPr="00B040C3" w:rsidRDefault="00B040C3" w:rsidP="00B040C3">
            <w:pPr>
              <w:spacing w:after="160" w:line="279" w:lineRule="auto"/>
            </w:pPr>
            <w:r w:rsidRPr="00B040C3">
              <w:t>Number of warnings generated</w:t>
            </w:r>
          </w:p>
        </w:tc>
      </w:tr>
      <w:tr w:rsidR="00B040C3" w:rsidRPr="00B040C3" w14:paraId="3F22E7DE" w14:textId="77777777" w:rsidTr="00C45312">
        <w:tc>
          <w:tcPr>
            <w:tcW w:w="0" w:type="auto"/>
            <w:hideMark/>
          </w:tcPr>
          <w:p w14:paraId="10BCE25D" w14:textId="77777777" w:rsidR="00B040C3" w:rsidRPr="00B040C3" w:rsidRDefault="00B040C3" w:rsidP="00B040C3">
            <w:pPr>
              <w:spacing w:after="160" w:line="279" w:lineRule="auto"/>
            </w:pPr>
            <w:r w:rsidRPr="00B040C3">
              <w:t>Status</w:t>
            </w:r>
          </w:p>
        </w:tc>
        <w:tc>
          <w:tcPr>
            <w:tcW w:w="0" w:type="auto"/>
            <w:hideMark/>
          </w:tcPr>
          <w:p w14:paraId="3944D709" w14:textId="77777777" w:rsidR="00B040C3" w:rsidRPr="00B040C3" w:rsidRDefault="00B040C3" w:rsidP="00B040C3">
            <w:pPr>
              <w:spacing w:after="160" w:line="279" w:lineRule="auto"/>
            </w:pPr>
            <w:r w:rsidRPr="00B040C3">
              <w:t>VARCHAR(20)</w:t>
            </w:r>
          </w:p>
        </w:tc>
        <w:tc>
          <w:tcPr>
            <w:tcW w:w="0" w:type="auto"/>
            <w:hideMark/>
          </w:tcPr>
          <w:p w14:paraId="20FA5887" w14:textId="77777777" w:rsidR="00B040C3" w:rsidRPr="00B040C3" w:rsidRDefault="00B040C3" w:rsidP="00B040C3">
            <w:pPr>
              <w:spacing w:after="160" w:line="279" w:lineRule="auto"/>
            </w:pPr>
            <w:r w:rsidRPr="00B040C3">
              <w:t>SUCCESS, FAILURE, WARNING</w:t>
            </w:r>
          </w:p>
        </w:tc>
      </w:tr>
      <w:tr w:rsidR="00B040C3" w:rsidRPr="00B040C3" w14:paraId="390128EC" w14:textId="77777777" w:rsidTr="00C45312">
        <w:tc>
          <w:tcPr>
            <w:tcW w:w="0" w:type="auto"/>
            <w:hideMark/>
          </w:tcPr>
          <w:p w14:paraId="39260BA9" w14:textId="77777777" w:rsidR="00B040C3" w:rsidRPr="00B040C3" w:rsidRDefault="00B040C3" w:rsidP="00B040C3">
            <w:pPr>
              <w:spacing w:after="160" w:line="279" w:lineRule="auto"/>
            </w:pPr>
            <w:r w:rsidRPr="00B040C3">
              <w:t>ErrorDetails</w:t>
            </w:r>
          </w:p>
        </w:tc>
        <w:tc>
          <w:tcPr>
            <w:tcW w:w="0" w:type="auto"/>
            <w:hideMark/>
          </w:tcPr>
          <w:p w14:paraId="039A2E56" w14:textId="77777777" w:rsidR="00B040C3" w:rsidRPr="00B040C3" w:rsidRDefault="00B040C3" w:rsidP="00B040C3">
            <w:pPr>
              <w:spacing w:after="160" w:line="279" w:lineRule="auto"/>
            </w:pPr>
            <w:r w:rsidRPr="00B040C3">
              <w:t>NVARCHAR(MAX)</w:t>
            </w:r>
          </w:p>
        </w:tc>
        <w:tc>
          <w:tcPr>
            <w:tcW w:w="0" w:type="auto"/>
            <w:hideMark/>
          </w:tcPr>
          <w:p w14:paraId="4CF047D9" w14:textId="77777777" w:rsidR="00B040C3" w:rsidRPr="00B040C3" w:rsidRDefault="00B040C3" w:rsidP="00B040C3">
            <w:pPr>
              <w:spacing w:after="160" w:line="279" w:lineRule="auto"/>
            </w:pPr>
            <w:r w:rsidRPr="00B040C3">
              <w:t>JSON error details</w:t>
            </w:r>
          </w:p>
        </w:tc>
      </w:tr>
      <w:tr w:rsidR="00B040C3" w:rsidRPr="00B040C3" w14:paraId="0B45FE4E" w14:textId="77777777" w:rsidTr="00C45312">
        <w:tc>
          <w:tcPr>
            <w:tcW w:w="0" w:type="auto"/>
            <w:hideMark/>
          </w:tcPr>
          <w:p w14:paraId="7C8BBE72" w14:textId="77777777" w:rsidR="00B040C3" w:rsidRPr="00B040C3" w:rsidRDefault="00B040C3" w:rsidP="00B040C3">
            <w:pPr>
              <w:spacing w:after="160" w:line="279" w:lineRule="auto"/>
            </w:pPr>
            <w:r w:rsidRPr="00B040C3">
              <w:t>CorrelationID</w:t>
            </w:r>
          </w:p>
        </w:tc>
        <w:tc>
          <w:tcPr>
            <w:tcW w:w="0" w:type="auto"/>
            <w:hideMark/>
          </w:tcPr>
          <w:p w14:paraId="18161E04" w14:textId="77777777" w:rsidR="00B040C3" w:rsidRPr="00B040C3" w:rsidRDefault="00B040C3" w:rsidP="00B040C3">
            <w:pPr>
              <w:spacing w:after="160" w:line="279" w:lineRule="auto"/>
            </w:pPr>
            <w:r w:rsidRPr="00B040C3">
              <w:t>VARCHAR(100)</w:t>
            </w:r>
          </w:p>
        </w:tc>
        <w:tc>
          <w:tcPr>
            <w:tcW w:w="0" w:type="auto"/>
            <w:hideMark/>
          </w:tcPr>
          <w:p w14:paraId="238A4A02" w14:textId="77777777" w:rsidR="00B040C3" w:rsidRPr="00B040C3" w:rsidRDefault="00B040C3" w:rsidP="00B040C3">
            <w:pPr>
              <w:spacing w:after="160" w:line="279" w:lineRule="auto"/>
            </w:pPr>
            <w:r w:rsidRPr="00B040C3">
              <w:t>Trace correlation ID</w:t>
            </w:r>
          </w:p>
        </w:tc>
      </w:tr>
      <w:tr w:rsidR="00B040C3" w:rsidRPr="00B040C3" w14:paraId="68806286" w14:textId="77777777" w:rsidTr="00C45312">
        <w:tc>
          <w:tcPr>
            <w:tcW w:w="0" w:type="auto"/>
            <w:hideMark/>
          </w:tcPr>
          <w:p w14:paraId="1739A611" w14:textId="77777777" w:rsidR="00B040C3" w:rsidRPr="00B040C3" w:rsidRDefault="00B040C3" w:rsidP="00B040C3">
            <w:pPr>
              <w:spacing w:after="160" w:line="279" w:lineRule="auto"/>
            </w:pPr>
            <w:r w:rsidRPr="00B040C3">
              <w:t>AgentName</w:t>
            </w:r>
          </w:p>
        </w:tc>
        <w:tc>
          <w:tcPr>
            <w:tcW w:w="0" w:type="auto"/>
            <w:hideMark/>
          </w:tcPr>
          <w:p w14:paraId="19A4A8B4" w14:textId="77777777" w:rsidR="00B040C3" w:rsidRPr="00B040C3" w:rsidRDefault="00B040C3" w:rsidP="00B040C3">
            <w:pPr>
              <w:spacing w:after="160" w:line="279" w:lineRule="auto"/>
            </w:pPr>
            <w:r w:rsidRPr="00B040C3">
              <w:t>VARCHAR(50)</w:t>
            </w:r>
          </w:p>
        </w:tc>
        <w:tc>
          <w:tcPr>
            <w:tcW w:w="0" w:type="auto"/>
            <w:hideMark/>
          </w:tcPr>
          <w:p w14:paraId="5CE8C2A7" w14:textId="77777777" w:rsidR="00B040C3" w:rsidRPr="00B040C3" w:rsidRDefault="00B040C3" w:rsidP="00B040C3">
            <w:pPr>
              <w:spacing w:after="160" w:line="279" w:lineRule="auto"/>
            </w:pPr>
            <w:r w:rsidRPr="00B040C3">
              <w:t>Which agent processed</w:t>
            </w:r>
          </w:p>
        </w:tc>
      </w:tr>
      <w:tr w:rsidR="00B040C3" w:rsidRPr="00B040C3" w14:paraId="1C028551" w14:textId="77777777" w:rsidTr="00C45312">
        <w:tc>
          <w:tcPr>
            <w:tcW w:w="0" w:type="auto"/>
            <w:hideMark/>
          </w:tcPr>
          <w:p w14:paraId="20509110" w14:textId="77777777" w:rsidR="00B040C3" w:rsidRPr="00B040C3" w:rsidRDefault="00B040C3" w:rsidP="00B040C3">
            <w:pPr>
              <w:spacing w:after="160" w:line="279" w:lineRule="auto"/>
            </w:pPr>
            <w:r w:rsidRPr="00B040C3">
              <w:t>CreatedDate</w:t>
            </w:r>
          </w:p>
        </w:tc>
        <w:tc>
          <w:tcPr>
            <w:tcW w:w="0" w:type="auto"/>
            <w:hideMark/>
          </w:tcPr>
          <w:p w14:paraId="4DD9D93F" w14:textId="77777777" w:rsidR="00B040C3" w:rsidRPr="00B040C3" w:rsidRDefault="00B040C3" w:rsidP="00B040C3">
            <w:pPr>
              <w:spacing w:after="160" w:line="279" w:lineRule="auto"/>
            </w:pPr>
            <w:r w:rsidRPr="00B040C3">
              <w:t>DATETIME</w:t>
            </w:r>
          </w:p>
        </w:tc>
        <w:tc>
          <w:tcPr>
            <w:tcW w:w="0" w:type="auto"/>
            <w:hideMark/>
          </w:tcPr>
          <w:p w14:paraId="397015D6" w14:textId="77777777" w:rsidR="00B040C3" w:rsidRPr="00B040C3" w:rsidRDefault="00B040C3" w:rsidP="00B040C3">
            <w:pPr>
              <w:spacing w:after="160" w:line="279" w:lineRule="auto"/>
            </w:pPr>
            <w:r w:rsidRPr="00B040C3">
              <w:t>Record creation timestamp</w:t>
            </w:r>
          </w:p>
        </w:tc>
      </w:tr>
    </w:tbl>
    <w:p w14:paraId="6CECB305" w14:textId="77777777" w:rsidR="00C45312" w:rsidRDefault="00C45312" w:rsidP="00B040C3">
      <w:pPr>
        <w:rPr>
          <w:b/>
          <w:bCs/>
        </w:rPr>
      </w:pPr>
    </w:p>
    <w:p w14:paraId="6D26BE37" w14:textId="77777777" w:rsidR="00C45312" w:rsidRDefault="00C45312" w:rsidP="00B040C3">
      <w:pPr>
        <w:rPr>
          <w:b/>
          <w:bCs/>
        </w:rPr>
      </w:pPr>
    </w:p>
    <w:p w14:paraId="27C12E59" w14:textId="574AD6FE" w:rsidR="00B040C3" w:rsidRPr="00B040C3" w:rsidRDefault="00B040C3" w:rsidP="00C45312">
      <w:pPr>
        <w:pStyle w:val="Heading4"/>
      </w:pPr>
      <w:r w:rsidRPr="00B040C3">
        <w:t xml:space="preserve">7.4.5 </w:t>
      </w:r>
      <w:commentRangeStart w:id="204"/>
      <w:r w:rsidRPr="00B040C3">
        <w:t>Business Calendar Table</w:t>
      </w:r>
      <w:commentRangeEnd w:id="204"/>
      <w:r w:rsidRPr="00B040C3">
        <w:rPr>
          <w:rStyle w:val="CommentReference"/>
          <w:sz w:val="24"/>
          <w:szCs w:val="24"/>
        </w:rPr>
        <w:commentReference w:id="204"/>
      </w:r>
    </w:p>
    <w:p w14:paraId="391BCF78" w14:textId="77777777" w:rsidR="00B040C3" w:rsidRPr="00B040C3" w:rsidRDefault="00B040C3" w:rsidP="00B040C3">
      <w:r w:rsidRPr="00B040C3">
        <w:rPr>
          <w:b/>
          <w:bCs/>
        </w:rPr>
        <w:t>Purpose:</w:t>
      </w:r>
      <w:r w:rsidRPr="00B040C3">
        <w:t xml:space="preserve"> Control file generation timing and processing windows</w:t>
      </w:r>
    </w:p>
    <w:tbl>
      <w:tblPr>
        <w:tblStyle w:val="TableGrid"/>
        <w:tblW w:w="0" w:type="auto"/>
        <w:tblLook w:val="04A0" w:firstRow="1" w:lastRow="0" w:firstColumn="1" w:lastColumn="0" w:noHBand="0" w:noVBand="1"/>
      </w:tblPr>
      <w:tblGrid>
        <w:gridCol w:w="2702"/>
        <w:gridCol w:w="1792"/>
        <w:gridCol w:w="3826"/>
      </w:tblGrid>
      <w:tr w:rsidR="00B040C3" w:rsidRPr="00B040C3" w14:paraId="1CDDC38F" w14:textId="77777777" w:rsidTr="00C45312">
        <w:tc>
          <w:tcPr>
            <w:tcW w:w="0" w:type="auto"/>
            <w:hideMark/>
          </w:tcPr>
          <w:p w14:paraId="7AF2FED7" w14:textId="77777777" w:rsidR="00B040C3" w:rsidRPr="00B040C3" w:rsidRDefault="00B040C3" w:rsidP="00B040C3">
            <w:pPr>
              <w:spacing w:after="160" w:line="279" w:lineRule="auto"/>
              <w:rPr>
                <w:b/>
                <w:bCs/>
              </w:rPr>
            </w:pPr>
            <w:r w:rsidRPr="00B040C3">
              <w:rPr>
                <w:b/>
                <w:bCs/>
              </w:rPr>
              <w:t>Column</w:t>
            </w:r>
          </w:p>
        </w:tc>
        <w:tc>
          <w:tcPr>
            <w:tcW w:w="0" w:type="auto"/>
            <w:hideMark/>
          </w:tcPr>
          <w:p w14:paraId="57276C8C" w14:textId="77777777" w:rsidR="00B040C3" w:rsidRPr="00B040C3" w:rsidRDefault="00B040C3" w:rsidP="00B040C3">
            <w:pPr>
              <w:spacing w:after="160" w:line="279" w:lineRule="auto"/>
              <w:rPr>
                <w:b/>
                <w:bCs/>
              </w:rPr>
            </w:pPr>
            <w:r w:rsidRPr="00B040C3">
              <w:rPr>
                <w:b/>
                <w:bCs/>
              </w:rPr>
              <w:t>Type</w:t>
            </w:r>
          </w:p>
        </w:tc>
        <w:tc>
          <w:tcPr>
            <w:tcW w:w="0" w:type="auto"/>
            <w:hideMark/>
          </w:tcPr>
          <w:p w14:paraId="1E7C2D2C" w14:textId="77777777" w:rsidR="00B040C3" w:rsidRPr="00B040C3" w:rsidRDefault="00B040C3" w:rsidP="00B040C3">
            <w:pPr>
              <w:spacing w:after="160" w:line="279" w:lineRule="auto"/>
              <w:rPr>
                <w:b/>
                <w:bCs/>
              </w:rPr>
            </w:pPr>
            <w:r w:rsidRPr="00B040C3">
              <w:rPr>
                <w:b/>
                <w:bCs/>
              </w:rPr>
              <w:t>Description</w:t>
            </w:r>
          </w:p>
        </w:tc>
      </w:tr>
      <w:tr w:rsidR="00B040C3" w:rsidRPr="00B040C3" w14:paraId="76F0462B" w14:textId="77777777" w:rsidTr="00C45312">
        <w:tc>
          <w:tcPr>
            <w:tcW w:w="0" w:type="auto"/>
            <w:hideMark/>
          </w:tcPr>
          <w:p w14:paraId="02A3FEDF" w14:textId="77777777" w:rsidR="00B040C3" w:rsidRPr="00B040C3" w:rsidRDefault="00B040C3" w:rsidP="00B040C3">
            <w:pPr>
              <w:spacing w:after="160" w:line="279" w:lineRule="auto"/>
            </w:pPr>
            <w:r w:rsidRPr="00B040C3">
              <w:t>CalendarDate</w:t>
            </w:r>
          </w:p>
        </w:tc>
        <w:tc>
          <w:tcPr>
            <w:tcW w:w="0" w:type="auto"/>
            <w:hideMark/>
          </w:tcPr>
          <w:p w14:paraId="68757425" w14:textId="77777777" w:rsidR="00B040C3" w:rsidRPr="00B040C3" w:rsidRDefault="00B040C3" w:rsidP="00B040C3">
            <w:pPr>
              <w:spacing w:after="160" w:line="279" w:lineRule="auto"/>
            </w:pPr>
            <w:r w:rsidRPr="00B040C3">
              <w:t>DATE</w:t>
            </w:r>
          </w:p>
        </w:tc>
        <w:tc>
          <w:tcPr>
            <w:tcW w:w="0" w:type="auto"/>
            <w:hideMark/>
          </w:tcPr>
          <w:p w14:paraId="7CF5A60D" w14:textId="77777777" w:rsidR="00B040C3" w:rsidRPr="00B040C3" w:rsidRDefault="00B040C3" w:rsidP="00B040C3">
            <w:pPr>
              <w:spacing w:after="160" w:line="279" w:lineRule="auto"/>
            </w:pPr>
            <w:r w:rsidRPr="00B040C3">
              <w:t>Primary key - calendar date</w:t>
            </w:r>
          </w:p>
        </w:tc>
      </w:tr>
      <w:tr w:rsidR="00B040C3" w:rsidRPr="00B040C3" w14:paraId="724928FA" w14:textId="77777777" w:rsidTr="00C45312">
        <w:tc>
          <w:tcPr>
            <w:tcW w:w="0" w:type="auto"/>
            <w:hideMark/>
          </w:tcPr>
          <w:p w14:paraId="7AC0CCCA" w14:textId="77777777" w:rsidR="00B040C3" w:rsidRPr="00B040C3" w:rsidRDefault="00B040C3" w:rsidP="00B040C3">
            <w:pPr>
              <w:spacing w:after="160" w:line="279" w:lineRule="auto"/>
            </w:pPr>
            <w:r w:rsidRPr="00B040C3">
              <w:t>IsBusinessDay</w:t>
            </w:r>
          </w:p>
        </w:tc>
        <w:tc>
          <w:tcPr>
            <w:tcW w:w="0" w:type="auto"/>
            <w:hideMark/>
          </w:tcPr>
          <w:p w14:paraId="517D543F" w14:textId="77777777" w:rsidR="00B040C3" w:rsidRPr="00B040C3" w:rsidRDefault="00B040C3" w:rsidP="00B040C3">
            <w:pPr>
              <w:spacing w:after="160" w:line="279" w:lineRule="auto"/>
            </w:pPr>
            <w:r w:rsidRPr="00B040C3">
              <w:t>BIT</w:t>
            </w:r>
          </w:p>
        </w:tc>
        <w:tc>
          <w:tcPr>
            <w:tcW w:w="0" w:type="auto"/>
            <w:hideMark/>
          </w:tcPr>
          <w:p w14:paraId="5015E042" w14:textId="77777777" w:rsidR="00B040C3" w:rsidRPr="00B040C3" w:rsidRDefault="00B040C3" w:rsidP="00B040C3">
            <w:pPr>
              <w:spacing w:after="160" w:line="279" w:lineRule="auto"/>
            </w:pPr>
            <w:r w:rsidRPr="00B040C3">
              <w:t>Whether date is a business day</w:t>
            </w:r>
          </w:p>
        </w:tc>
      </w:tr>
      <w:tr w:rsidR="00B040C3" w:rsidRPr="00B040C3" w14:paraId="5D8B6111" w14:textId="77777777" w:rsidTr="00C45312">
        <w:tc>
          <w:tcPr>
            <w:tcW w:w="0" w:type="auto"/>
            <w:hideMark/>
          </w:tcPr>
          <w:p w14:paraId="7BB5F953" w14:textId="77777777" w:rsidR="00B040C3" w:rsidRPr="00B040C3" w:rsidRDefault="00B040C3" w:rsidP="00B040C3">
            <w:pPr>
              <w:spacing w:after="160" w:line="279" w:lineRule="auto"/>
            </w:pPr>
            <w:r w:rsidRPr="00B040C3">
              <w:t>IsHoliday</w:t>
            </w:r>
          </w:p>
        </w:tc>
        <w:tc>
          <w:tcPr>
            <w:tcW w:w="0" w:type="auto"/>
            <w:hideMark/>
          </w:tcPr>
          <w:p w14:paraId="0F2AE4C2" w14:textId="77777777" w:rsidR="00B040C3" w:rsidRPr="00B040C3" w:rsidRDefault="00B040C3" w:rsidP="00B040C3">
            <w:pPr>
              <w:spacing w:after="160" w:line="279" w:lineRule="auto"/>
            </w:pPr>
            <w:r w:rsidRPr="00B040C3">
              <w:t>BIT</w:t>
            </w:r>
          </w:p>
        </w:tc>
        <w:tc>
          <w:tcPr>
            <w:tcW w:w="0" w:type="auto"/>
            <w:hideMark/>
          </w:tcPr>
          <w:p w14:paraId="7B96A6D6" w14:textId="77777777" w:rsidR="00B040C3" w:rsidRPr="00B040C3" w:rsidRDefault="00B040C3" w:rsidP="00B040C3">
            <w:pPr>
              <w:spacing w:after="160" w:line="279" w:lineRule="auto"/>
            </w:pPr>
            <w:r w:rsidRPr="00B040C3">
              <w:t>Whether date is a holiday</w:t>
            </w:r>
          </w:p>
        </w:tc>
      </w:tr>
      <w:tr w:rsidR="00B040C3" w:rsidRPr="00B040C3" w14:paraId="23FD4049" w14:textId="77777777" w:rsidTr="00C45312">
        <w:tc>
          <w:tcPr>
            <w:tcW w:w="0" w:type="auto"/>
            <w:hideMark/>
          </w:tcPr>
          <w:p w14:paraId="4717B6CC" w14:textId="77777777" w:rsidR="00B040C3" w:rsidRPr="00B040C3" w:rsidRDefault="00B040C3" w:rsidP="00B040C3">
            <w:pPr>
              <w:spacing w:after="160" w:line="279" w:lineRule="auto"/>
            </w:pPr>
            <w:r w:rsidRPr="00B040C3">
              <w:t>HolidayName</w:t>
            </w:r>
          </w:p>
        </w:tc>
        <w:tc>
          <w:tcPr>
            <w:tcW w:w="0" w:type="auto"/>
            <w:hideMark/>
          </w:tcPr>
          <w:p w14:paraId="73CC7FFB" w14:textId="77777777" w:rsidR="00B040C3" w:rsidRPr="00B040C3" w:rsidRDefault="00B040C3" w:rsidP="00B040C3">
            <w:pPr>
              <w:spacing w:after="160" w:line="279" w:lineRule="auto"/>
            </w:pPr>
            <w:r w:rsidRPr="00B040C3">
              <w:t>VARCHAR(100)</w:t>
            </w:r>
          </w:p>
        </w:tc>
        <w:tc>
          <w:tcPr>
            <w:tcW w:w="0" w:type="auto"/>
            <w:hideMark/>
          </w:tcPr>
          <w:p w14:paraId="0756B227" w14:textId="77777777" w:rsidR="00B040C3" w:rsidRPr="00B040C3" w:rsidRDefault="00B040C3" w:rsidP="00B040C3">
            <w:pPr>
              <w:spacing w:after="160" w:line="279" w:lineRule="auto"/>
            </w:pPr>
            <w:r w:rsidRPr="00B040C3">
              <w:t>Name of holiday if applicable</w:t>
            </w:r>
          </w:p>
        </w:tc>
      </w:tr>
      <w:tr w:rsidR="00B040C3" w:rsidRPr="00B040C3" w14:paraId="0EF9F3F5" w14:textId="77777777" w:rsidTr="00C45312">
        <w:tc>
          <w:tcPr>
            <w:tcW w:w="0" w:type="auto"/>
            <w:hideMark/>
          </w:tcPr>
          <w:p w14:paraId="4597FA40" w14:textId="77777777" w:rsidR="00B040C3" w:rsidRPr="00B040C3" w:rsidRDefault="00B040C3" w:rsidP="00B040C3">
            <w:pPr>
              <w:spacing w:after="160" w:line="279" w:lineRule="auto"/>
            </w:pPr>
            <w:r w:rsidRPr="00B040C3">
              <w:t>ACHCutoffTime</w:t>
            </w:r>
          </w:p>
        </w:tc>
        <w:tc>
          <w:tcPr>
            <w:tcW w:w="0" w:type="auto"/>
            <w:hideMark/>
          </w:tcPr>
          <w:p w14:paraId="726838E5" w14:textId="77777777" w:rsidR="00B040C3" w:rsidRPr="00B040C3" w:rsidRDefault="00B040C3" w:rsidP="00B040C3">
            <w:pPr>
              <w:spacing w:after="160" w:line="279" w:lineRule="auto"/>
            </w:pPr>
            <w:r w:rsidRPr="00B040C3">
              <w:t>TIME</w:t>
            </w:r>
          </w:p>
        </w:tc>
        <w:tc>
          <w:tcPr>
            <w:tcW w:w="0" w:type="auto"/>
            <w:hideMark/>
          </w:tcPr>
          <w:p w14:paraId="235BAC9E" w14:textId="77777777" w:rsidR="00B040C3" w:rsidRPr="00B040C3" w:rsidRDefault="00B040C3" w:rsidP="00B040C3">
            <w:pPr>
              <w:spacing w:after="160" w:line="279" w:lineRule="auto"/>
            </w:pPr>
            <w:r w:rsidRPr="00B040C3">
              <w:t>ACH processing cutoff for this date</w:t>
            </w:r>
          </w:p>
        </w:tc>
      </w:tr>
      <w:tr w:rsidR="00B040C3" w:rsidRPr="00B040C3" w14:paraId="67B2DF39" w14:textId="77777777" w:rsidTr="00C45312">
        <w:tc>
          <w:tcPr>
            <w:tcW w:w="0" w:type="auto"/>
            <w:hideMark/>
          </w:tcPr>
          <w:p w14:paraId="2610A737" w14:textId="77777777" w:rsidR="00B040C3" w:rsidRPr="00B040C3" w:rsidRDefault="00B040C3" w:rsidP="00B040C3">
            <w:pPr>
              <w:spacing w:after="160" w:line="279" w:lineRule="auto"/>
            </w:pPr>
            <w:r w:rsidRPr="00B040C3">
              <w:lastRenderedPageBreak/>
              <w:t>ProcessingWindowStart</w:t>
            </w:r>
          </w:p>
        </w:tc>
        <w:tc>
          <w:tcPr>
            <w:tcW w:w="0" w:type="auto"/>
            <w:hideMark/>
          </w:tcPr>
          <w:p w14:paraId="67EBBF12" w14:textId="77777777" w:rsidR="00B040C3" w:rsidRPr="00B040C3" w:rsidRDefault="00B040C3" w:rsidP="00B040C3">
            <w:pPr>
              <w:spacing w:after="160" w:line="279" w:lineRule="auto"/>
            </w:pPr>
            <w:r w:rsidRPr="00B040C3">
              <w:t>TIME</w:t>
            </w:r>
          </w:p>
        </w:tc>
        <w:tc>
          <w:tcPr>
            <w:tcW w:w="0" w:type="auto"/>
            <w:hideMark/>
          </w:tcPr>
          <w:p w14:paraId="5A0E0A6D" w14:textId="77777777" w:rsidR="00B040C3" w:rsidRPr="00B040C3" w:rsidRDefault="00B040C3" w:rsidP="00B040C3">
            <w:pPr>
              <w:spacing w:after="160" w:line="279" w:lineRule="auto"/>
            </w:pPr>
            <w:r w:rsidRPr="00B040C3">
              <w:t>Start of processing window</w:t>
            </w:r>
          </w:p>
        </w:tc>
      </w:tr>
      <w:tr w:rsidR="00B040C3" w:rsidRPr="00B040C3" w14:paraId="65302707" w14:textId="77777777" w:rsidTr="00C45312">
        <w:tc>
          <w:tcPr>
            <w:tcW w:w="0" w:type="auto"/>
            <w:hideMark/>
          </w:tcPr>
          <w:p w14:paraId="542A6F90" w14:textId="77777777" w:rsidR="00B040C3" w:rsidRPr="00B040C3" w:rsidRDefault="00B040C3" w:rsidP="00B040C3">
            <w:pPr>
              <w:spacing w:after="160" w:line="279" w:lineRule="auto"/>
            </w:pPr>
            <w:r w:rsidRPr="00B040C3">
              <w:t>ProcessingWindowEnd</w:t>
            </w:r>
          </w:p>
        </w:tc>
        <w:tc>
          <w:tcPr>
            <w:tcW w:w="0" w:type="auto"/>
            <w:hideMark/>
          </w:tcPr>
          <w:p w14:paraId="7B06C9B1" w14:textId="77777777" w:rsidR="00B040C3" w:rsidRPr="00B040C3" w:rsidRDefault="00B040C3" w:rsidP="00B040C3">
            <w:pPr>
              <w:spacing w:after="160" w:line="279" w:lineRule="auto"/>
            </w:pPr>
            <w:r w:rsidRPr="00B040C3">
              <w:t>TIME</w:t>
            </w:r>
          </w:p>
        </w:tc>
        <w:tc>
          <w:tcPr>
            <w:tcW w:w="0" w:type="auto"/>
            <w:hideMark/>
          </w:tcPr>
          <w:p w14:paraId="4E747819" w14:textId="77777777" w:rsidR="00B040C3" w:rsidRPr="00B040C3" w:rsidRDefault="00B040C3" w:rsidP="00B040C3">
            <w:pPr>
              <w:spacing w:after="160" w:line="279" w:lineRule="auto"/>
            </w:pPr>
            <w:r w:rsidRPr="00B040C3">
              <w:t>End of processing window</w:t>
            </w:r>
          </w:p>
        </w:tc>
      </w:tr>
      <w:tr w:rsidR="00B040C3" w:rsidRPr="00B040C3" w14:paraId="68EC26A9" w14:textId="77777777" w:rsidTr="00C45312">
        <w:tc>
          <w:tcPr>
            <w:tcW w:w="0" w:type="auto"/>
            <w:hideMark/>
          </w:tcPr>
          <w:p w14:paraId="0356307B" w14:textId="77777777" w:rsidR="00B040C3" w:rsidRPr="00B040C3" w:rsidRDefault="00B040C3" w:rsidP="00B040C3">
            <w:pPr>
              <w:spacing w:after="160" w:line="279" w:lineRule="auto"/>
            </w:pPr>
            <w:r w:rsidRPr="00B040C3">
              <w:t>NextBusinessDay</w:t>
            </w:r>
          </w:p>
        </w:tc>
        <w:tc>
          <w:tcPr>
            <w:tcW w:w="0" w:type="auto"/>
            <w:hideMark/>
          </w:tcPr>
          <w:p w14:paraId="1C8E989B" w14:textId="77777777" w:rsidR="00B040C3" w:rsidRPr="00B040C3" w:rsidRDefault="00B040C3" w:rsidP="00B040C3">
            <w:pPr>
              <w:spacing w:after="160" w:line="279" w:lineRule="auto"/>
            </w:pPr>
            <w:r w:rsidRPr="00B040C3">
              <w:t>DATE</w:t>
            </w:r>
          </w:p>
        </w:tc>
        <w:tc>
          <w:tcPr>
            <w:tcW w:w="0" w:type="auto"/>
            <w:hideMark/>
          </w:tcPr>
          <w:p w14:paraId="25813572" w14:textId="77777777" w:rsidR="00B040C3" w:rsidRPr="00B040C3" w:rsidRDefault="00B040C3" w:rsidP="00B040C3">
            <w:pPr>
              <w:spacing w:after="160" w:line="279" w:lineRule="auto"/>
            </w:pPr>
            <w:r w:rsidRPr="00B040C3">
              <w:t>Next business day after this date</w:t>
            </w:r>
          </w:p>
        </w:tc>
      </w:tr>
    </w:tbl>
    <w:p w14:paraId="61645D32" w14:textId="77777777" w:rsidR="00B040C3" w:rsidRPr="00C45312" w:rsidRDefault="00B040C3" w:rsidP="00C45312"/>
    <w:p w14:paraId="2D83CC5D" w14:textId="77777777" w:rsidR="00C45312" w:rsidRDefault="00C45312" w:rsidP="00C45312"/>
    <w:p w14:paraId="3C3F97FB" w14:textId="77777777" w:rsidR="00BE5090" w:rsidRPr="00BE5090" w:rsidRDefault="00BE5090" w:rsidP="00BE5090">
      <w:pPr>
        <w:pStyle w:val="Heading3"/>
        <w:rPr>
          <w:rFonts w:ascii="Calibri" w:hAnsi="Calibri" w:cs="Calibri"/>
        </w:rPr>
      </w:pPr>
      <w:bookmarkStart w:id="205" w:name="_Toc220763510"/>
      <w:r w:rsidRPr="00BE5090">
        <w:rPr>
          <w:rFonts w:ascii="Calibri" w:hAnsi="Calibri" w:cs="Calibri"/>
        </w:rPr>
        <w:t>7.5 Database Operations</w:t>
      </w:r>
      <w:bookmarkEnd w:id="205"/>
    </w:p>
    <w:p w14:paraId="6EB64C40" w14:textId="77777777" w:rsidR="00BE5090" w:rsidRPr="00BE5090" w:rsidRDefault="00BE5090" w:rsidP="00BE5090">
      <w:pPr>
        <w:pStyle w:val="Heading4"/>
      </w:pPr>
      <w:r w:rsidRPr="00BE5090">
        <w:t>7.5.1 Stored Procedures Required</w:t>
      </w:r>
    </w:p>
    <w:tbl>
      <w:tblPr>
        <w:tblStyle w:val="TableGrid"/>
        <w:tblW w:w="0" w:type="auto"/>
        <w:tblLook w:val="04A0" w:firstRow="1" w:lastRow="0" w:firstColumn="1" w:lastColumn="0" w:noHBand="0" w:noVBand="1"/>
      </w:tblPr>
      <w:tblGrid>
        <w:gridCol w:w="3228"/>
        <w:gridCol w:w="2721"/>
        <w:gridCol w:w="3401"/>
      </w:tblGrid>
      <w:tr w:rsidR="00BE5090" w:rsidRPr="00BE5090" w14:paraId="21D35214" w14:textId="77777777" w:rsidTr="00BE5090">
        <w:tc>
          <w:tcPr>
            <w:tcW w:w="0" w:type="auto"/>
            <w:hideMark/>
          </w:tcPr>
          <w:p w14:paraId="62982BCF" w14:textId="77777777" w:rsidR="00BE5090" w:rsidRPr="00BE5090" w:rsidRDefault="00BE5090" w:rsidP="00BE5090">
            <w:pPr>
              <w:spacing w:after="160" w:line="279" w:lineRule="auto"/>
              <w:rPr>
                <w:rFonts w:ascii="Calibri" w:hAnsi="Calibri" w:cs="Calibri"/>
                <w:b/>
                <w:bCs/>
              </w:rPr>
            </w:pPr>
            <w:r w:rsidRPr="00BE5090">
              <w:rPr>
                <w:rFonts w:ascii="Calibri" w:hAnsi="Calibri" w:cs="Calibri"/>
                <w:b/>
                <w:bCs/>
              </w:rPr>
              <w:t>Procedure</w:t>
            </w:r>
          </w:p>
        </w:tc>
        <w:tc>
          <w:tcPr>
            <w:tcW w:w="0" w:type="auto"/>
            <w:hideMark/>
          </w:tcPr>
          <w:p w14:paraId="02D58815" w14:textId="77777777" w:rsidR="00BE5090" w:rsidRPr="00BE5090" w:rsidRDefault="00BE5090" w:rsidP="00BE5090">
            <w:pPr>
              <w:spacing w:after="160" w:line="279" w:lineRule="auto"/>
              <w:rPr>
                <w:rFonts w:ascii="Calibri" w:hAnsi="Calibri" w:cs="Calibri"/>
                <w:b/>
                <w:bCs/>
              </w:rPr>
            </w:pPr>
            <w:r w:rsidRPr="00BE5090">
              <w:rPr>
                <w:rFonts w:ascii="Calibri" w:hAnsi="Calibri" w:cs="Calibri"/>
                <w:b/>
                <w:bCs/>
              </w:rPr>
              <w:t>Purpose</w:t>
            </w:r>
          </w:p>
        </w:tc>
        <w:tc>
          <w:tcPr>
            <w:tcW w:w="0" w:type="auto"/>
            <w:hideMark/>
          </w:tcPr>
          <w:p w14:paraId="54D245F9" w14:textId="77777777" w:rsidR="00BE5090" w:rsidRPr="00BE5090" w:rsidRDefault="00BE5090" w:rsidP="00BE5090">
            <w:pPr>
              <w:spacing w:after="160" w:line="279" w:lineRule="auto"/>
              <w:rPr>
                <w:rFonts w:ascii="Calibri" w:hAnsi="Calibri" w:cs="Calibri"/>
                <w:b/>
                <w:bCs/>
              </w:rPr>
            </w:pPr>
            <w:r w:rsidRPr="00BE5090">
              <w:rPr>
                <w:rFonts w:ascii="Calibri" w:hAnsi="Calibri" w:cs="Calibri"/>
                <w:b/>
                <w:bCs/>
              </w:rPr>
              <w:t>Source</w:t>
            </w:r>
          </w:p>
        </w:tc>
      </w:tr>
      <w:tr w:rsidR="00BE5090" w:rsidRPr="00BE5090" w14:paraId="3DA73A2B" w14:textId="77777777" w:rsidTr="00BE5090">
        <w:tc>
          <w:tcPr>
            <w:tcW w:w="0" w:type="auto"/>
            <w:hideMark/>
          </w:tcPr>
          <w:p w14:paraId="430093F8" w14:textId="77777777" w:rsidR="00BE5090" w:rsidRPr="00BE5090" w:rsidRDefault="00BE5090" w:rsidP="00BE5090">
            <w:pPr>
              <w:spacing w:after="160" w:line="279" w:lineRule="auto"/>
              <w:rPr>
                <w:rFonts w:ascii="Calibri" w:hAnsi="Calibri" w:cs="Calibri"/>
              </w:rPr>
            </w:pPr>
            <w:r w:rsidRPr="00BE5090">
              <w:rPr>
                <w:rFonts w:ascii="Calibri" w:hAnsi="Calibri" w:cs="Calibri"/>
              </w:rPr>
              <w:t>Stata_Save_DepWDDetail</w:t>
            </w:r>
          </w:p>
        </w:tc>
        <w:tc>
          <w:tcPr>
            <w:tcW w:w="0" w:type="auto"/>
            <w:hideMark/>
          </w:tcPr>
          <w:p w14:paraId="08396E9C" w14:textId="77777777" w:rsidR="00BE5090" w:rsidRPr="00BE5090" w:rsidRDefault="00BE5090" w:rsidP="00BE5090">
            <w:pPr>
              <w:spacing w:after="160" w:line="279" w:lineRule="auto"/>
              <w:rPr>
                <w:rFonts w:ascii="Calibri" w:hAnsi="Calibri" w:cs="Calibri"/>
              </w:rPr>
            </w:pPr>
            <w:r w:rsidRPr="00BE5090">
              <w:rPr>
                <w:rFonts w:ascii="Calibri" w:hAnsi="Calibri" w:cs="Calibri"/>
              </w:rPr>
              <w:t>Create/update DepWDDetail record in PlanConnect</w:t>
            </w:r>
          </w:p>
        </w:tc>
        <w:tc>
          <w:tcPr>
            <w:tcW w:w="0" w:type="auto"/>
            <w:hideMark/>
          </w:tcPr>
          <w:p w14:paraId="1E54FE29" w14:textId="77777777" w:rsidR="00BE5090" w:rsidRPr="00BE5090" w:rsidRDefault="00BE5090" w:rsidP="00BE5090">
            <w:pPr>
              <w:spacing w:after="160" w:line="279" w:lineRule="auto"/>
              <w:rPr>
                <w:rFonts w:ascii="Calibri" w:hAnsi="Calibri" w:cs="Calibri"/>
              </w:rPr>
            </w:pPr>
            <w:r w:rsidRPr="00BE5090">
              <w:rPr>
                <w:rFonts w:ascii="Calibri" w:hAnsi="Calibri" w:cs="Calibri"/>
              </w:rPr>
              <w:t>Existing (subroutine-DepWDDetailPopulate.do)</w:t>
            </w:r>
          </w:p>
        </w:tc>
      </w:tr>
      <w:tr w:rsidR="00BE5090" w:rsidRPr="00BE5090" w14:paraId="3174713B" w14:textId="77777777" w:rsidTr="00BE5090">
        <w:tc>
          <w:tcPr>
            <w:tcW w:w="0" w:type="auto"/>
            <w:hideMark/>
          </w:tcPr>
          <w:p w14:paraId="536F6434" w14:textId="77777777" w:rsidR="00BE5090" w:rsidRPr="00BE5090" w:rsidRDefault="00BE5090" w:rsidP="00BE5090">
            <w:pPr>
              <w:spacing w:after="160" w:line="279" w:lineRule="auto"/>
              <w:rPr>
                <w:rFonts w:ascii="Calibri" w:hAnsi="Calibri" w:cs="Calibri"/>
              </w:rPr>
            </w:pPr>
            <w:r w:rsidRPr="00BE5090">
              <w:rPr>
                <w:rFonts w:ascii="Calibri" w:hAnsi="Calibri" w:cs="Calibri"/>
              </w:rPr>
              <w:t>usp_InsertPendingPayroll</w:t>
            </w:r>
          </w:p>
        </w:tc>
        <w:tc>
          <w:tcPr>
            <w:tcW w:w="0" w:type="auto"/>
            <w:hideMark/>
          </w:tcPr>
          <w:p w14:paraId="7363FDE6" w14:textId="77777777" w:rsidR="00BE5090" w:rsidRPr="00BE5090" w:rsidRDefault="00BE5090" w:rsidP="00BE5090">
            <w:pPr>
              <w:spacing w:after="160" w:line="279" w:lineRule="auto"/>
              <w:rPr>
                <w:rFonts w:ascii="Calibri" w:hAnsi="Calibri" w:cs="Calibri"/>
              </w:rPr>
            </w:pPr>
            <w:r w:rsidRPr="00BE5090">
              <w:rPr>
                <w:rFonts w:ascii="Calibri" w:hAnsi="Calibri" w:cs="Calibri"/>
              </w:rPr>
              <w:t>Insert validated payroll into staging</w:t>
            </w:r>
          </w:p>
        </w:tc>
        <w:tc>
          <w:tcPr>
            <w:tcW w:w="0" w:type="auto"/>
            <w:hideMark/>
          </w:tcPr>
          <w:p w14:paraId="5E1046AE" w14:textId="77777777" w:rsidR="00BE5090" w:rsidRPr="00BE5090" w:rsidRDefault="00BE5090" w:rsidP="00BE5090">
            <w:pPr>
              <w:spacing w:after="160" w:line="279" w:lineRule="auto"/>
              <w:rPr>
                <w:rFonts w:ascii="Calibri" w:hAnsi="Calibri" w:cs="Calibri"/>
              </w:rPr>
            </w:pPr>
            <w:r w:rsidRPr="00BE5090">
              <w:rPr>
                <w:rFonts w:ascii="Calibri" w:hAnsi="Calibri" w:cs="Calibri"/>
              </w:rPr>
              <w:t>New</w:t>
            </w:r>
          </w:p>
        </w:tc>
      </w:tr>
      <w:tr w:rsidR="00BE5090" w:rsidRPr="00BE5090" w14:paraId="1B0DE489" w14:textId="77777777" w:rsidTr="00BE5090">
        <w:tc>
          <w:tcPr>
            <w:tcW w:w="0" w:type="auto"/>
            <w:hideMark/>
          </w:tcPr>
          <w:p w14:paraId="5B28AD1D" w14:textId="77777777" w:rsidR="00BE5090" w:rsidRPr="00BE5090" w:rsidRDefault="00BE5090" w:rsidP="00BE5090">
            <w:pPr>
              <w:spacing w:after="160" w:line="279" w:lineRule="auto"/>
              <w:rPr>
                <w:rFonts w:ascii="Calibri" w:hAnsi="Calibri" w:cs="Calibri"/>
              </w:rPr>
            </w:pPr>
            <w:r w:rsidRPr="00BE5090">
              <w:rPr>
                <w:rFonts w:ascii="Calibri" w:hAnsi="Calibri" w:cs="Calibri"/>
              </w:rPr>
              <w:t>usp_GetPendingPayrollForACH</w:t>
            </w:r>
          </w:p>
        </w:tc>
        <w:tc>
          <w:tcPr>
            <w:tcW w:w="0" w:type="auto"/>
            <w:hideMark/>
          </w:tcPr>
          <w:p w14:paraId="428612B8" w14:textId="77777777" w:rsidR="00BE5090" w:rsidRPr="00BE5090" w:rsidRDefault="00BE5090" w:rsidP="00BE5090">
            <w:pPr>
              <w:spacing w:after="160" w:line="279" w:lineRule="auto"/>
              <w:rPr>
                <w:rFonts w:ascii="Calibri" w:hAnsi="Calibri" w:cs="Calibri"/>
              </w:rPr>
            </w:pPr>
            <w:r w:rsidRPr="00BE5090">
              <w:rPr>
                <w:rFonts w:ascii="Calibri" w:hAnsi="Calibri" w:cs="Calibri"/>
              </w:rPr>
              <w:t>Retrieve payroll ready for ACH generation</w:t>
            </w:r>
          </w:p>
        </w:tc>
        <w:tc>
          <w:tcPr>
            <w:tcW w:w="0" w:type="auto"/>
            <w:hideMark/>
          </w:tcPr>
          <w:p w14:paraId="2C88E6E0" w14:textId="77777777" w:rsidR="00BE5090" w:rsidRPr="00BE5090" w:rsidRDefault="00BE5090" w:rsidP="00BE5090">
            <w:pPr>
              <w:spacing w:after="160" w:line="279" w:lineRule="auto"/>
              <w:rPr>
                <w:rFonts w:ascii="Calibri" w:hAnsi="Calibri" w:cs="Calibri"/>
              </w:rPr>
            </w:pPr>
            <w:r w:rsidRPr="00BE5090">
              <w:rPr>
                <w:rFonts w:ascii="Calibri" w:hAnsi="Calibri" w:cs="Calibri"/>
              </w:rPr>
              <w:t>New</w:t>
            </w:r>
          </w:p>
        </w:tc>
      </w:tr>
      <w:tr w:rsidR="00BE5090" w:rsidRPr="00BE5090" w14:paraId="1AFC93A1" w14:textId="77777777" w:rsidTr="00BE5090">
        <w:tc>
          <w:tcPr>
            <w:tcW w:w="0" w:type="auto"/>
            <w:hideMark/>
          </w:tcPr>
          <w:p w14:paraId="7F052858" w14:textId="77777777" w:rsidR="00BE5090" w:rsidRPr="00BE5090" w:rsidRDefault="00BE5090" w:rsidP="00BE5090">
            <w:pPr>
              <w:spacing w:after="160" w:line="279" w:lineRule="auto"/>
              <w:rPr>
                <w:rFonts w:ascii="Calibri" w:hAnsi="Calibri" w:cs="Calibri"/>
              </w:rPr>
            </w:pPr>
            <w:r w:rsidRPr="00BE5090">
              <w:rPr>
                <w:rFonts w:ascii="Calibri" w:hAnsi="Calibri" w:cs="Calibri"/>
              </w:rPr>
              <w:t>usp_UpdatePayrollStatus</w:t>
            </w:r>
          </w:p>
        </w:tc>
        <w:tc>
          <w:tcPr>
            <w:tcW w:w="0" w:type="auto"/>
            <w:hideMark/>
          </w:tcPr>
          <w:p w14:paraId="03E9AA3D" w14:textId="77777777" w:rsidR="00BE5090" w:rsidRPr="00BE5090" w:rsidRDefault="00BE5090" w:rsidP="00BE5090">
            <w:pPr>
              <w:spacing w:after="160" w:line="279" w:lineRule="auto"/>
              <w:rPr>
                <w:rFonts w:ascii="Calibri" w:hAnsi="Calibri" w:cs="Calibri"/>
              </w:rPr>
            </w:pPr>
            <w:r w:rsidRPr="00BE5090">
              <w:rPr>
                <w:rFonts w:ascii="Calibri" w:hAnsi="Calibri" w:cs="Calibri"/>
              </w:rPr>
              <w:t>Update processing status</w:t>
            </w:r>
          </w:p>
        </w:tc>
        <w:tc>
          <w:tcPr>
            <w:tcW w:w="0" w:type="auto"/>
            <w:hideMark/>
          </w:tcPr>
          <w:p w14:paraId="363499C9" w14:textId="77777777" w:rsidR="00BE5090" w:rsidRPr="00BE5090" w:rsidRDefault="00BE5090" w:rsidP="00BE5090">
            <w:pPr>
              <w:spacing w:after="160" w:line="279" w:lineRule="auto"/>
              <w:rPr>
                <w:rFonts w:ascii="Calibri" w:hAnsi="Calibri" w:cs="Calibri"/>
              </w:rPr>
            </w:pPr>
            <w:r w:rsidRPr="00BE5090">
              <w:rPr>
                <w:rFonts w:ascii="Calibri" w:hAnsi="Calibri" w:cs="Calibri"/>
              </w:rPr>
              <w:t>New</w:t>
            </w:r>
          </w:p>
        </w:tc>
      </w:tr>
      <w:tr w:rsidR="00BE5090" w:rsidRPr="00BE5090" w14:paraId="0D786AB9" w14:textId="77777777" w:rsidTr="00BE5090">
        <w:tc>
          <w:tcPr>
            <w:tcW w:w="0" w:type="auto"/>
            <w:hideMark/>
          </w:tcPr>
          <w:p w14:paraId="66B858A2" w14:textId="77777777" w:rsidR="00BE5090" w:rsidRPr="00BE5090" w:rsidRDefault="00BE5090" w:rsidP="00BE5090">
            <w:pPr>
              <w:spacing w:after="160" w:line="279" w:lineRule="auto"/>
              <w:rPr>
                <w:rFonts w:ascii="Calibri" w:hAnsi="Calibri" w:cs="Calibri"/>
              </w:rPr>
            </w:pPr>
            <w:r w:rsidRPr="00BE5090">
              <w:rPr>
                <w:rFonts w:ascii="Calibri" w:hAnsi="Calibri" w:cs="Calibri"/>
              </w:rPr>
              <w:t>usp_InsertOperationalStat</w:t>
            </w:r>
          </w:p>
        </w:tc>
        <w:tc>
          <w:tcPr>
            <w:tcW w:w="0" w:type="auto"/>
            <w:hideMark/>
          </w:tcPr>
          <w:p w14:paraId="492D3430" w14:textId="77777777" w:rsidR="00BE5090" w:rsidRPr="00BE5090" w:rsidRDefault="00BE5090" w:rsidP="00BE5090">
            <w:pPr>
              <w:spacing w:after="160" w:line="279" w:lineRule="auto"/>
              <w:rPr>
                <w:rFonts w:ascii="Calibri" w:hAnsi="Calibri" w:cs="Calibri"/>
              </w:rPr>
            </w:pPr>
            <w:r w:rsidRPr="00BE5090">
              <w:rPr>
                <w:rFonts w:ascii="Calibri" w:hAnsi="Calibri" w:cs="Calibri"/>
              </w:rPr>
              <w:t>Record processing metrics</w:t>
            </w:r>
          </w:p>
        </w:tc>
        <w:tc>
          <w:tcPr>
            <w:tcW w:w="0" w:type="auto"/>
            <w:hideMark/>
          </w:tcPr>
          <w:p w14:paraId="66380082" w14:textId="77777777" w:rsidR="00BE5090" w:rsidRPr="00BE5090" w:rsidRDefault="00BE5090" w:rsidP="00BE5090">
            <w:pPr>
              <w:spacing w:after="160" w:line="279" w:lineRule="auto"/>
              <w:rPr>
                <w:rFonts w:ascii="Calibri" w:hAnsi="Calibri" w:cs="Calibri"/>
              </w:rPr>
            </w:pPr>
            <w:r w:rsidRPr="00BE5090">
              <w:rPr>
                <w:rFonts w:ascii="Calibri" w:hAnsi="Calibri" w:cs="Calibri"/>
              </w:rPr>
              <w:t>New</w:t>
            </w:r>
          </w:p>
        </w:tc>
      </w:tr>
      <w:tr w:rsidR="00BE5090" w:rsidRPr="00BE5090" w14:paraId="47FEBA37" w14:textId="77777777" w:rsidTr="00BE5090">
        <w:tc>
          <w:tcPr>
            <w:tcW w:w="0" w:type="auto"/>
            <w:hideMark/>
          </w:tcPr>
          <w:p w14:paraId="5FA2F979" w14:textId="77777777" w:rsidR="00BE5090" w:rsidRPr="00BE5090" w:rsidRDefault="00BE5090" w:rsidP="00BE5090">
            <w:pPr>
              <w:spacing w:after="160" w:line="279" w:lineRule="auto"/>
              <w:rPr>
                <w:rFonts w:ascii="Calibri" w:hAnsi="Calibri" w:cs="Calibri"/>
              </w:rPr>
            </w:pPr>
            <w:r w:rsidRPr="00BE5090">
              <w:rPr>
                <w:rFonts w:ascii="Calibri" w:hAnsi="Calibri" w:cs="Calibri"/>
              </w:rPr>
              <w:t>usp_ValidateClientInfo</w:t>
            </w:r>
          </w:p>
        </w:tc>
        <w:tc>
          <w:tcPr>
            <w:tcW w:w="0" w:type="auto"/>
            <w:hideMark/>
          </w:tcPr>
          <w:p w14:paraId="0A496EA0" w14:textId="77777777" w:rsidR="00BE5090" w:rsidRPr="00BE5090" w:rsidRDefault="00BE5090" w:rsidP="00BE5090">
            <w:pPr>
              <w:spacing w:after="160" w:line="279" w:lineRule="auto"/>
              <w:rPr>
                <w:rFonts w:ascii="Calibri" w:hAnsi="Calibri" w:cs="Calibri"/>
              </w:rPr>
            </w:pPr>
            <w:r w:rsidRPr="00BE5090">
              <w:rPr>
                <w:rFonts w:ascii="Calibri" w:hAnsi="Calibri" w:cs="Calibri"/>
              </w:rPr>
              <w:t>Validate client/plan against master</w:t>
            </w:r>
          </w:p>
        </w:tc>
        <w:tc>
          <w:tcPr>
            <w:tcW w:w="0" w:type="auto"/>
            <w:hideMark/>
          </w:tcPr>
          <w:p w14:paraId="3E25B788" w14:textId="77777777" w:rsidR="00BE5090" w:rsidRPr="00BE5090" w:rsidRDefault="00BE5090" w:rsidP="00BE5090">
            <w:pPr>
              <w:spacing w:after="160" w:line="279" w:lineRule="auto"/>
              <w:rPr>
                <w:rFonts w:ascii="Calibri" w:hAnsi="Calibri" w:cs="Calibri"/>
              </w:rPr>
            </w:pPr>
            <w:r w:rsidRPr="00BE5090">
              <w:rPr>
                <w:rFonts w:ascii="Calibri" w:hAnsi="Calibri" w:cs="Calibri"/>
              </w:rPr>
              <w:t>New</w:t>
            </w:r>
          </w:p>
        </w:tc>
      </w:tr>
      <w:tr w:rsidR="00BE5090" w:rsidRPr="00BE5090" w14:paraId="114707C4" w14:textId="77777777" w:rsidTr="00BE5090">
        <w:tc>
          <w:tcPr>
            <w:tcW w:w="0" w:type="auto"/>
            <w:hideMark/>
          </w:tcPr>
          <w:p w14:paraId="123AB9B5" w14:textId="77777777" w:rsidR="00BE5090" w:rsidRPr="00BE5090" w:rsidRDefault="00BE5090" w:rsidP="00BE5090">
            <w:pPr>
              <w:spacing w:after="160" w:line="279" w:lineRule="auto"/>
              <w:rPr>
                <w:rFonts w:ascii="Calibri" w:hAnsi="Calibri" w:cs="Calibri"/>
              </w:rPr>
            </w:pPr>
            <w:r w:rsidRPr="00BE5090">
              <w:rPr>
                <w:rFonts w:ascii="Calibri" w:hAnsi="Calibri" w:cs="Calibri"/>
              </w:rPr>
              <w:t>usp_GetBusinessCalendar</w:t>
            </w:r>
          </w:p>
        </w:tc>
        <w:tc>
          <w:tcPr>
            <w:tcW w:w="0" w:type="auto"/>
            <w:hideMark/>
          </w:tcPr>
          <w:p w14:paraId="71F3138B" w14:textId="77777777" w:rsidR="00BE5090" w:rsidRPr="00BE5090" w:rsidRDefault="00BE5090" w:rsidP="00BE5090">
            <w:pPr>
              <w:spacing w:after="160" w:line="279" w:lineRule="auto"/>
              <w:rPr>
                <w:rFonts w:ascii="Calibri" w:hAnsi="Calibri" w:cs="Calibri"/>
              </w:rPr>
            </w:pPr>
            <w:r w:rsidRPr="00BE5090">
              <w:rPr>
                <w:rFonts w:ascii="Calibri" w:hAnsi="Calibri" w:cs="Calibri"/>
              </w:rPr>
              <w:t>Get processing window for date</w:t>
            </w:r>
          </w:p>
        </w:tc>
        <w:tc>
          <w:tcPr>
            <w:tcW w:w="0" w:type="auto"/>
            <w:hideMark/>
          </w:tcPr>
          <w:p w14:paraId="15419D95" w14:textId="77777777" w:rsidR="00BE5090" w:rsidRPr="00BE5090" w:rsidRDefault="00BE5090" w:rsidP="00BE5090">
            <w:pPr>
              <w:spacing w:after="160" w:line="279" w:lineRule="auto"/>
              <w:rPr>
                <w:rFonts w:ascii="Calibri" w:hAnsi="Calibri" w:cs="Calibri"/>
              </w:rPr>
            </w:pPr>
            <w:r w:rsidRPr="00BE5090">
              <w:rPr>
                <w:rFonts w:ascii="Calibri" w:hAnsi="Calibri" w:cs="Calibri"/>
              </w:rPr>
              <w:t>New</w:t>
            </w:r>
          </w:p>
        </w:tc>
      </w:tr>
    </w:tbl>
    <w:p w14:paraId="3C0F172B" w14:textId="77777777" w:rsidR="00C45312" w:rsidRDefault="00C45312" w:rsidP="00C45312"/>
    <w:p w14:paraId="4C263CFC" w14:textId="77777777" w:rsidR="00C45312" w:rsidRDefault="00C45312" w:rsidP="00C45312"/>
    <w:p w14:paraId="08243235" w14:textId="77777777" w:rsidR="00C45312" w:rsidRDefault="00C45312" w:rsidP="00C45312"/>
    <w:p w14:paraId="1764C997" w14:textId="77777777" w:rsidR="005D519A" w:rsidRDefault="005D519A" w:rsidP="00C45312"/>
    <w:p w14:paraId="724A0AEB" w14:textId="77777777" w:rsidR="005D519A" w:rsidRDefault="005D519A" w:rsidP="00C45312"/>
    <w:p w14:paraId="0C68EB31" w14:textId="77777777" w:rsidR="005D519A" w:rsidRPr="005D519A" w:rsidRDefault="005D519A" w:rsidP="005D519A">
      <w:pPr>
        <w:pStyle w:val="Heading4"/>
      </w:pPr>
      <w:r w:rsidRPr="005D519A">
        <w:lastRenderedPageBreak/>
        <w:t>7.5.2 DepWDDetail Population</w:t>
      </w:r>
    </w:p>
    <w:p w14:paraId="301376DE" w14:textId="77777777" w:rsidR="005D519A" w:rsidRPr="005D519A" w:rsidRDefault="005D519A" w:rsidP="005D519A">
      <w:r w:rsidRPr="005D519A">
        <w:t>The system updates PlanConnect DepWDDetail records via existing stored procedure:</w:t>
      </w:r>
    </w:p>
    <w:tbl>
      <w:tblPr>
        <w:tblStyle w:val="TableGrid"/>
        <w:tblW w:w="0" w:type="auto"/>
        <w:shd w:val="clear" w:color="auto" w:fill="E8E8E8" w:themeFill="background2"/>
        <w:tblLook w:val="04A0" w:firstRow="1" w:lastRow="0" w:firstColumn="1" w:lastColumn="0" w:noHBand="0" w:noVBand="1"/>
      </w:tblPr>
      <w:tblGrid>
        <w:gridCol w:w="9350"/>
      </w:tblGrid>
      <w:tr w:rsidR="005D519A" w14:paraId="76A94349" w14:textId="77777777" w:rsidTr="005D519A">
        <w:tc>
          <w:tcPr>
            <w:tcW w:w="9350" w:type="dxa"/>
            <w:shd w:val="clear" w:color="auto" w:fill="E8E8E8" w:themeFill="background2"/>
          </w:tcPr>
          <w:p w14:paraId="5A66F40E" w14:textId="77777777" w:rsidR="005D519A" w:rsidRPr="005D519A" w:rsidRDefault="005D519A" w:rsidP="005D519A">
            <w:pPr>
              <w:spacing w:after="160" w:line="279" w:lineRule="auto"/>
            </w:pPr>
            <w:r w:rsidRPr="005D519A">
              <w:t>sql</w:t>
            </w:r>
          </w:p>
          <w:p w14:paraId="3AAD9E7E" w14:textId="77777777" w:rsidR="005D519A" w:rsidRPr="005D519A" w:rsidRDefault="005D519A" w:rsidP="005D519A">
            <w:pPr>
              <w:spacing w:after="160" w:line="279" w:lineRule="auto"/>
            </w:pPr>
            <w:r w:rsidRPr="005D519A">
              <w:t>EXEC [dbo].[Stata_Save_DepWDDetail]</w:t>
            </w:r>
          </w:p>
          <w:p w14:paraId="31A626B5" w14:textId="77777777" w:rsidR="005D519A" w:rsidRPr="005D519A" w:rsidRDefault="005D519A" w:rsidP="005D519A">
            <w:pPr>
              <w:spacing w:after="160" w:line="279" w:lineRule="auto"/>
            </w:pPr>
            <w:r w:rsidRPr="005D519A">
              <w:t xml:space="preserve">  @DepWDDetailID = [detail_id],</w:t>
            </w:r>
          </w:p>
          <w:p w14:paraId="4E27CCEA" w14:textId="77777777" w:rsidR="005D519A" w:rsidRPr="005D519A" w:rsidRDefault="005D519A" w:rsidP="005D519A">
            <w:pPr>
              <w:spacing w:after="160" w:line="279" w:lineRule="auto"/>
            </w:pPr>
            <w:r w:rsidRPr="005D519A">
              <w:t xml:space="preserve">  @RequestDate = '[YYYY-MM-DD]',</w:t>
            </w:r>
          </w:p>
          <w:p w14:paraId="67ECFAB5" w14:textId="77777777" w:rsidR="005D519A" w:rsidRPr="005D519A" w:rsidRDefault="005D519A" w:rsidP="005D519A">
            <w:pPr>
              <w:spacing w:after="160" w:line="279" w:lineRule="auto"/>
            </w:pPr>
            <w:r w:rsidRPr="005D519A">
              <w:t xml:space="preserve">  @TotalAmt = [total],</w:t>
            </w:r>
          </w:p>
          <w:p w14:paraId="095AD975" w14:textId="77777777" w:rsidR="005D519A" w:rsidRPr="005D519A" w:rsidRDefault="005D519A" w:rsidP="005D519A">
            <w:pPr>
              <w:spacing w:after="160" w:line="279" w:lineRule="auto"/>
            </w:pPr>
            <w:r w:rsidRPr="005D519A">
              <w:t xml:space="preserve">  @DeferralAmt = [ee_amt],</w:t>
            </w:r>
          </w:p>
          <w:p w14:paraId="7D551FF6" w14:textId="77777777" w:rsidR="005D519A" w:rsidRPr="005D519A" w:rsidRDefault="005D519A" w:rsidP="005D519A">
            <w:pPr>
              <w:spacing w:after="160" w:line="279" w:lineRule="auto"/>
            </w:pPr>
            <w:r w:rsidRPr="005D519A">
              <w:t xml:space="preserve">  @RothAmt = [roth_amt],</w:t>
            </w:r>
          </w:p>
          <w:p w14:paraId="45B824FE" w14:textId="77777777" w:rsidR="005D519A" w:rsidRPr="005D519A" w:rsidRDefault="005D519A" w:rsidP="005D519A">
            <w:pPr>
              <w:spacing w:after="160" w:line="279" w:lineRule="auto"/>
            </w:pPr>
            <w:r w:rsidRPr="005D519A">
              <w:t xml:space="preserve">  @MatchAmt = [match_amt],</w:t>
            </w:r>
          </w:p>
          <w:p w14:paraId="446FEB3B" w14:textId="77777777" w:rsidR="005D519A" w:rsidRPr="005D519A" w:rsidRDefault="005D519A" w:rsidP="005D519A">
            <w:pPr>
              <w:spacing w:after="160" w:line="279" w:lineRule="auto"/>
            </w:pPr>
            <w:r w:rsidRPr="005D519A">
              <w:t xml:space="preserve">  @SHMatchAmt = [shmatch_amt],</w:t>
            </w:r>
          </w:p>
          <w:p w14:paraId="14A010CD" w14:textId="77777777" w:rsidR="005D519A" w:rsidRPr="005D519A" w:rsidRDefault="005D519A" w:rsidP="005D519A">
            <w:pPr>
              <w:spacing w:after="160" w:line="279" w:lineRule="auto"/>
            </w:pPr>
            <w:r w:rsidRPr="005D519A">
              <w:t xml:space="preserve">  @PShareAmt = [pshare_amt],</w:t>
            </w:r>
          </w:p>
          <w:p w14:paraId="5BB13E32" w14:textId="77777777" w:rsidR="005D519A" w:rsidRPr="005D519A" w:rsidRDefault="005D519A" w:rsidP="005D519A">
            <w:pPr>
              <w:spacing w:after="160" w:line="279" w:lineRule="auto"/>
            </w:pPr>
            <w:r w:rsidRPr="005D519A">
              <w:t xml:space="preserve">  @SHNEAmt = [shne_amt],</w:t>
            </w:r>
          </w:p>
          <w:p w14:paraId="39ABE712" w14:textId="77777777" w:rsidR="005D519A" w:rsidRPr="005D519A" w:rsidRDefault="005D519A" w:rsidP="005D519A">
            <w:pPr>
              <w:spacing w:after="160" w:line="279" w:lineRule="auto"/>
            </w:pPr>
            <w:r w:rsidRPr="005D519A">
              <w:t xml:space="preserve">  @LoanAmt = [loan_amt],</w:t>
            </w:r>
          </w:p>
          <w:p w14:paraId="12CC6E64" w14:textId="77777777" w:rsidR="005D519A" w:rsidRPr="005D519A" w:rsidRDefault="005D519A" w:rsidP="005D519A">
            <w:pPr>
              <w:spacing w:after="160" w:line="279" w:lineRule="auto"/>
            </w:pPr>
            <w:r w:rsidRPr="005D519A">
              <w:t xml:space="preserve">  @CompleteOrCancelDesc = '';</w:t>
            </w:r>
          </w:p>
          <w:p w14:paraId="661960F3" w14:textId="77777777" w:rsidR="005D519A" w:rsidRDefault="005D519A" w:rsidP="00C45312"/>
        </w:tc>
      </w:tr>
    </w:tbl>
    <w:p w14:paraId="30626265" w14:textId="77777777" w:rsidR="00C45312" w:rsidRDefault="00C45312" w:rsidP="00C45312"/>
    <w:p w14:paraId="172A2757" w14:textId="3D25560D" w:rsidR="002F3F51" w:rsidRPr="002F3F51" w:rsidRDefault="00C45312" w:rsidP="008A3938">
      <w:pPr>
        <w:pStyle w:val="Heading3"/>
      </w:pPr>
      <w:bookmarkStart w:id="206" w:name="_Toc220763511"/>
      <w:r>
        <w:t>7.</w:t>
      </w:r>
      <w:r w:rsidR="005D519A">
        <w:t>6</w:t>
      </w:r>
      <w:r>
        <w:t xml:space="preserve"> </w:t>
      </w:r>
      <w:r w:rsidR="002F3F51" w:rsidRPr="002F3F51">
        <w:t>Schema Cache Structure</w:t>
      </w:r>
      <w:bookmarkEnd w:id="206"/>
    </w:p>
    <w:p w14:paraId="4733F737" w14:textId="77777777" w:rsidR="002F3F51" w:rsidRDefault="002F3F51" w:rsidP="002F3F51">
      <w:pPr>
        <w:rPr>
          <w:rFonts w:ascii="Calibri" w:hAnsi="Calibri" w:cs="Calibri"/>
        </w:rPr>
      </w:pPr>
      <w:r w:rsidRPr="002F3F51">
        <w:rPr>
          <w:rFonts w:ascii="Calibri" w:hAnsi="Calibri" w:cs="Calibri"/>
        </w:rPr>
        <w:t>The schema cache must support the variety of import delimited statements found in client do files:</w:t>
      </w:r>
    </w:p>
    <w:tbl>
      <w:tblPr>
        <w:tblStyle w:val="TableGrid"/>
        <w:tblW w:w="0" w:type="auto"/>
        <w:tblLook w:val="04A0" w:firstRow="1" w:lastRow="0" w:firstColumn="1" w:lastColumn="0" w:noHBand="0" w:noVBand="1"/>
      </w:tblPr>
      <w:tblGrid>
        <w:gridCol w:w="9350"/>
      </w:tblGrid>
      <w:tr w:rsidR="008A3938" w14:paraId="117FB2AC" w14:textId="77777777" w:rsidTr="00CF1294">
        <w:tc>
          <w:tcPr>
            <w:tcW w:w="9350" w:type="dxa"/>
            <w:shd w:val="clear" w:color="auto" w:fill="E8E8E8" w:themeFill="background2"/>
          </w:tcPr>
          <w:p w14:paraId="0AD3D6FA" w14:textId="77777777" w:rsidR="008A3938" w:rsidRPr="002F3F51" w:rsidRDefault="008A3938" w:rsidP="008A3938">
            <w:pPr>
              <w:spacing w:after="160" w:line="279" w:lineRule="auto"/>
              <w:rPr>
                <w:rFonts w:ascii="Calibri" w:hAnsi="Calibri" w:cs="Calibri"/>
              </w:rPr>
            </w:pPr>
            <w:r w:rsidRPr="002F3F51">
              <w:rPr>
                <w:rFonts w:ascii="Calibri" w:hAnsi="Calibri" w:cs="Calibri"/>
              </w:rPr>
              <w:t>json</w:t>
            </w:r>
          </w:p>
          <w:p w14:paraId="7BEAEA64" w14:textId="77777777" w:rsidR="008A3938" w:rsidRPr="002F3F51" w:rsidRDefault="008A3938" w:rsidP="008A3938">
            <w:pPr>
              <w:spacing w:after="160" w:line="279" w:lineRule="auto"/>
              <w:rPr>
                <w:rFonts w:ascii="Calibri" w:hAnsi="Calibri" w:cs="Calibri"/>
              </w:rPr>
            </w:pPr>
            <w:r w:rsidRPr="002F3F51">
              <w:rPr>
                <w:rFonts w:ascii="Calibri" w:hAnsi="Calibri" w:cs="Calibri"/>
              </w:rPr>
              <w:t>{</w:t>
            </w:r>
          </w:p>
          <w:p w14:paraId="7E2EF9A8"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"schema_key": "vendor:{vendor_id}:schema:v{version}",</w:t>
            </w:r>
          </w:p>
          <w:p w14:paraId="6B2CA1A2"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"schema_value": {</w:t>
            </w:r>
          </w:p>
          <w:p w14:paraId="2A41AA94"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"vendorId": "Am4bAEspr",</w:t>
            </w:r>
          </w:p>
          <w:p w14:paraId="3439CACE" w14:textId="77777777" w:rsidR="008A3938" w:rsidRPr="002F3F51" w:rsidRDefault="008A3938" w:rsidP="008A3938">
            <w:pPr>
              <w:spacing w:after="160" w:line="279" w:lineRule="auto"/>
              <w:rPr>
                <w:rFonts w:ascii="Calibri" w:hAnsi="Calibri" w:cs="Calibri"/>
              </w:rPr>
            </w:pPr>
            <w:r w:rsidRPr="002F3F51">
              <w:rPr>
                <w:rFonts w:ascii="Calibri" w:hAnsi="Calibri" w:cs="Calibri"/>
              </w:rPr>
              <w:lastRenderedPageBreak/>
              <w:t xml:space="preserve">    "vendorName": "Centro Social La Esperanza Inc",</w:t>
            </w:r>
          </w:p>
          <w:p w14:paraId="28260EEA"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"version": 3,</w:t>
            </w:r>
          </w:p>
          <w:p w14:paraId="5716E4D3"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"createdAt": "2026-01-15T10:30:00Z",</w:t>
            </w:r>
          </w:p>
          <w:p w14:paraId="245546E0"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"updatedAt": "2026-01-28T14:22:00Z",</w:t>
            </w:r>
          </w:p>
          <w:p w14:paraId="768CB924"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"approvedBy": "kfletchall@bluestar.com",</w:t>
            </w:r>
          </w:p>
          <w:p w14:paraId="0FA79C02"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"fileFormat": {</w:t>
            </w:r>
          </w:p>
          <w:p w14:paraId="2C18AB01"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"type": "EXCEL",</w:t>
            </w:r>
          </w:p>
          <w:p w14:paraId="49651AA2"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"extension": ".csv",</w:t>
            </w:r>
          </w:p>
          <w:p w14:paraId="46BB8774"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"encoding": "UTF-8",</w:t>
            </w:r>
          </w:p>
          <w:p w14:paraId="23483560"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"headerRow": 0,</w:t>
            </w:r>
          </w:p>
          <w:p w14:paraId="24345B40"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"dataStartRow": 1,</w:t>
            </w:r>
          </w:p>
          <w:p w14:paraId="079D62A5"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"hasHeaderNames": false</w:t>
            </w:r>
          </w:p>
          <w:p w14:paraId="3BDE16DA"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w:t>
            </w:r>
          </w:p>
          <w:p w14:paraId="521F8AE7"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"planConfig": {</w:t>
            </w:r>
          </w:p>
          <w:p w14:paraId="1F20945D"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"planid": "Am4bAEspr",</w:t>
            </w:r>
          </w:p>
          <w:p w14:paraId="3FE88276"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"planidfreq": "Am4bAEspr_BiWeeklyFri",</w:t>
            </w:r>
          </w:p>
          <w:p w14:paraId="55E1B811"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"payFrequency": "B",</w:t>
            </w:r>
          </w:p>
          <w:p w14:paraId="4F5F3DCA"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"sefaid1": "Am4bAEspr",</w:t>
            </w:r>
          </w:p>
          <w:p w14:paraId="13D25184"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"sefaid2": "",</w:t>
            </w:r>
          </w:p>
          <w:p w14:paraId="068DF459"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"sefaid3": "",</w:t>
            </w:r>
          </w:p>
          <w:p w14:paraId="0EE3A113"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"identifyingField": "company",</w:t>
            </w:r>
          </w:p>
          <w:p w14:paraId="4DA705DB"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"identifyingValue": "Centro Social La Esperanza Inc"</w:t>
            </w:r>
          </w:p>
          <w:p w14:paraId="1B9885FE"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w:t>
            </w:r>
          </w:p>
          <w:p w14:paraId="4559162C"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"columns": [...],</w:t>
            </w:r>
          </w:p>
          <w:p w14:paraId="05B478F8" w14:textId="77777777" w:rsidR="008A3938" w:rsidRPr="002F3F51" w:rsidRDefault="008A3938" w:rsidP="008A3938">
            <w:pPr>
              <w:spacing w:after="160" w:line="279" w:lineRule="auto"/>
              <w:rPr>
                <w:rFonts w:ascii="Calibri" w:hAnsi="Calibri" w:cs="Calibri"/>
              </w:rPr>
            </w:pPr>
            <w:r w:rsidRPr="002F3F51">
              <w:rPr>
                <w:rFonts w:ascii="Calibri" w:hAnsi="Calibri" w:cs="Calibri"/>
              </w:rPr>
              <w:lastRenderedPageBreak/>
              <w:t xml:space="preserve">    "subroutines": [...],</w:t>
            </w:r>
          </w:p>
          <w:p w14:paraId="7791738B"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"customCalculations": [...],</w:t>
            </w:r>
          </w:p>
          <w:p w14:paraId="220A9734"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"fileValidation": {</w:t>
            </w:r>
          </w:p>
          <w:p w14:paraId="0B577B8A"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"identifyingCheck": {</w:t>
            </w:r>
          </w:p>
          <w:p w14:paraId="362B01D9"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"field": "company",</w:t>
            </w:r>
          </w:p>
          <w:p w14:paraId="2AF2BBD3"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"contains": "Centro Social La Esperanza Inc",</w:t>
            </w:r>
          </w:p>
          <w:p w14:paraId="3D1C46E6"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"action": "DROP_ALL_IF_NOT_FOUND"</w:t>
            </w:r>
          </w:p>
          <w:p w14:paraId="00D8B6B5"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w:t>
            </w:r>
          </w:p>
          <w:p w14:paraId="14E5E65E"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w:t>
            </w:r>
          </w:p>
          <w:p w14:paraId="52C368DC"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"knownIssues": []</w:t>
            </w:r>
          </w:p>
          <w:p w14:paraId="2D9A948E" w14:textId="77777777" w:rsidR="008A3938" w:rsidRPr="002F3F51" w:rsidRDefault="008A3938" w:rsidP="008A3938">
            <w:pPr>
              <w:spacing w:after="160" w:line="279" w:lineRule="auto"/>
              <w:rPr>
                <w:rFonts w:ascii="Calibri" w:hAnsi="Calibri" w:cs="Calibri"/>
              </w:rPr>
            </w:pPr>
            <w:r w:rsidRPr="002F3F51">
              <w:rPr>
                <w:rFonts w:ascii="Calibri" w:hAnsi="Calibri" w:cs="Calibri"/>
              </w:rPr>
              <w:t xml:space="preserve">  }</w:t>
            </w:r>
          </w:p>
          <w:p w14:paraId="1E41D877" w14:textId="77777777" w:rsidR="008A3938" w:rsidRPr="002F3F51" w:rsidRDefault="008A3938" w:rsidP="008A3938">
            <w:pPr>
              <w:spacing w:after="160" w:line="279" w:lineRule="auto"/>
              <w:rPr>
                <w:rFonts w:ascii="Calibri" w:hAnsi="Calibri" w:cs="Calibri"/>
              </w:rPr>
            </w:pPr>
            <w:r w:rsidRPr="002F3F51">
              <w:rPr>
                <w:rFonts w:ascii="Calibri" w:hAnsi="Calibri" w:cs="Calibri"/>
              </w:rPr>
              <w:t>}</w:t>
            </w:r>
          </w:p>
          <w:p w14:paraId="33384A1B" w14:textId="77777777" w:rsidR="008A3938" w:rsidRDefault="008A3938" w:rsidP="002F3F51">
            <w:pPr>
              <w:rPr>
                <w:rFonts w:ascii="Calibri" w:hAnsi="Calibri" w:cs="Calibri"/>
              </w:rPr>
            </w:pPr>
          </w:p>
        </w:tc>
      </w:tr>
    </w:tbl>
    <w:p w14:paraId="5EEEF2C5" w14:textId="77777777" w:rsidR="008A3938" w:rsidRPr="002F3F51" w:rsidRDefault="008A3938" w:rsidP="002F3F51">
      <w:pPr>
        <w:rPr>
          <w:rFonts w:ascii="Calibri" w:hAnsi="Calibri" w:cs="Calibri"/>
        </w:rPr>
      </w:pPr>
    </w:p>
    <w:p w14:paraId="35C5246A" w14:textId="77777777" w:rsidR="008A3938" w:rsidRDefault="008A3938" w:rsidP="002F3F51">
      <w:pPr>
        <w:rPr>
          <w:rFonts w:ascii="Calibri" w:hAnsi="Calibri" w:cs="Calibri"/>
          <w:b/>
          <w:bCs/>
        </w:rPr>
      </w:pPr>
    </w:p>
    <w:p w14:paraId="56C46408" w14:textId="77777777" w:rsidR="008A3938" w:rsidRDefault="008A3938" w:rsidP="002F3F51">
      <w:pPr>
        <w:rPr>
          <w:rFonts w:ascii="Calibri" w:hAnsi="Calibri" w:cs="Calibri"/>
          <w:b/>
          <w:bCs/>
        </w:rPr>
      </w:pPr>
    </w:p>
    <w:p w14:paraId="47974A03" w14:textId="5B998A83" w:rsidR="002F3F51" w:rsidRPr="00A37C03" w:rsidRDefault="002F3F51" w:rsidP="008A3938">
      <w:pPr>
        <w:pStyle w:val="Heading3"/>
        <w:rPr>
          <w:rFonts w:ascii="Calibri" w:hAnsi="Calibri" w:cs="Calibri"/>
        </w:rPr>
      </w:pPr>
      <w:bookmarkStart w:id="207" w:name="_Toc220763512"/>
      <w:r w:rsidRPr="00A37C03">
        <w:rPr>
          <w:rFonts w:ascii="Calibri" w:hAnsi="Calibri" w:cs="Calibri"/>
        </w:rPr>
        <w:t>7.</w:t>
      </w:r>
      <w:r w:rsidR="005D519A">
        <w:rPr>
          <w:rFonts w:ascii="Calibri" w:hAnsi="Calibri" w:cs="Calibri"/>
        </w:rPr>
        <w:t>7</w:t>
      </w:r>
      <w:r w:rsidRPr="00A37C03">
        <w:rPr>
          <w:rFonts w:ascii="Calibri" w:hAnsi="Calibri" w:cs="Calibri"/>
        </w:rPr>
        <w:t xml:space="preserve"> Subroutine Mapping for AI Agent Implementation</w:t>
      </w:r>
      <w:bookmarkEnd w:id="207"/>
    </w:p>
    <w:p w14:paraId="11FF2B56" w14:textId="77777777" w:rsidR="002F3F51" w:rsidRPr="002F3F51" w:rsidRDefault="002F3F51" w:rsidP="002F3F51">
      <w:pPr>
        <w:rPr>
          <w:rFonts w:ascii="Calibri" w:hAnsi="Calibri" w:cs="Calibri"/>
        </w:rPr>
      </w:pPr>
      <w:r w:rsidRPr="002F3F51">
        <w:rPr>
          <w:rFonts w:ascii="Calibri" w:hAnsi="Calibri" w:cs="Calibri"/>
        </w:rPr>
        <w:t>The following subroutines must be replicated as validation/transformation rules:</w:t>
      </w:r>
    </w:p>
    <w:tbl>
      <w:tblPr>
        <w:tblStyle w:val="TableGrid"/>
        <w:tblW w:w="0" w:type="auto"/>
        <w:tblLook w:val="04A0" w:firstRow="1" w:lastRow="0" w:firstColumn="1" w:lastColumn="0" w:noHBand="0" w:noVBand="1"/>
      </w:tblPr>
      <w:tblGrid>
        <w:gridCol w:w="3260"/>
        <w:gridCol w:w="3081"/>
        <w:gridCol w:w="1969"/>
        <w:gridCol w:w="1040"/>
      </w:tblGrid>
      <w:tr w:rsidR="002F3F51" w:rsidRPr="002F3F51" w14:paraId="2DA8A3D5" w14:textId="77777777" w:rsidTr="008A3938">
        <w:tc>
          <w:tcPr>
            <w:tcW w:w="0" w:type="auto"/>
            <w:hideMark/>
          </w:tcPr>
          <w:p w14:paraId="052E3858"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Subroutine</w:t>
            </w:r>
          </w:p>
        </w:tc>
        <w:tc>
          <w:tcPr>
            <w:tcW w:w="0" w:type="auto"/>
            <w:hideMark/>
          </w:tcPr>
          <w:p w14:paraId="593440FD"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Purpose</w:t>
            </w:r>
          </w:p>
        </w:tc>
        <w:tc>
          <w:tcPr>
            <w:tcW w:w="0" w:type="auto"/>
            <w:hideMark/>
          </w:tcPr>
          <w:p w14:paraId="44AE0C84"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AI Agent</w:t>
            </w:r>
          </w:p>
        </w:tc>
        <w:tc>
          <w:tcPr>
            <w:tcW w:w="0" w:type="auto"/>
            <w:hideMark/>
          </w:tcPr>
          <w:p w14:paraId="6422FF4A"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Priority</w:t>
            </w:r>
          </w:p>
        </w:tc>
      </w:tr>
      <w:tr w:rsidR="002F3F51" w:rsidRPr="002F3F51" w14:paraId="1D88C429" w14:textId="77777777" w:rsidTr="008A3938">
        <w:tc>
          <w:tcPr>
            <w:tcW w:w="0" w:type="auto"/>
            <w:hideMark/>
          </w:tcPr>
          <w:p w14:paraId="39A1F613"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subroutine-BadSSNs.do</w:t>
            </w:r>
          </w:p>
        </w:tc>
        <w:tc>
          <w:tcPr>
            <w:tcW w:w="0" w:type="auto"/>
            <w:hideMark/>
          </w:tcPr>
          <w:p w14:paraId="156A0CA0" w14:textId="77777777" w:rsidR="002F3F51" w:rsidRPr="002F3F51" w:rsidRDefault="002F3F51" w:rsidP="002F3F51">
            <w:pPr>
              <w:spacing w:after="160" w:line="279" w:lineRule="auto"/>
              <w:rPr>
                <w:rFonts w:ascii="Calibri" w:hAnsi="Calibri" w:cs="Calibri"/>
              </w:rPr>
            </w:pPr>
            <w:r w:rsidRPr="002F3F51">
              <w:rPr>
                <w:rFonts w:ascii="Calibri" w:hAnsi="Calibri" w:cs="Calibri"/>
              </w:rPr>
              <w:t>SSN validation and flagging</w:t>
            </w:r>
          </w:p>
        </w:tc>
        <w:tc>
          <w:tcPr>
            <w:tcW w:w="0" w:type="auto"/>
            <w:hideMark/>
          </w:tcPr>
          <w:p w14:paraId="207301CF"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Validator Agent</w:t>
            </w:r>
          </w:p>
        </w:tc>
        <w:tc>
          <w:tcPr>
            <w:tcW w:w="0" w:type="auto"/>
            <w:hideMark/>
          </w:tcPr>
          <w:p w14:paraId="77193810"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r>
      <w:tr w:rsidR="002F3F51" w:rsidRPr="002F3F51" w14:paraId="02991469" w14:textId="77777777" w:rsidTr="008A3938">
        <w:tc>
          <w:tcPr>
            <w:tcW w:w="0" w:type="auto"/>
            <w:hideMark/>
          </w:tcPr>
          <w:p w14:paraId="22DA2699"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subroutine-Issues.do</w:t>
            </w:r>
          </w:p>
        </w:tc>
        <w:tc>
          <w:tcPr>
            <w:tcW w:w="0" w:type="auto"/>
            <w:hideMark/>
          </w:tcPr>
          <w:p w14:paraId="26077CEC" w14:textId="77777777" w:rsidR="002F3F51" w:rsidRPr="002F3F51" w:rsidRDefault="002F3F51" w:rsidP="002F3F51">
            <w:pPr>
              <w:spacing w:after="160" w:line="279" w:lineRule="auto"/>
              <w:rPr>
                <w:rFonts w:ascii="Calibri" w:hAnsi="Calibri" w:cs="Calibri"/>
              </w:rPr>
            </w:pPr>
            <w:r w:rsidRPr="002F3F51">
              <w:rPr>
                <w:rFonts w:ascii="Calibri" w:hAnsi="Calibri" w:cs="Calibri"/>
              </w:rPr>
              <w:t>Generate issues/warnings reports</w:t>
            </w:r>
          </w:p>
        </w:tc>
        <w:tc>
          <w:tcPr>
            <w:tcW w:w="0" w:type="auto"/>
            <w:hideMark/>
          </w:tcPr>
          <w:p w14:paraId="08502C33"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Validator Agent</w:t>
            </w:r>
          </w:p>
        </w:tc>
        <w:tc>
          <w:tcPr>
            <w:tcW w:w="0" w:type="auto"/>
            <w:hideMark/>
          </w:tcPr>
          <w:p w14:paraId="06BC586D"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r>
      <w:tr w:rsidR="002F3F51" w:rsidRPr="002F3F51" w14:paraId="653651E3" w14:textId="77777777" w:rsidTr="008A3938">
        <w:tc>
          <w:tcPr>
            <w:tcW w:w="0" w:type="auto"/>
            <w:hideMark/>
          </w:tcPr>
          <w:p w14:paraId="45B0A635"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subroutine-FormatDatesandStrings.do</w:t>
            </w:r>
          </w:p>
        </w:tc>
        <w:tc>
          <w:tcPr>
            <w:tcW w:w="0" w:type="auto"/>
            <w:hideMark/>
          </w:tcPr>
          <w:p w14:paraId="24E52396" w14:textId="77777777" w:rsidR="002F3F51" w:rsidRPr="002F3F51" w:rsidRDefault="002F3F51" w:rsidP="002F3F51">
            <w:pPr>
              <w:spacing w:after="160" w:line="279" w:lineRule="auto"/>
              <w:rPr>
                <w:rFonts w:ascii="Calibri" w:hAnsi="Calibri" w:cs="Calibri"/>
              </w:rPr>
            </w:pPr>
            <w:r w:rsidRPr="002F3F51">
              <w:rPr>
                <w:rFonts w:ascii="Calibri" w:hAnsi="Calibri" w:cs="Calibri"/>
              </w:rPr>
              <w:t>Standardize date formats, clean SSN, format strings</w:t>
            </w:r>
          </w:p>
        </w:tc>
        <w:tc>
          <w:tcPr>
            <w:tcW w:w="0" w:type="auto"/>
            <w:hideMark/>
          </w:tcPr>
          <w:p w14:paraId="0593044B"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741859B4"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r>
      <w:tr w:rsidR="002F3F51" w:rsidRPr="002F3F51" w14:paraId="4A6E62A1" w14:textId="77777777" w:rsidTr="008A3938">
        <w:tc>
          <w:tcPr>
            <w:tcW w:w="0" w:type="auto"/>
            <w:hideMark/>
          </w:tcPr>
          <w:p w14:paraId="6FF06946"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subroutine-destringnumbers.do</w:t>
            </w:r>
          </w:p>
        </w:tc>
        <w:tc>
          <w:tcPr>
            <w:tcW w:w="0" w:type="auto"/>
            <w:hideMark/>
          </w:tcPr>
          <w:p w14:paraId="75038D46" w14:textId="77777777" w:rsidR="002F3F51" w:rsidRPr="002F3F51" w:rsidRDefault="002F3F51" w:rsidP="002F3F51">
            <w:pPr>
              <w:spacing w:after="160" w:line="279" w:lineRule="auto"/>
              <w:rPr>
                <w:rFonts w:ascii="Calibri" w:hAnsi="Calibri" w:cs="Calibri"/>
              </w:rPr>
            </w:pPr>
            <w:r w:rsidRPr="002F3F51">
              <w:rPr>
                <w:rFonts w:ascii="Calibri" w:hAnsi="Calibri" w:cs="Calibri"/>
              </w:rPr>
              <w:t>Convert string fields to numeric</w:t>
            </w:r>
          </w:p>
        </w:tc>
        <w:tc>
          <w:tcPr>
            <w:tcW w:w="0" w:type="auto"/>
            <w:hideMark/>
          </w:tcPr>
          <w:p w14:paraId="244FB788"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2140B50C"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r>
      <w:tr w:rsidR="002F3F51" w:rsidRPr="002F3F51" w14:paraId="30A9E1CC" w14:textId="77777777" w:rsidTr="008A3938">
        <w:tc>
          <w:tcPr>
            <w:tcW w:w="0" w:type="auto"/>
            <w:hideMark/>
          </w:tcPr>
          <w:p w14:paraId="07CA8918"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subroutine-DuplicateEmployees.do</w:t>
            </w:r>
          </w:p>
        </w:tc>
        <w:tc>
          <w:tcPr>
            <w:tcW w:w="0" w:type="auto"/>
            <w:hideMark/>
          </w:tcPr>
          <w:p w14:paraId="7FF9FF95" w14:textId="77777777" w:rsidR="002F3F51" w:rsidRPr="002F3F51" w:rsidRDefault="002F3F51" w:rsidP="002F3F51">
            <w:pPr>
              <w:spacing w:after="160" w:line="279" w:lineRule="auto"/>
              <w:rPr>
                <w:rFonts w:ascii="Calibri" w:hAnsi="Calibri" w:cs="Calibri"/>
              </w:rPr>
            </w:pPr>
            <w:r w:rsidRPr="002F3F51">
              <w:rPr>
                <w:rFonts w:ascii="Calibri" w:hAnsi="Calibri" w:cs="Calibri"/>
              </w:rPr>
              <w:t>Consolidate duplicate employee records by SSN</w:t>
            </w:r>
          </w:p>
        </w:tc>
        <w:tc>
          <w:tcPr>
            <w:tcW w:w="0" w:type="auto"/>
            <w:hideMark/>
          </w:tcPr>
          <w:p w14:paraId="34CEFB3A"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0388C2E8"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r>
      <w:tr w:rsidR="002F3F51" w:rsidRPr="002F3F51" w14:paraId="112C5994" w14:textId="77777777" w:rsidTr="008A3938">
        <w:tc>
          <w:tcPr>
            <w:tcW w:w="0" w:type="auto"/>
            <w:hideMark/>
          </w:tcPr>
          <w:p w14:paraId="00482CB3"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subroutine-employmentstatus.do</w:t>
            </w:r>
          </w:p>
        </w:tc>
        <w:tc>
          <w:tcPr>
            <w:tcW w:w="0" w:type="auto"/>
            <w:hideMark/>
          </w:tcPr>
          <w:p w14:paraId="6BE77D7B" w14:textId="77777777" w:rsidR="002F3F51" w:rsidRPr="002F3F51" w:rsidRDefault="002F3F51" w:rsidP="002F3F51">
            <w:pPr>
              <w:spacing w:after="160" w:line="279" w:lineRule="auto"/>
              <w:rPr>
                <w:rFonts w:ascii="Calibri" w:hAnsi="Calibri" w:cs="Calibri"/>
              </w:rPr>
            </w:pPr>
            <w:r w:rsidRPr="002F3F51">
              <w:rPr>
                <w:rFonts w:ascii="Calibri" w:hAnsi="Calibri" w:cs="Calibri"/>
              </w:rPr>
              <w:t>Evaluate/fix employment status, rehire detection</w:t>
            </w:r>
          </w:p>
        </w:tc>
        <w:tc>
          <w:tcPr>
            <w:tcW w:w="0" w:type="auto"/>
            <w:hideMark/>
          </w:tcPr>
          <w:p w14:paraId="2AC5C934"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00C498F3"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r>
      <w:tr w:rsidR="002F3F51" w:rsidRPr="002F3F51" w14:paraId="7A53B4FA" w14:textId="77777777" w:rsidTr="008A3938">
        <w:tc>
          <w:tcPr>
            <w:tcW w:w="0" w:type="auto"/>
            <w:hideMark/>
          </w:tcPr>
          <w:p w14:paraId="6D753830"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subroutine-fixinghours.do</w:t>
            </w:r>
          </w:p>
        </w:tc>
        <w:tc>
          <w:tcPr>
            <w:tcW w:w="0" w:type="auto"/>
            <w:hideMark/>
          </w:tcPr>
          <w:p w14:paraId="44F98256"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Validate and adjust hours fields</w:t>
            </w:r>
          </w:p>
        </w:tc>
        <w:tc>
          <w:tcPr>
            <w:tcW w:w="0" w:type="auto"/>
            <w:hideMark/>
          </w:tcPr>
          <w:p w14:paraId="3309E6E6"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Validator Agent</w:t>
            </w:r>
          </w:p>
        </w:tc>
        <w:tc>
          <w:tcPr>
            <w:tcW w:w="0" w:type="auto"/>
            <w:hideMark/>
          </w:tcPr>
          <w:p w14:paraId="1DEBCE3D"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r>
      <w:tr w:rsidR="002F3F51" w:rsidRPr="002F3F51" w14:paraId="1D8D6FA2" w14:textId="77777777" w:rsidTr="008A3938">
        <w:tc>
          <w:tcPr>
            <w:tcW w:w="0" w:type="auto"/>
            <w:hideMark/>
          </w:tcPr>
          <w:p w14:paraId="7852CB36"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subroutine-negativepayroll.do</w:t>
            </w:r>
          </w:p>
        </w:tc>
        <w:tc>
          <w:tcPr>
            <w:tcW w:w="0" w:type="auto"/>
            <w:hideMark/>
          </w:tcPr>
          <w:p w14:paraId="1B4AC224" w14:textId="77777777" w:rsidR="002F3F51" w:rsidRPr="002F3F51" w:rsidRDefault="002F3F51" w:rsidP="002F3F51">
            <w:pPr>
              <w:spacing w:after="160" w:line="279" w:lineRule="auto"/>
              <w:rPr>
                <w:rFonts w:ascii="Calibri" w:hAnsi="Calibri" w:cs="Calibri"/>
              </w:rPr>
            </w:pPr>
            <w:r w:rsidRPr="002F3F51">
              <w:rPr>
                <w:rFonts w:ascii="Calibri" w:hAnsi="Calibri" w:cs="Calibri"/>
              </w:rPr>
              <w:t>Handle negative payroll amounts</w:t>
            </w:r>
          </w:p>
        </w:tc>
        <w:tc>
          <w:tcPr>
            <w:tcW w:w="0" w:type="auto"/>
            <w:hideMark/>
          </w:tcPr>
          <w:p w14:paraId="1E06ABBB" w14:textId="77777777" w:rsidR="002F3F51" w:rsidRPr="002F3F51" w:rsidRDefault="002F3F51" w:rsidP="002F3F51">
            <w:pPr>
              <w:spacing w:after="160" w:line="279" w:lineRule="auto"/>
              <w:rPr>
                <w:rFonts w:ascii="Calibri" w:hAnsi="Calibri" w:cs="Calibri"/>
              </w:rPr>
            </w:pPr>
            <w:r w:rsidRPr="002F3F51">
              <w:rPr>
                <w:rFonts w:ascii="Calibri" w:hAnsi="Calibri" w:cs="Calibri"/>
              </w:rPr>
              <w:t>Exception Agent</w:t>
            </w:r>
          </w:p>
        </w:tc>
        <w:tc>
          <w:tcPr>
            <w:tcW w:w="0" w:type="auto"/>
            <w:hideMark/>
          </w:tcPr>
          <w:p w14:paraId="00F6F7CF"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r>
      <w:tr w:rsidR="002F3F51" w:rsidRPr="002F3F51" w14:paraId="52AC4749" w14:textId="77777777" w:rsidTr="008A3938">
        <w:tc>
          <w:tcPr>
            <w:tcW w:w="0" w:type="auto"/>
            <w:hideMark/>
          </w:tcPr>
          <w:p w14:paraId="56004C81"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subroutine-totalsbyplanid.do</w:t>
            </w:r>
          </w:p>
        </w:tc>
        <w:tc>
          <w:tcPr>
            <w:tcW w:w="0" w:type="auto"/>
            <w:hideMark/>
          </w:tcPr>
          <w:p w14:paraId="6483CE1C" w14:textId="77777777" w:rsidR="002F3F51" w:rsidRPr="002F3F51" w:rsidRDefault="002F3F51" w:rsidP="002F3F51">
            <w:pPr>
              <w:spacing w:after="160" w:line="279" w:lineRule="auto"/>
              <w:rPr>
                <w:rFonts w:ascii="Calibri" w:hAnsi="Calibri" w:cs="Calibri"/>
              </w:rPr>
            </w:pPr>
            <w:r w:rsidRPr="002F3F51">
              <w:rPr>
                <w:rFonts w:ascii="Calibri" w:hAnsi="Calibri" w:cs="Calibri"/>
              </w:rPr>
              <w:t>Generate plan-level totals</w:t>
            </w:r>
          </w:p>
        </w:tc>
        <w:tc>
          <w:tcPr>
            <w:tcW w:w="0" w:type="auto"/>
            <w:hideMark/>
          </w:tcPr>
          <w:p w14:paraId="2F86F738" w14:textId="77777777" w:rsidR="002F3F51" w:rsidRPr="002F3F51" w:rsidRDefault="002F3F51" w:rsidP="002F3F51">
            <w:pPr>
              <w:spacing w:after="160" w:line="279" w:lineRule="auto"/>
              <w:rPr>
                <w:rFonts w:ascii="Calibri" w:hAnsi="Calibri" w:cs="Calibri"/>
              </w:rPr>
            </w:pPr>
            <w:r w:rsidRPr="002F3F51">
              <w:rPr>
                <w:rFonts w:ascii="Calibri" w:hAnsi="Calibri" w:cs="Calibri"/>
              </w:rPr>
              <w:t>Compliance Agent</w:t>
            </w:r>
          </w:p>
        </w:tc>
        <w:tc>
          <w:tcPr>
            <w:tcW w:w="0" w:type="auto"/>
            <w:hideMark/>
          </w:tcPr>
          <w:p w14:paraId="67C6DA29"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r>
      <w:tr w:rsidR="002F3F51" w:rsidRPr="002F3F51" w14:paraId="5693CDE4" w14:textId="77777777" w:rsidTr="008A3938">
        <w:tc>
          <w:tcPr>
            <w:tcW w:w="0" w:type="auto"/>
            <w:hideMark/>
          </w:tcPr>
          <w:p w14:paraId="3637A70B"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subroutine-planholdPC.do</w:t>
            </w:r>
          </w:p>
        </w:tc>
        <w:tc>
          <w:tcPr>
            <w:tcW w:w="0" w:type="auto"/>
            <w:hideMark/>
          </w:tcPr>
          <w:p w14:paraId="10101D93" w14:textId="77777777" w:rsidR="002F3F51" w:rsidRPr="002F3F51" w:rsidRDefault="002F3F51" w:rsidP="002F3F51">
            <w:pPr>
              <w:spacing w:after="160" w:line="279" w:lineRule="auto"/>
              <w:rPr>
                <w:rFonts w:ascii="Calibri" w:hAnsi="Calibri" w:cs="Calibri"/>
              </w:rPr>
            </w:pPr>
            <w:r w:rsidRPr="002F3F51">
              <w:rPr>
                <w:rFonts w:ascii="Calibri" w:hAnsi="Calibri" w:cs="Calibri"/>
              </w:rPr>
              <w:t>Check if plan is on hold</w:t>
            </w:r>
          </w:p>
        </w:tc>
        <w:tc>
          <w:tcPr>
            <w:tcW w:w="0" w:type="auto"/>
            <w:hideMark/>
          </w:tcPr>
          <w:p w14:paraId="554B5C4E" w14:textId="77777777" w:rsidR="002F3F51" w:rsidRPr="002F3F51" w:rsidRDefault="002F3F51" w:rsidP="002F3F51">
            <w:pPr>
              <w:spacing w:after="160" w:line="279" w:lineRule="auto"/>
              <w:rPr>
                <w:rFonts w:ascii="Calibri" w:hAnsi="Calibri" w:cs="Calibri"/>
              </w:rPr>
            </w:pPr>
            <w:r w:rsidRPr="002F3F51">
              <w:rPr>
                <w:rFonts w:ascii="Calibri" w:hAnsi="Calibri" w:cs="Calibri"/>
              </w:rPr>
              <w:t>Compliance Agent</w:t>
            </w:r>
          </w:p>
        </w:tc>
        <w:tc>
          <w:tcPr>
            <w:tcW w:w="0" w:type="auto"/>
            <w:hideMark/>
          </w:tcPr>
          <w:p w14:paraId="4720F640"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r>
      <w:tr w:rsidR="002F3F51" w:rsidRPr="002F3F51" w14:paraId="10CBD831" w14:textId="77777777" w:rsidTr="008A3938">
        <w:tc>
          <w:tcPr>
            <w:tcW w:w="0" w:type="auto"/>
            <w:hideMark/>
          </w:tcPr>
          <w:p w14:paraId="7F4E7918"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subroutine-Forfeitures.do</w:t>
            </w:r>
          </w:p>
        </w:tc>
        <w:tc>
          <w:tcPr>
            <w:tcW w:w="0" w:type="auto"/>
            <w:hideMark/>
          </w:tcPr>
          <w:p w14:paraId="008882B0" w14:textId="77777777" w:rsidR="002F3F51" w:rsidRPr="002F3F51" w:rsidRDefault="002F3F51" w:rsidP="002F3F51">
            <w:pPr>
              <w:spacing w:after="160" w:line="279" w:lineRule="auto"/>
              <w:rPr>
                <w:rFonts w:ascii="Calibri" w:hAnsi="Calibri" w:cs="Calibri"/>
              </w:rPr>
            </w:pPr>
            <w:r w:rsidRPr="002F3F51">
              <w:rPr>
                <w:rFonts w:ascii="Calibri" w:hAnsi="Calibri" w:cs="Calibri"/>
              </w:rPr>
              <w:t>Process forfeiture records</w:t>
            </w:r>
          </w:p>
        </w:tc>
        <w:tc>
          <w:tcPr>
            <w:tcW w:w="0" w:type="auto"/>
            <w:hideMark/>
          </w:tcPr>
          <w:p w14:paraId="100A3BE2"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73A80B71"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r>
      <w:tr w:rsidR="002F3F51" w:rsidRPr="002F3F51" w14:paraId="3B276212" w14:textId="77777777" w:rsidTr="008A3938">
        <w:tc>
          <w:tcPr>
            <w:tcW w:w="0" w:type="auto"/>
            <w:hideMark/>
          </w:tcPr>
          <w:p w14:paraId="77317B7B"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subroutine-exportingfiles.do</w:t>
            </w:r>
          </w:p>
        </w:tc>
        <w:tc>
          <w:tcPr>
            <w:tcW w:w="0" w:type="auto"/>
            <w:hideMark/>
          </w:tcPr>
          <w:p w14:paraId="405B19EA" w14:textId="77777777" w:rsidR="002F3F51" w:rsidRPr="002F3F51" w:rsidRDefault="002F3F51" w:rsidP="002F3F51">
            <w:pPr>
              <w:spacing w:after="160" w:line="279" w:lineRule="auto"/>
              <w:rPr>
                <w:rFonts w:ascii="Calibri" w:hAnsi="Calibri" w:cs="Calibri"/>
              </w:rPr>
            </w:pPr>
            <w:r w:rsidRPr="002F3F51">
              <w:rPr>
                <w:rFonts w:ascii="Calibri" w:hAnsi="Calibri" w:cs="Calibri"/>
              </w:rPr>
              <w:t>Generate output files (Loans, BadSSN, PayrollALL)</w:t>
            </w:r>
          </w:p>
        </w:tc>
        <w:tc>
          <w:tcPr>
            <w:tcW w:w="0" w:type="auto"/>
            <w:hideMark/>
          </w:tcPr>
          <w:p w14:paraId="01FE0625" w14:textId="77777777" w:rsidR="002F3F51" w:rsidRPr="002F3F51" w:rsidRDefault="002F3F51" w:rsidP="002F3F51">
            <w:pPr>
              <w:spacing w:after="160" w:line="279" w:lineRule="auto"/>
              <w:rPr>
                <w:rFonts w:ascii="Calibri" w:hAnsi="Calibri" w:cs="Calibri"/>
              </w:rPr>
            </w:pPr>
            <w:r w:rsidRPr="002F3F51">
              <w:rPr>
                <w:rFonts w:ascii="Calibri" w:hAnsi="Calibri" w:cs="Calibri"/>
              </w:rPr>
              <w:t>ACH Agent</w:t>
            </w:r>
          </w:p>
        </w:tc>
        <w:tc>
          <w:tcPr>
            <w:tcW w:w="0" w:type="auto"/>
            <w:hideMark/>
          </w:tcPr>
          <w:p w14:paraId="093E6EA5"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r>
      <w:tr w:rsidR="002F3F51" w:rsidRPr="002F3F51" w14:paraId="31BD3FD0" w14:textId="77777777" w:rsidTr="008A3938">
        <w:tc>
          <w:tcPr>
            <w:tcW w:w="0" w:type="auto"/>
            <w:hideMark/>
          </w:tcPr>
          <w:p w14:paraId="70EA2ADD"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subroutine-XML.do</w:t>
            </w:r>
          </w:p>
        </w:tc>
        <w:tc>
          <w:tcPr>
            <w:tcW w:w="0" w:type="auto"/>
            <w:hideMark/>
          </w:tcPr>
          <w:p w14:paraId="627B4523" w14:textId="77777777" w:rsidR="002F3F51" w:rsidRPr="002F3F51" w:rsidRDefault="002F3F51" w:rsidP="002F3F51">
            <w:pPr>
              <w:spacing w:after="160" w:line="279" w:lineRule="auto"/>
              <w:rPr>
                <w:rFonts w:ascii="Calibri" w:hAnsi="Calibri" w:cs="Calibri"/>
              </w:rPr>
            </w:pPr>
            <w:r w:rsidRPr="002F3F51">
              <w:rPr>
                <w:rFonts w:ascii="Calibri" w:hAnsi="Calibri" w:cs="Calibri"/>
              </w:rPr>
              <w:t>Generate Relius XML import file</w:t>
            </w:r>
          </w:p>
        </w:tc>
        <w:tc>
          <w:tcPr>
            <w:tcW w:w="0" w:type="auto"/>
            <w:hideMark/>
          </w:tcPr>
          <w:p w14:paraId="2E183C70" w14:textId="77777777" w:rsidR="002F3F51" w:rsidRPr="002F3F51" w:rsidRDefault="002F3F51" w:rsidP="002F3F51">
            <w:pPr>
              <w:spacing w:after="160" w:line="279" w:lineRule="auto"/>
              <w:rPr>
                <w:rFonts w:ascii="Calibri" w:hAnsi="Calibri" w:cs="Calibri"/>
              </w:rPr>
            </w:pPr>
            <w:r w:rsidRPr="002F3F51">
              <w:rPr>
                <w:rFonts w:ascii="Calibri" w:hAnsi="Calibri" w:cs="Calibri"/>
              </w:rPr>
              <w:t>ACH Agent</w:t>
            </w:r>
          </w:p>
        </w:tc>
        <w:tc>
          <w:tcPr>
            <w:tcW w:w="0" w:type="auto"/>
            <w:hideMark/>
          </w:tcPr>
          <w:p w14:paraId="72D35DAA"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r>
      <w:tr w:rsidR="002F3F51" w:rsidRPr="002F3F51" w14:paraId="05CD780D" w14:textId="77777777" w:rsidTr="008A3938">
        <w:tc>
          <w:tcPr>
            <w:tcW w:w="0" w:type="auto"/>
            <w:hideMark/>
          </w:tcPr>
          <w:p w14:paraId="4445EE8C"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subroutine-DepWDDetailPopulate.do</w:t>
            </w:r>
          </w:p>
        </w:tc>
        <w:tc>
          <w:tcPr>
            <w:tcW w:w="0" w:type="auto"/>
            <w:hideMark/>
          </w:tcPr>
          <w:p w14:paraId="49DD3E7C" w14:textId="77777777" w:rsidR="002F3F51" w:rsidRPr="002F3F51" w:rsidRDefault="002F3F51" w:rsidP="002F3F51">
            <w:pPr>
              <w:spacing w:after="160" w:line="279" w:lineRule="auto"/>
              <w:rPr>
                <w:rFonts w:ascii="Calibri" w:hAnsi="Calibri" w:cs="Calibri"/>
              </w:rPr>
            </w:pPr>
            <w:r w:rsidRPr="002F3F51">
              <w:rPr>
                <w:rFonts w:ascii="Calibri" w:hAnsi="Calibri" w:cs="Calibri"/>
              </w:rPr>
              <w:t>Update PlanConnect DepWDDetail</w:t>
            </w:r>
          </w:p>
        </w:tc>
        <w:tc>
          <w:tcPr>
            <w:tcW w:w="0" w:type="auto"/>
            <w:hideMark/>
          </w:tcPr>
          <w:p w14:paraId="47B2FBC7" w14:textId="77777777" w:rsidR="002F3F51" w:rsidRPr="002F3F51" w:rsidRDefault="002F3F51" w:rsidP="002F3F51">
            <w:pPr>
              <w:spacing w:after="160" w:line="279" w:lineRule="auto"/>
              <w:rPr>
                <w:rFonts w:ascii="Calibri" w:hAnsi="Calibri" w:cs="Calibri"/>
              </w:rPr>
            </w:pPr>
            <w:r w:rsidRPr="002F3F51">
              <w:rPr>
                <w:rFonts w:ascii="Calibri" w:hAnsi="Calibri" w:cs="Calibri"/>
              </w:rPr>
              <w:t>ACH Agent</w:t>
            </w:r>
          </w:p>
        </w:tc>
        <w:tc>
          <w:tcPr>
            <w:tcW w:w="0" w:type="auto"/>
            <w:hideMark/>
          </w:tcPr>
          <w:p w14:paraId="3871EE3D"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r>
      <w:tr w:rsidR="002F3F51" w:rsidRPr="002F3F51" w14:paraId="3B5275F4" w14:textId="77777777" w:rsidTr="008A3938">
        <w:tc>
          <w:tcPr>
            <w:tcW w:w="0" w:type="auto"/>
            <w:hideMark/>
          </w:tcPr>
          <w:p w14:paraId="36832EB0"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subroutine-achprep.do</w:t>
            </w:r>
          </w:p>
        </w:tc>
        <w:tc>
          <w:tcPr>
            <w:tcW w:w="0" w:type="auto"/>
            <w:hideMark/>
          </w:tcPr>
          <w:p w14:paraId="61A2F6F8" w14:textId="77777777" w:rsidR="002F3F51" w:rsidRPr="002F3F51" w:rsidRDefault="002F3F51" w:rsidP="002F3F51">
            <w:pPr>
              <w:spacing w:after="160" w:line="279" w:lineRule="auto"/>
              <w:rPr>
                <w:rFonts w:ascii="Calibri" w:hAnsi="Calibri" w:cs="Calibri"/>
              </w:rPr>
            </w:pPr>
            <w:r w:rsidRPr="002F3F51">
              <w:rPr>
                <w:rFonts w:ascii="Calibri" w:hAnsi="Calibri" w:cs="Calibri"/>
              </w:rPr>
              <w:t>Prepare ACH data, adjust for weekends</w:t>
            </w:r>
          </w:p>
        </w:tc>
        <w:tc>
          <w:tcPr>
            <w:tcW w:w="0" w:type="auto"/>
            <w:hideMark/>
          </w:tcPr>
          <w:p w14:paraId="43E96A8D" w14:textId="77777777" w:rsidR="002F3F51" w:rsidRPr="002F3F51" w:rsidRDefault="002F3F51" w:rsidP="002F3F51">
            <w:pPr>
              <w:spacing w:after="160" w:line="279" w:lineRule="auto"/>
              <w:rPr>
                <w:rFonts w:ascii="Calibri" w:hAnsi="Calibri" w:cs="Calibri"/>
              </w:rPr>
            </w:pPr>
            <w:r w:rsidRPr="002F3F51">
              <w:rPr>
                <w:rFonts w:ascii="Calibri" w:hAnsi="Calibri" w:cs="Calibri"/>
              </w:rPr>
              <w:t>ACH Agent</w:t>
            </w:r>
          </w:p>
        </w:tc>
        <w:tc>
          <w:tcPr>
            <w:tcW w:w="0" w:type="auto"/>
            <w:hideMark/>
          </w:tcPr>
          <w:p w14:paraId="6CA9709F"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r>
      <w:tr w:rsidR="002F3F51" w:rsidRPr="002F3F51" w14:paraId="67D8A52B" w14:textId="77777777" w:rsidTr="008A3938">
        <w:tc>
          <w:tcPr>
            <w:tcW w:w="0" w:type="auto"/>
            <w:hideMark/>
          </w:tcPr>
          <w:p w14:paraId="6583E496"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subroutine-achcalc.do</w:t>
            </w:r>
          </w:p>
        </w:tc>
        <w:tc>
          <w:tcPr>
            <w:tcW w:w="0" w:type="auto"/>
            <w:hideMark/>
          </w:tcPr>
          <w:p w14:paraId="0FE52B42" w14:textId="77777777" w:rsidR="002F3F51" w:rsidRPr="002F3F51" w:rsidRDefault="002F3F51" w:rsidP="002F3F51">
            <w:pPr>
              <w:spacing w:after="160" w:line="279" w:lineRule="auto"/>
              <w:rPr>
                <w:rFonts w:ascii="Calibri" w:hAnsi="Calibri" w:cs="Calibri"/>
              </w:rPr>
            </w:pPr>
            <w:r w:rsidRPr="002F3F51">
              <w:rPr>
                <w:rFonts w:ascii="Calibri" w:hAnsi="Calibri" w:cs="Calibri"/>
              </w:rPr>
              <w:t>Calculate ACH amounts, generate ACH file</w:t>
            </w:r>
          </w:p>
        </w:tc>
        <w:tc>
          <w:tcPr>
            <w:tcW w:w="0" w:type="auto"/>
            <w:hideMark/>
          </w:tcPr>
          <w:p w14:paraId="65B93181" w14:textId="77777777" w:rsidR="002F3F51" w:rsidRPr="002F3F51" w:rsidRDefault="002F3F51" w:rsidP="002F3F51">
            <w:pPr>
              <w:spacing w:after="160" w:line="279" w:lineRule="auto"/>
              <w:rPr>
                <w:rFonts w:ascii="Calibri" w:hAnsi="Calibri" w:cs="Calibri"/>
              </w:rPr>
            </w:pPr>
            <w:r w:rsidRPr="002F3F51">
              <w:rPr>
                <w:rFonts w:ascii="Calibri" w:hAnsi="Calibri" w:cs="Calibri"/>
              </w:rPr>
              <w:t>ACH Agent</w:t>
            </w:r>
          </w:p>
        </w:tc>
        <w:tc>
          <w:tcPr>
            <w:tcW w:w="0" w:type="auto"/>
            <w:hideMark/>
          </w:tcPr>
          <w:p w14:paraId="0CAD1A5A"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r>
      <w:tr w:rsidR="002F3F51" w:rsidRPr="002F3F51" w14:paraId="3C2B45E3" w14:textId="77777777" w:rsidTr="008A3938">
        <w:tc>
          <w:tcPr>
            <w:tcW w:w="0" w:type="auto"/>
            <w:hideMark/>
          </w:tcPr>
          <w:p w14:paraId="7D453E7B"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subroutine-calcmatch.do</w:t>
            </w:r>
          </w:p>
        </w:tc>
        <w:tc>
          <w:tcPr>
            <w:tcW w:w="0" w:type="auto"/>
            <w:hideMark/>
          </w:tcPr>
          <w:p w14:paraId="647AE90C" w14:textId="77777777" w:rsidR="002F3F51" w:rsidRPr="002F3F51" w:rsidRDefault="002F3F51" w:rsidP="002F3F51">
            <w:pPr>
              <w:spacing w:after="160" w:line="279" w:lineRule="auto"/>
              <w:rPr>
                <w:rFonts w:ascii="Calibri" w:hAnsi="Calibri" w:cs="Calibri"/>
              </w:rPr>
            </w:pPr>
            <w:r w:rsidRPr="002F3F51">
              <w:rPr>
                <w:rFonts w:ascii="Calibri" w:hAnsi="Calibri" w:cs="Calibri"/>
              </w:rPr>
              <w:t>Calculate employer match amounts</w:t>
            </w:r>
          </w:p>
        </w:tc>
        <w:tc>
          <w:tcPr>
            <w:tcW w:w="0" w:type="auto"/>
            <w:hideMark/>
          </w:tcPr>
          <w:p w14:paraId="5A4B4EA5"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1614EF41"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r>
      <w:tr w:rsidR="002F3F51" w:rsidRPr="002F3F51" w14:paraId="3FA3280D" w14:textId="77777777" w:rsidTr="008A3938">
        <w:tc>
          <w:tcPr>
            <w:tcW w:w="0" w:type="auto"/>
            <w:hideMark/>
          </w:tcPr>
          <w:p w14:paraId="6324F4EC"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subroutine-calcERamt.do</w:t>
            </w:r>
          </w:p>
        </w:tc>
        <w:tc>
          <w:tcPr>
            <w:tcW w:w="0" w:type="auto"/>
            <w:hideMark/>
          </w:tcPr>
          <w:p w14:paraId="1BD4EB50" w14:textId="77777777" w:rsidR="002F3F51" w:rsidRPr="002F3F51" w:rsidRDefault="002F3F51" w:rsidP="002F3F51">
            <w:pPr>
              <w:spacing w:after="160" w:line="279" w:lineRule="auto"/>
              <w:rPr>
                <w:rFonts w:ascii="Calibri" w:hAnsi="Calibri" w:cs="Calibri"/>
              </w:rPr>
            </w:pPr>
            <w:r w:rsidRPr="002F3F51">
              <w:rPr>
                <w:rFonts w:ascii="Calibri" w:hAnsi="Calibri" w:cs="Calibri"/>
              </w:rPr>
              <w:t>Calculate employer contribution amounts</w:t>
            </w:r>
          </w:p>
        </w:tc>
        <w:tc>
          <w:tcPr>
            <w:tcW w:w="0" w:type="auto"/>
            <w:hideMark/>
          </w:tcPr>
          <w:p w14:paraId="52540CEA"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7D805754"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r>
      <w:tr w:rsidR="002F3F51" w:rsidRPr="002F3F51" w14:paraId="114AE7F1" w14:textId="77777777" w:rsidTr="008A3938">
        <w:tc>
          <w:tcPr>
            <w:tcW w:w="0" w:type="auto"/>
            <w:hideMark/>
          </w:tcPr>
          <w:p w14:paraId="71446259"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subroutine-ContribRateCheck.do</w:t>
            </w:r>
          </w:p>
        </w:tc>
        <w:tc>
          <w:tcPr>
            <w:tcW w:w="0" w:type="auto"/>
            <w:hideMark/>
          </w:tcPr>
          <w:p w14:paraId="677DD230"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Validate contribution rates</w:t>
            </w:r>
          </w:p>
        </w:tc>
        <w:tc>
          <w:tcPr>
            <w:tcW w:w="0" w:type="auto"/>
            <w:hideMark/>
          </w:tcPr>
          <w:p w14:paraId="60F55DF7" w14:textId="77777777" w:rsidR="002F3F51" w:rsidRPr="002F3F51" w:rsidRDefault="002F3F51" w:rsidP="002F3F51">
            <w:pPr>
              <w:spacing w:after="160" w:line="279" w:lineRule="auto"/>
              <w:rPr>
                <w:rFonts w:ascii="Calibri" w:hAnsi="Calibri" w:cs="Calibri"/>
              </w:rPr>
            </w:pPr>
            <w:r w:rsidRPr="002F3F51">
              <w:rPr>
                <w:rFonts w:ascii="Calibri" w:hAnsi="Calibri" w:cs="Calibri"/>
              </w:rPr>
              <w:t>Compliance Agent</w:t>
            </w:r>
          </w:p>
        </w:tc>
        <w:tc>
          <w:tcPr>
            <w:tcW w:w="0" w:type="auto"/>
            <w:hideMark/>
          </w:tcPr>
          <w:p w14:paraId="4022C777"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r>
      <w:tr w:rsidR="002F3F51" w:rsidRPr="002F3F51" w14:paraId="0C70C87B" w14:textId="77777777" w:rsidTr="008A3938">
        <w:tc>
          <w:tcPr>
            <w:tcW w:w="0" w:type="auto"/>
            <w:hideMark/>
          </w:tcPr>
          <w:p w14:paraId="01B0B583"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subroutine-planidcrossreferencePC.do</w:t>
            </w:r>
          </w:p>
        </w:tc>
        <w:tc>
          <w:tcPr>
            <w:tcW w:w="0" w:type="auto"/>
            <w:hideMark/>
          </w:tcPr>
          <w:p w14:paraId="73301577" w14:textId="77777777" w:rsidR="002F3F51" w:rsidRPr="002F3F51" w:rsidRDefault="002F3F51" w:rsidP="002F3F51">
            <w:pPr>
              <w:spacing w:after="160" w:line="279" w:lineRule="auto"/>
              <w:rPr>
                <w:rFonts w:ascii="Calibri" w:hAnsi="Calibri" w:cs="Calibri"/>
              </w:rPr>
            </w:pPr>
            <w:r w:rsidRPr="002F3F51">
              <w:rPr>
                <w:rFonts w:ascii="Calibri" w:hAnsi="Calibri" w:cs="Calibri"/>
              </w:rPr>
              <w:t>Cross-reference plan IDs for PEO/MEP</w:t>
            </w:r>
          </w:p>
        </w:tc>
        <w:tc>
          <w:tcPr>
            <w:tcW w:w="0" w:type="auto"/>
            <w:hideMark/>
          </w:tcPr>
          <w:p w14:paraId="16B45CE3"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205C352D" w14:textId="77777777" w:rsidR="002F3F51" w:rsidRPr="002F3F51" w:rsidRDefault="002F3F51" w:rsidP="002F3F51">
            <w:pPr>
              <w:spacing w:after="160" w:line="279" w:lineRule="auto"/>
              <w:rPr>
                <w:rFonts w:ascii="Calibri" w:hAnsi="Calibri" w:cs="Calibri"/>
              </w:rPr>
            </w:pPr>
            <w:r w:rsidRPr="002F3F51">
              <w:rPr>
                <w:rFonts w:ascii="Calibri" w:hAnsi="Calibri" w:cs="Calibri"/>
              </w:rPr>
              <w:t>Low</w:t>
            </w:r>
          </w:p>
        </w:tc>
      </w:tr>
      <w:tr w:rsidR="002F3F51" w:rsidRPr="002F3F51" w14:paraId="7EDFFE4D" w14:textId="77777777" w:rsidTr="008A3938">
        <w:tc>
          <w:tcPr>
            <w:tcW w:w="0" w:type="auto"/>
            <w:hideMark/>
          </w:tcPr>
          <w:p w14:paraId="5DC7D4F3"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subroutine-splitmonthPEO.do</w:t>
            </w:r>
          </w:p>
        </w:tc>
        <w:tc>
          <w:tcPr>
            <w:tcW w:w="0" w:type="auto"/>
            <w:hideMark/>
          </w:tcPr>
          <w:p w14:paraId="564145F1" w14:textId="77777777" w:rsidR="002F3F51" w:rsidRPr="002F3F51" w:rsidRDefault="002F3F51" w:rsidP="002F3F51">
            <w:pPr>
              <w:spacing w:after="160" w:line="279" w:lineRule="auto"/>
              <w:rPr>
                <w:rFonts w:ascii="Calibri" w:hAnsi="Calibri" w:cs="Calibri"/>
              </w:rPr>
            </w:pPr>
            <w:r w:rsidRPr="002F3F51">
              <w:rPr>
                <w:rFonts w:ascii="Calibri" w:hAnsi="Calibri" w:cs="Calibri"/>
              </w:rPr>
              <w:t>Handle split-month payroll for PEO</w:t>
            </w:r>
          </w:p>
        </w:tc>
        <w:tc>
          <w:tcPr>
            <w:tcW w:w="0" w:type="auto"/>
            <w:hideMark/>
          </w:tcPr>
          <w:p w14:paraId="21251C53"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27BC539A" w14:textId="77777777" w:rsidR="002F3F51" w:rsidRPr="002F3F51" w:rsidRDefault="002F3F51" w:rsidP="002F3F51">
            <w:pPr>
              <w:spacing w:after="160" w:line="279" w:lineRule="auto"/>
              <w:rPr>
                <w:rFonts w:ascii="Calibri" w:hAnsi="Calibri" w:cs="Calibri"/>
              </w:rPr>
            </w:pPr>
            <w:r w:rsidRPr="002F3F51">
              <w:rPr>
                <w:rFonts w:ascii="Calibri" w:hAnsi="Calibri" w:cs="Calibri"/>
              </w:rPr>
              <w:t>Low</w:t>
            </w:r>
          </w:p>
        </w:tc>
      </w:tr>
      <w:tr w:rsidR="002F3F51" w:rsidRPr="002F3F51" w14:paraId="28B97174" w14:textId="77777777" w:rsidTr="008A3938">
        <w:tc>
          <w:tcPr>
            <w:tcW w:w="0" w:type="auto"/>
            <w:hideMark/>
          </w:tcPr>
          <w:p w14:paraId="722BDB7D"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subroutine-statename2statecd.do</w:t>
            </w:r>
          </w:p>
        </w:tc>
        <w:tc>
          <w:tcPr>
            <w:tcW w:w="0" w:type="auto"/>
            <w:hideMark/>
          </w:tcPr>
          <w:p w14:paraId="17902CA5" w14:textId="77777777" w:rsidR="002F3F51" w:rsidRPr="002F3F51" w:rsidRDefault="002F3F51" w:rsidP="002F3F51">
            <w:pPr>
              <w:spacing w:after="160" w:line="279" w:lineRule="auto"/>
              <w:rPr>
                <w:rFonts w:ascii="Calibri" w:hAnsi="Calibri" w:cs="Calibri"/>
              </w:rPr>
            </w:pPr>
            <w:r w:rsidRPr="002F3F51">
              <w:rPr>
                <w:rFonts w:ascii="Calibri" w:hAnsi="Calibri" w:cs="Calibri"/>
              </w:rPr>
              <w:t>Convert state names to 2-letter codes</w:t>
            </w:r>
          </w:p>
        </w:tc>
        <w:tc>
          <w:tcPr>
            <w:tcW w:w="0" w:type="auto"/>
            <w:hideMark/>
          </w:tcPr>
          <w:p w14:paraId="110D6E84" w14:textId="77777777" w:rsidR="002F3F51" w:rsidRPr="002F3F51" w:rsidRDefault="002F3F51" w:rsidP="002F3F51">
            <w:pPr>
              <w:spacing w:after="160" w:line="279" w:lineRule="auto"/>
              <w:rPr>
                <w:rFonts w:ascii="Calibri" w:hAnsi="Calibri" w:cs="Calibri"/>
              </w:rPr>
            </w:pPr>
            <w:r w:rsidRPr="002F3F51">
              <w:rPr>
                <w:rFonts w:ascii="Calibri" w:hAnsi="Calibri" w:cs="Calibri"/>
              </w:rPr>
              <w:t>Transformation Agent</w:t>
            </w:r>
          </w:p>
        </w:tc>
        <w:tc>
          <w:tcPr>
            <w:tcW w:w="0" w:type="auto"/>
            <w:hideMark/>
          </w:tcPr>
          <w:p w14:paraId="4B5576C0" w14:textId="77777777" w:rsidR="002F3F51" w:rsidRPr="002F3F51" w:rsidRDefault="002F3F51" w:rsidP="002F3F51">
            <w:pPr>
              <w:spacing w:after="160" w:line="279" w:lineRule="auto"/>
              <w:rPr>
                <w:rFonts w:ascii="Calibri" w:hAnsi="Calibri" w:cs="Calibri"/>
              </w:rPr>
            </w:pPr>
            <w:r w:rsidRPr="002F3F51">
              <w:rPr>
                <w:rFonts w:ascii="Calibri" w:hAnsi="Calibri" w:cs="Calibri"/>
              </w:rPr>
              <w:t>Low</w:t>
            </w:r>
          </w:p>
        </w:tc>
      </w:tr>
      <w:tr w:rsidR="002F3F51" w:rsidRPr="002F3F51" w14:paraId="1A8230D9" w14:textId="77777777" w:rsidTr="008A3938">
        <w:tc>
          <w:tcPr>
            <w:tcW w:w="0" w:type="auto"/>
            <w:hideMark/>
          </w:tcPr>
          <w:p w14:paraId="6D42307A" w14:textId="77777777" w:rsidR="002F3F51" w:rsidRPr="002F3F51" w:rsidRDefault="002F3F51" w:rsidP="002F3F51">
            <w:pPr>
              <w:spacing w:after="160" w:line="279" w:lineRule="auto"/>
              <w:rPr>
                <w:rFonts w:ascii="Calibri" w:hAnsi="Calibri" w:cs="Calibri"/>
              </w:rPr>
            </w:pPr>
            <w:r w:rsidRPr="002F3F51">
              <w:rPr>
                <w:rFonts w:ascii="Calibri" w:hAnsi="Calibri" w:cs="Calibri"/>
              </w:rPr>
              <w:t>subroutine-dropvvariables.do</w:t>
            </w:r>
          </w:p>
        </w:tc>
        <w:tc>
          <w:tcPr>
            <w:tcW w:w="0" w:type="auto"/>
            <w:hideMark/>
          </w:tcPr>
          <w:p w14:paraId="1F4AA126" w14:textId="77777777" w:rsidR="002F3F51" w:rsidRPr="002F3F51" w:rsidRDefault="002F3F51" w:rsidP="002F3F51">
            <w:pPr>
              <w:spacing w:after="160" w:line="279" w:lineRule="auto"/>
              <w:rPr>
                <w:rFonts w:ascii="Calibri" w:hAnsi="Calibri" w:cs="Calibri"/>
              </w:rPr>
            </w:pPr>
            <w:r w:rsidRPr="002F3F51">
              <w:rPr>
                <w:rFonts w:ascii="Calibri" w:hAnsi="Calibri" w:cs="Calibri"/>
              </w:rPr>
              <w:t>Remove extraneous "v" variables from import</w:t>
            </w:r>
          </w:p>
        </w:tc>
        <w:tc>
          <w:tcPr>
            <w:tcW w:w="0" w:type="auto"/>
            <w:hideMark/>
          </w:tcPr>
          <w:p w14:paraId="0D14E6C8" w14:textId="77777777" w:rsidR="002F3F51" w:rsidRPr="002F3F51" w:rsidRDefault="002F3F51" w:rsidP="002F3F51">
            <w:pPr>
              <w:spacing w:after="160" w:line="279" w:lineRule="auto"/>
              <w:rPr>
                <w:rFonts w:ascii="Calibri" w:hAnsi="Calibri" w:cs="Calibri"/>
              </w:rPr>
            </w:pPr>
            <w:r w:rsidRPr="002F3F51">
              <w:rPr>
                <w:rFonts w:ascii="Calibri" w:hAnsi="Calibri" w:cs="Calibri"/>
              </w:rPr>
              <w:t>IDP Agent</w:t>
            </w:r>
          </w:p>
        </w:tc>
        <w:tc>
          <w:tcPr>
            <w:tcW w:w="0" w:type="auto"/>
            <w:hideMark/>
          </w:tcPr>
          <w:p w14:paraId="75E62E11"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r>
    </w:tbl>
    <w:p w14:paraId="0F98B340" w14:textId="08754A47" w:rsidR="002F3F51" w:rsidRPr="00A37C03" w:rsidRDefault="002F3F51" w:rsidP="008A3938">
      <w:pPr>
        <w:pStyle w:val="Heading3"/>
        <w:rPr>
          <w:rFonts w:ascii="Calibri" w:hAnsi="Calibri" w:cs="Calibri"/>
        </w:rPr>
      </w:pPr>
      <w:bookmarkStart w:id="208" w:name="_Toc220763513"/>
      <w:r w:rsidRPr="00A37C03">
        <w:rPr>
          <w:rFonts w:ascii="Calibri" w:hAnsi="Calibri" w:cs="Calibri"/>
        </w:rPr>
        <w:t>7.</w:t>
      </w:r>
      <w:r w:rsidR="005D519A">
        <w:rPr>
          <w:rFonts w:ascii="Calibri" w:hAnsi="Calibri" w:cs="Calibri"/>
        </w:rPr>
        <w:t>8</w:t>
      </w:r>
      <w:r w:rsidRPr="00A37C03">
        <w:rPr>
          <w:rFonts w:ascii="Calibri" w:hAnsi="Calibri" w:cs="Calibri"/>
        </w:rPr>
        <w:t xml:space="preserve"> Issues Report Categories</w:t>
      </w:r>
      <w:bookmarkEnd w:id="208"/>
    </w:p>
    <w:p w14:paraId="70215D7D" w14:textId="77777777" w:rsidR="002F3F51" w:rsidRPr="002F3F51" w:rsidRDefault="002F3F51" w:rsidP="002F3F51">
      <w:pPr>
        <w:rPr>
          <w:rFonts w:ascii="Calibri" w:hAnsi="Calibri" w:cs="Calibri"/>
        </w:rPr>
      </w:pPr>
      <w:r w:rsidRPr="002F3F51">
        <w:rPr>
          <w:rFonts w:ascii="Calibri" w:hAnsi="Calibri" w:cs="Calibri"/>
        </w:rPr>
        <w:t>The Issues report flags records with the following conditions:</w:t>
      </w:r>
    </w:p>
    <w:tbl>
      <w:tblPr>
        <w:tblStyle w:val="TableGrid"/>
        <w:tblW w:w="0" w:type="auto"/>
        <w:tblLook w:val="04A0" w:firstRow="1" w:lastRow="0" w:firstColumn="1" w:lastColumn="0" w:noHBand="0" w:noVBand="1"/>
      </w:tblPr>
      <w:tblGrid>
        <w:gridCol w:w="2290"/>
        <w:gridCol w:w="3476"/>
        <w:gridCol w:w="1049"/>
        <w:gridCol w:w="2535"/>
      </w:tblGrid>
      <w:tr w:rsidR="002F3F51" w:rsidRPr="002F3F51" w14:paraId="54A88EB7" w14:textId="77777777" w:rsidTr="008A3938">
        <w:tc>
          <w:tcPr>
            <w:tcW w:w="0" w:type="auto"/>
            <w:hideMark/>
          </w:tcPr>
          <w:p w14:paraId="4B0C69F0"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Issue Type</w:t>
            </w:r>
          </w:p>
        </w:tc>
        <w:tc>
          <w:tcPr>
            <w:tcW w:w="0" w:type="auto"/>
            <w:hideMark/>
          </w:tcPr>
          <w:p w14:paraId="3648FAD3"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Condition</w:t>
            </w:r>
          </w:p>
        </w:tc>
        <w:tc>
          <w:tcPr>
            <w:tcW w:w="0" w:type="auto"/>
            <w:hideMark/>
          </w:tcPr>
          <w:p w14:paraId="28CB33F1"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Severity</w:t>
            </w:r>
          </w:p>
        </w:tc>
        <w:tc>
          <w:tcPr>
            <w:tcW w:w="0" w:type="auto"/>
            <w:hideMark/>
          </w:tcPr>
          <w:p w14:paraId="16945C60"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Action</w:t>
            </w:r>
          </w:p>
        </w:tc>
      </w:tr>
      <w:tr w:rsidR="002F3F51" w:rsidRPr="002F3F51" w14:paraId="1A2BD9E4" w14:textId="77777777" w:rsidTr="008A3938">
        <w:tc>
          <w:tcPr>
            <w:tcW w:w="0" w:type="auto"/>
            <w:hideMark/>
          </w:tcPr>
          <w:p w14:paraId="6177D307" w14:textId="77777777" w:rsidR="002F3F51" w:rsidRPr="002F3F51" w:rsidRDefault="002F3F51" w:rsidP="002F3F51">
            <w:pPr>
              <w:spacing w:after="160" w:line="279" w:lineRule="auto"/>
              <w:rPr>
                <w:rFonts w:ascii="Calibri" w:hAnsi="Calibri" w:cs="Calibri"/>
              </w:rPr>
            </w:pPr>
            <w:r w:rsidRPr="002F3F51">
              <w:rPr>
                <w:rFonts w:ascii="Calibri" w:hAnsi="Calibri" w:cs="Calibri"/>
              </w:rPr>
              <w:t>STOP!! Possible sort issue</w:t>
            </w:r>
          </w:p>
        </w:tc>
        <w:tc>
          <w:tcPr>
            <w:tcW w:w="0" w:type="auto"/>
            <w:hideMark/>
          </w:tcPr>
          <w:p w14:paraId="4CE7977F" w14:textId="77777777" w:rsidR="002F3F51" w:rsidRPr="002F3F51" w:rsidRDefault="002F3F51" w:rsidP="002F3F51">
            <w:pPr>
              <w:spacing w:after="160" w:line="279" w:lineRule="auto"/>
              <w:rPr>
                <w:rFonts w:ascii="Calibri" w:hAnsi="Calibri" w:cs="Calibri"/>
              </w:rPr>
            </w:pPr>
            <w:r w:rsidRPr="002F3F51">
              <w:rPr>
                <w:rFonts w:ascii="Calibri" w:hAnsi="Calibri" w:cs="Calibri"/>
              </w:rPr>
              <w:t>First name and/or DOB don't match Relius (and not nickname match)</w:t>
            </w:r>
          </w:p>
        </w:tc>
        <w:tc>
          <w:tcPr>
            <w:tcW w:w="0" w:type="auto"/>
            <w:hideMark/>
          </w:tcPr>
          <w:p w14:paraId="6BABC8D0"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c>
          <w:tcPr>
            <w:tcW w:w="0" w:type="auto"/>
            <w:hideMark/>
          </w:tcPr>
          <w:p w14:paraId="3843C00F" w14:textId="77777777" w:rsidR="002F3F51" w:rsidRPr="002F3F51" w:rsidRDefault="002F3F51" w:rsidP="002F3F51">
            <w:pPr>
              <w:spacing w:after="160" w:line="279" w:lineRule="auto"/>
              <w:rPr>
                <w:rFonts w:ascii="Calibri" w:hAnsi="Calibri" w:cs="Calibri"/>
              </w:rPr>
            </w:pPr>
            <w:r w:rsidRPr="002F3F51">
              <w:rPr>
                <w:rFonts w:ascii="Calibri" w:hAnsi="Calibri" w:cs="Calibri"/>
              </w:rPr>
              <w:t>Manual review required, generates Issues-STOP.csv</w:t>
            </w:r>
          </w:p>
        </w:tc>
      </w:tr>
      <w:tr w:rsidR="002F3F51" w:rsidRPr="002F3F51" w14:paraId="09048DC5" w14:textId="77777777" w:rsidTr="008A3938">
        <w:tc>
          <w:tcPr>
            <w:tcW w:w="0" w:type="auto"/>
            <w:hideMark/>
          </w:tcPr>
          <w:p w14:paraId="1F52BC86" w14:textId="77777777" w:rsidR="002F3F51" w:rsidRPr="002F3F51" w:rsidRDefault="002F3F51" w:rsidP="002F3F51">
            <w:pPr>
              <w:spacing w:after="160" w:line="279" w:lineRule="auto"/>
              <w:rPr>
                <w:rFonts w:ascii="Calibri" w:hAnsi="Calibri" w:cs="Calibri"/>
              </w:rPr>
            </w:pPr>
            <w:r w:rsidRPr="002F3F51">
              <w:rPr>
                <w:rFonts w:ascii="Calibri" w:hAnsi="Calibri" w:cs="Calibri"/>
              </w:rPr>
              <w:t>STOP and update Relius DOB</w:t>
            </w:r>
          </w:p>
        </w:tc>
        <w:tc>
          <w:tcPr>
            <w:tcW w:w="0" w:type="auto"/>
            <w:hideMark/>
          </w:tcPr>
          <w:p w14:paraId="4417191A" w14:textId="77777777" w:rsidR="002F3F51" w:rsidRPr="002F3F51" w:rsidRDefault="002F3F51" w:rsidP="002F3F51">
            <w:pPr>
              <w:spacing w:after="160" w:line="279" w:lineRule="auto"/>
              <w:rPr>
                <w:rFonts w:ascii="Calibri" w:hAnsi="Calibri" w:cs="Calibri"/>
              </w:rPr>
            </w:pPr>
            <w:r w:rsidRPr="002F3F51">
              <w:rPr>
                <w:rFonts w:ascii="Calibri" w:hAnsi="Calibri" w:cs="Calibri"/>
              </w:rPr>
              <w:t>File has good DOB but Relius has default (01/01/1990, 01/01/1950, or 01/01/1960)</w:t>
            </w:r>
          </w:p>
        </w:tc>
        <w:tc>
          <w:tcPr>
            <w:tcW w:w="0" w:type="auto"/>
            <w:hideMark/>
          </w:tcPr>
          <w:p w14:paraId="452ACBAB"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c>
          <w:tcPr>
            <w:tcW w:w="0" w:type="auto"/>
            <w:hideMark/>
          </w:tcPr>
          <w:p w14:paraId="15D43511" w14:textId="77777777" w:rsidR="002F3F51" w:rsidRPr="002F3F51" w:rsidRDefault="002F3F51" w:rsidP="002F3F51">
            <w:pPr>
              <w:spacing w:after="160" w:line="279" w:lineRule="auto"/>
              <w:rPr>
                <w:rFonts w:ascii="Calibri" w:hAnsi="Calibri" w:cs="Calibri"/>
              </w:rPr>
            </w:pPr>
            <w:r w:rsidRPr="002F3F51">
              <w:rPr>
                <w:rFonts w:ascii="Calibri" w:hAnsi="Calibri" w:cs="Calibri"/>
              </w:rPr>
              <w:t>Update Relius, generates Issues-STOP.csv</w:t>
            </w:r>
          </w:p>
        </w:tc>
      </w:tr>
      <w:tr w:rsidR="002F3F51" w:rsidRPr="002F3F51" w14:paraId="5B6B703C" w14:textId="77777777" w:rsidTr="008A3938">
        <w:tc>
          <w:tcPr>
            <w:tcW w:w="0" w:type="auto"/>
            <w:hideMark/>
          </w:tcPr>
          <w:p w14:paraId="0EBF61B6" w14:textId="77777777" w:rsidR="002F3F51" w:rsidRPr="002F3F51" w:rsidRDefault="002F3F51" w:rsidP="002F3F51">
            <w:pPr>
              <w:spacing w:after="160" w:line="279" w:lineRule="auto"/>
              <w:rPr>
                <w:rFonts w:ascii="Calibri" w:hAnsi="Calibri" w:cs="Calibri"/>
              </w:rPr>
            </w:pPr>
            <w:r w:rsidRPr="002F3F51">
              <w:rPr>
                <w:rFonts w:ascii="Calibri" w:hAnsi="Calibri" w:cs="Calibri"/>
              </w:rPr>
              <w:t>NO SSN</w:t>
            </w:r>
          </w:p>
        </w:tc>
        <w:tc>
          <w:tcPr>
            <w:tcW w:w="0" w:type="auto"/>
            <w:hideMark/>
          </w:tcPr>
          <w:p w14:paraId="5F143DDC" w14:textId="77777777" w:rsidR="002F3F51" w:rsidRPr="002F3F51" w:rsidRDefault="002F3F51" w:rsidP="002F3F51">
            <w:pPr>
              <w:spacing w:after="160" w:line="279" w:lineRule="auto"/>
              <w:rPr>
                <w:rFonts w:ascii="Calibri" w:hAnsi="Calibri" w:cs="Calibri"/>
              </w:rPr>
            </w:pPr>
            <w:r w:rsidRPr="002F3F51">
              <w:rPr>
                <w:rFonts w:ascii="Calibri" w:hAnsi="Calibri" w:cs="Calibri"/>
              </w:rPr>
              <w:t>SSN is missing/null</w:t>
            </w:r>
          </w:p>
        </w:tc>
        <w:tc>
          <w:tcPr>
            <w:tcW w:w="0" w:type="auto"/>
            <w:hideMark/>
          </w:tcPr>
          <w:p w14:paraId="26960A59"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c>
          <w:tcPr>
            <w:tcW w:w="0" w:type="auto"/>
            <w:hideMark/>
          </w:tcPr>
          <w:p w14:paraId="6517C19C" w14:textId="77777777" w:rsidR="002F3F51" w:rsidRPr="002F3F51" w:rsidRDefault="002F3F51" w:rsidP="002F3F51">
            <w:pPr>
              <w:spacing w:after="160" w:line="279" w:lineRule="auto"/>
              <w:rPr>
                <w:rFonts w:ascii="Calibri" w:hAnsi="Calibri" w:cs="Calibri"/>
              </w:rPr>
            </w:pPr>
            <w:r w:rsidRPr="002F3F51">
              <w:rPr>
                <w:rFonts w:ascii="Calibri" w:hAnsi="Calibri" w:cs="Calibri"/>
              </w:rPr>
              <w:t>Exclude from ACH, notify client</w:t>
            </w:r>
          </w:p>
        </w:tc>
      </w:tr>
      <w:tr w:rsidR="002F3F51" w:rsidRPr="002F3F51" w14:paraId="65DC6C68" w14:textId="77777777" w:rsidTr="008A3938">
        <w:tc>
          <w:tcPr>
            <w:tcW w:w="0" w:type="auto"/>
            <w:hideMark/>
          </w:tcPr>
          <w:p w14:paraId="43BDA396" w14:textId="77777777" w:rsidR="002F3F51" w:rsidRPr="002F3F51" w:rsidRDefault="002F3F51" w:rsidP="002F3F51">
            <w:pPr>
              <w:spacing w:after="160" w:line="279" w:lineRule="auto"/>
              <w:rPr>
                <w:rFonts w:ascii="Calibri" w:hAnsi="Calibri" w:cs="Calibri"/>
              </w:rPr>
            </w:pPr>
            <w:r w:rsidRPr="002F3F51">
              <w:rPr>
                <w:rFonts w:ascii="Calibri" w:hAnsi="Calibri" w:cs="Calibri"/>
              </w:rPr>
              <w:t>Bad SSN</w:t>
            </w:r>
          </w:p>
        </w:tc>
        <w:tc>
          <w:tcPr>
            <w:tcW w:w="0" w:type="auto"/>
            <w:hideMark/>
          </w:tcPr>
          <w:p w14:paraId="5D3979A6" w14:textId="77777777" w:rsidR="002F3F51" w:rsidRPr="002F3F51" w:rsidRDefault="002F3F51" w:rsidP="002F3F51">
            <w:pPr>
              <w:spacing w:after="160" w:line="279" w:lineRule="auto"/>
              <w:rPr>
                <w:rFonts w:ascii="Calibri" w:hAnsi="Calibri" w:cs="Calibri"/>
              </w:rPr>
            </w:pPr>
            <w:r w:rsidRPr="002F3F51">
              <w:rPr>
                <w:rFonts w:ascii="Calibri" w:hAnsi="Calibri" w:cs="Calibri"/>
              </w:rPr>
              <w:t>SSN fails validation rules</w:t>
            </w:r>
          </w:p>
        </w:tc>
        <w:tc>
          <w:tcPr>
            <w:tcW w:w="0" w:type="auto"/>
            <w:hideMark/>
          </w:tcPr>
          <w:p w14:paraId="00FCAC13" w14:textId="77777777" w:rsidR="002F3F51" w:rsidRPr="002F3F51" w:rsidRDefault="002F3F51" w:rsidP="002F3F51">
            <w:pPr>
              <w:spacing w:after="160" w:line="279" w:lineRule="auto"/>
              <w:rPr>
                <w:rFonts w:ascii="Calibri" w:hAnsi="Calibri" w:cs="Calibri"/>
              </w:rPr>
            </w:pPr>
            <w:r w:rsidRPr="002F3F51">
              <w:rPr>
                <w:rFonts w:ascii="Calibri" w:hAnsi="Calibri" w:cs="Calibri"/>
              </w:rPr>
              <w:t>Critical</w:t>
            </w:r>
          </w:p>
        </w:tc>
        <w:tc>
          <w:tcPr>
            <w:tcW w:w="0" w:type="auto"/>
            <w:hideMark/>
          </w:tcPr>
          <w:p w14:paraId="7862156A" w14:textId="77777777" w:rsidR="002F3F51" w:rsidRPr="002F3F51" w:rsidRDefault="002F3F51" w:rsidP="002F3F51">
            <w:pPr>
              <w:spacing w:after="160" w:line="279" w:lineRule="auto"/>
              <w:rPr>
                <w:rFonts w:ascii="Calibri" w:hAnsi="Calibri" w:cs="Calibri"/>
              </w:rPr>
            </w:pPr>
            <w:r w:rsidRPr="002F3F51">
              <w:rPr>
                <w:rFonts w:ascii="Calibri" w:hAnsi="Calibri" w:cs="Calibri"/>
              </w:rPr>
              <w:t>Exclude from ACH, notify client</w:t>
            </w:r>
          </w:p>
        </w:tc>
      </w:tr>
      <w:tr w:rsidR="002F3F51" w:rsidRPr="002F3F51" w14:paraId="5F78B34A" w14:textId="77777777" w:rsidTr="008A3938">
        <w:tc>
          <w:tcPr>
            <w:tcW w:w="0" w:type="auto"/>
            <w:hideMark/>
          </w:tcPr>
          <w:p w14:paraId="5437C28C" w14:textId="77777777" w:rsidR="002F3F51" w:rsidRPr="002F3F51" w:rsidRDefault="002F3F51" w:rsidP="002F3F51">
            <w:pPr>
              <w:spacing w:after="160" w:line="279" w:lineRule="auto"/>
              <w:rPr>
                <w:rFonts w:ascii="Calibri" w:hAnsi="Calibri" w:cs="Calibri"/>
              </w:rPr>
            </w:pPr>
            <w:r w:rsidRPr="002F3F51">
              <w:rPr>
                <w:rFonts w:ascii="Calibri" w:hAnsi="Calibri" w:cs="Calibri"/>
              </w:rPr>
              <w:t>No DOB</w:t>
            </w:r>
          </w:p>
        </w:tc>
        <w:tc>
          <w:tcPr>
            <w:tcW w:w="0" w:type="auto"/>
            <w:hideMark/>
          </w:tcPr>
          <w:p w14:paraId="7A2F5CDB" w14:textId="77777777" w:rsidR="002F3F51" w:rsidRPr="002F3F51" w:rsidRDefault="002F3F51" w:rsidP="002F3F51">
            <w:pPr>
              <w:spacing w:after="160" w:line="279" w:lineRule="auto"/>
              <w:rPr>
                <w:rFonts w:ascii="Calibri" w:hAnsi="Calibri" w:cs="Calibri"/>
              </w:rPr>
            </w:pPr>
            <w:r w:rsidRPr="002F3F51">
              <w:rPr>
                <w:rFonts w:ascii="Calibri" w:hAnsi="Calibri" w:cs="Calibri"/>
              </w:rPr>
              <w:t>Date of birth is missing</w:t>
            </w:r>
          </w:p>
        </w:tc>
        <w:tc>
          <w:tcPr>
            <w:tcW w:w="0" w:type="auto"/>
            <w:hideMark/>
          </w:tcPr>
          <w:p w14:paraId="060A4243" w14:textId="77777777" w:rsidR="002F3F51" w:rsidRPr="002F3F51" w:rsidRDefault="002F3F51" w:rsidP="002F3F51">
            <w:pPr>
              <w:spacing w:after="160" w:line="279" w:lineRule="auto"/>
              <w:rPr>
                <w:rFonts w:ascii="Calibri" w:hAnsi="Calibri" w:cs="Calibri"/>
              </w:rPr>
            </w:pPr>
            <w:r w:rsidRPr="002F3F51">
              <w:rPr>
                <w:rFonts w:ascii="Calibri" w:hAnsi="Calibri" w:cs="Calibri"/>
              </w:rPr>
              <w:t>Warning</w:t>
            </w:r>
          </w:p>
        </w:tc>
        <w:tc>
          <w:tcPr>
            <w:tcW w:w="0" w:type="auto"/>
            <w:hideMark/>
          </w:tcPr>
          <w:p w14:paraId="529CABD4" w14:textId="77777777" w:rsidR="002F3F51" w:rsidRPr="002F3F51" w:rsidRDefault="002F3F51" w:rsidP="002F3F51">
            <w:pPr>
              <w:spacing w:after="160" w:line="279" w:lineRule="auto"/>
              <w:rPr>
                <w:rFonts w:ascii="Calibri" w:hAnsi="Calibri" w:cs="Calibri"/>
              </w:rPr>
            </w:pPr>
            <w:r w:rsidRPr="002F3F51">
              <w:rPr>
                <w:rFonts w:ascii="Calibri" w:hAnsi="Calibri" w:cs="Calibri"/>
              </w:rPr>
              <w:t>Default to 01/01/1990, flag</w:t>
            </w:r>
          </w:p>
        </w:tc>
      </w:tr>
      <w:tr w:rsidR="002F3F51" w:rsidRPr="002F3F51" w14:paraId="3117B318" w14:textId="77777777" w:rsidTr="008A3938">
        <w:tc>
          <w:tcPr>
            <w:tcW w:w="0" w:type="auto"/>
            <w:hideMark/>
          </w:tcPr>
          <w:p w14:paraId="3482FE77"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Bad DOB</w:t>
            </w:r>
          </w:p>
        </w:tc>
        <w:tc>
          <w:tcPr>
            <w:tcW w:w="0" w:type="auto"/>
            <w:hideMark/>
          </w:tcPr>
          <w:p w14:paraId="2068FA3E" w14:textId="77777777" w:rsidR="002F3F51" w:rsidRPr="002F3F51" w:rsidRDefault="002F3F51" w:rsidP="002F3F51">
            <w:pPr>
              <w:spacing w:after="160" w:line="279" w:lineRule="auto"/>
              <w:rPr>
                <w:rFonts w:ascii="Calibri" w:hAnsi="Calibri" w:cs="Calibri"/>
              </w:rPr>
            </w:pPr>
            <w:r w:rsidRPr="002F3F51">
              <w:rPr>
                <w:rFonts w:ascii="Calibri" w:hAnsi="Calibri" w:cs="Calibri"/>
              </w:rPr>
              <w:t>DOB &gt; current date or &lt; 12/31/1900 or = 12/31/1900</w:t>
            </w:r>
          </w:p>
        </w:tc>
        <w:tc>
          <w:tcPr>
            <w:tcW w:w="0" w:type="auto"/>
            <w:hideMark/>
          </w:tcPr>
          <w:p w14:paraId="7654DC49" w14:textId="77777777" w:rsidR="002F3F51" w:rsidRPr="002F3F51" w:rsidRDefault="002F3F51" w:rsidP="002F3F51">
            <w:pPr>
              <w:spacing w:after="160" w:line="279" w:lineRule="auto"/>
              <w:rPr>
                <w:rFonts w:ascii="Calibri" w:hAnsi="Calibri" w:cs="Calibri"/>
              </w:rPr>
            </w:pPr>
            <w:r w:rsidRPr="002F3F51">
              <w:rPr>
                <w:rFonts w:ascii="Calibri" w:hAnsi="Calibri" w:cs="Calibri"/>
              </w:rPr>
              <w:t>Warning</w:t>
            </w:r>
          </w:p>
        </w:tc>
        <w:tc>
          <w:tcPr>
            <w:tcW w:w="0" w:type="auto"/>
            <w:hideMark/>
          </w:tcPr>
          <w:p w14:paraId="3093CC77" w14:textId="77777777" w:rsidR="002F3F51" w:rsidRPr="002F3F51" w:rsidRDefault="002F3F51" w:rsidP="002F3F51">
            <w:pPr>
              <w:spacing w:after="160" w:line="279" w:lineRule="auto"/>
              <w:rPr>
                <w:rFonts w:ascii="Calibri" w:hAnsi="Calibri" w:cs="Calibri"/>
              </w:rPr>
            </w:pPr>
            <w:r w:rsidRPr="002F3F51">
              <w:rPr>
                <w:rFonts w:ascii="Calibri" w:hAnsi="Calibri" w:cs="Calibri"/>
              </w:rPr>
              <w:t>Default to 01/01/1990, flag</w:t>
            </w:r>
          </w:p>
        </w:tc>
      </w:tr>
      <w:tr w:rsidR="002F3F51" w:rsidRPr="002F3F51" w14:paraId="5035D471" w14:textId="77777777" w:rsidTr="008A3938">
        <w:tc>
          <w:tcPr>
            <w:tcW w:w="0" w:type="auto"/>
            <w:hideMark/>
          </w:tcPr>
          <w:p w14:paraId="753E6C98" w14:textId="77777777" w:rsidR="002F3F51" w:rsidRPr="002F3F51" w:rsidRDefault="002F3F51" w:rsidP="002F3F51">
            <w:pPr>
              <w:spacing w:after="160" w:line="279" w:lineRule="auto"/>
              <w:rPr>
                <w:rFonts w:ascii="Calibri" w:hAnsi="Calibri" w:cs="Calibri"/>
              </w:rPr>
            </w:pPr>
            <w:r w:rsidRPr="002F3F51">
              <w:rPr>
                <w:rFonts w:ascii="Calibri" w:hAnsi="Calibri" w:cs="Calibri"/>
              </w:rPr>
              <w:t>No DOH</w:t>
            </w:r>
          </w:p>
        </w:tc>
        <w:tc>
          <w:tcPr>
            <w:tcW w:w="0" w:type="auto"/>
            <w:hideMark/>
          </w:tcPr>
          <w:p w14:paraId="76D8EAFE" w14:textId="77777777" w:rsidR="002F3F51" w:rsidRPr="002F3F51" w:rsidRDefault="002F3F51" w:rsidP="002F3F51">
            <w:pPr>
              <w:spacing w:after="160" w:line="279" w:lineRule="auto"/>
              <w:rPr>
                <w:rFonts w:ascii="Calibri" w:hAnsi="Calibri" w:cs="Calibri"/>
              </w:rPr>
            </w:pPr>
            <w:r w:rsidRPr="002F3F51">
              <w:rPr>
                <w:rFonts w:ascii="Calibri" w:hAnsi="Calibri" w:cs="Calibri"/>
              </w:rPr>
              <w:t>Date of hire is missing</w:t>
            </w:r>
          </w:p>
        </w:tc>
        <w:tc>
          <w:tcPr>
            <w:tcW w:w="0" w:type="auto"/>
            <w:hideMark/>
          </w:tcPr>
          <w:p w14:paraId="7ABC0223" w14:textId="77777777" w:rsidR="002F3F51" w:rsidRPr="002F3F51" w:rsidRDefault="002F3F51" w:rsidP="002F3F51">
            <w:pPr>
              <w:spacing w:after="160" w:line="279" w:lineRule="auto"/>
              <w:rPr>
                <w:rFonts w:ascii="Calibri" w:hAnsi="Calibri" w:cs="Calibri"/>
              </w:rPr>
            </w:pPr>
            <w:r w:rsidRPr="002F3F51">
              <w:rPr>
                <w:rFonts w:ascii="Calibri" w:hAnsi="Calibri" w:cs="Calibri"/>
              </w:rPr>
              <w:t>Warning</w:t>
            </w:r>
          </w:p>
        </w:tc>
        <w:tc>
          <w:tcPr>
            <w:tcW w:w="0" w:type="auto"/>
            <w:hideMark/>
          </w:tcPr>
          <w:p w14:paraId="19AB0043" w14:textId="77777777" w:rsidR="002F3F51" w:rsidRPr="002F3F51" w:rsidRDefault="002F3F51" w:rsidP="002F3F51">
            <w:pPr>
              <w:spacing w:after="160" w:line="279" w:lineRule="auto"/>
              <w:rPr>
                <w:rFonts w:ascii="Calibri" w:hAnsi="Calibri" w:cs="Calibri"/>
              </w:rPr>
            </w:pPr>
            <w:r w:rsidRPr="002F3F51">
              <w:rPr>
                <w:rFonts w:ascii="Calibri" w:hAnsi="Calibri" w:cs="Calibri"/>
              </w:rPr>
              <w:t>Flag for follow-up</w:t>
            </w:r>
          </w:p>
        </w:tc>
      </w:tr>
      <w:tr w:rsidR="002F3F51" w:rsidRPr="002F3F51" w14:paraId="1433193E" w14:textId="77777777" w:rsidTr="008A3938">
        <w:tc>
          <w:tcPr>
            <w:tcW w:w="0" w:type="auto"/>
            <w:hideMark/>
          </w:tcPr>
          <w:p w14:paraId="3C23E58B" w14:textId="77777777" w:rsidR="002F3F51" w:rsidRPr="002F3F51" w:rsidRDefault="002F3F51" w:rsidP="002F3F51">
            <w:pPr>
              <w:spacing w:after="160" w:line="279" w:lineRule="auto"/>
              <w:rPr>
                <w:rFonts w:ascii="Calibri" w:hAnsi="Calibri" w:cs="Calibri"/>
              </w:rPr>
            </w:pPr>
            <w:r w:rsidRPr="002F3F51">
              <w:rPr>
                <w:rFonts w:ascii="Calibri" w:hAnsi="Calibri" w:cs="Calibri"/>
              </w:rPr>
              <w:t>Contribution with Zero Compensation</w:t>
            </w:r>
          </w:p>
        </w:tc>
        <w:tc>
          <w:tcPr>
            <w:tcW w:w="0" w:type="auto"/>
            <w:hideMark/>
          </w:tcPr>
          <w:p w14:paraId="4829CDF4"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plancomp=0 but totaldef&gt;0</w:t>
            </w:r>
          </w:p>
        </w:tc>
        <w:tc>
          <w:tcPr>
            <w:tcW w:w="0" w:type="auto"/>
            <w:hideMark/>
          </w:tcPr>
          <w:p w14:paraId="06CED5EC" w14:textId="77777777" w:rsidR="002F3F51" w:rsidRPr="002F3F51" w:rsidRDefault="002F3F51" w:rsidP="002F3F51">
            <w:pPr>
              <w:spacing w:after="160" w:line="279" w:lineRule="auto"/>
              <w:rPr>
                <w:rFonts w:ascii="Calibri" w:hAnsi="Calibri" w:cs="Calibri"/>
              </w:rPr>
            </w:pPr>
            <w:r w:rsidRPr="002F3F51">
              <w:rPr>
                <w:rFonts w:ascii="Calibri" w:hAnsi="Calibri" w:cs="Calibri"/>
              </w:rPr>
              <w:t>Warning</w:t>
            </w:r>
          </w:p>
        </w:tc>
        <w:tc>
          <w:tcPr>
            <w:tcW w:w="0" w:type="auto"/>
            <w:hideMark/>
          </w:tcPr>
          <w:p w14:paraId="47F16EC3" w14:textId="77777777" w:rsidR="002F3F51" w:rsidRPr="002F3F51" w:rsidRDefault="002F3F51" w:rsidP="002F3F51">
            <w:pPr>
              <w:spacing w:after="160" w:line="279" w:lineRule="auto"/>
              <w:rPr>
                <w:rFonts w:ascii="Calibri" w:hAnsi="Calibri" w:cs="Calibri"/>
              </w:rPr>
            </w:pPr>
            <w:r w:rsidRPr="002F3F51">
              <w:rPr>
                <w:rFonts w:ascii="Calibri" w:hAnsi="Calibri" w:cs="Calibri"/>
              </w:rPr>
              <w:t>Review for data entry error</w:t>
            </w:r>
          </w:p>
        </w:tc>
      </w:tr>
      <w:tr w:rsidR="002F3F51" w:rsidRPr="002F3F51" w14:paraId="1F896849" w14:textId="77777777" w:rsidTr="008A3938">
        <w:tc>
          <w:tcPr>
            <w:tcW w:w="0" w:type="auto"/>
            <w:hideMark/>
          </w:tcPr>
          <w:p w14:paraId="075C104E" w14:textId="77777777" w:rsidR="002F3F51" w:rsidRPr="002F3F51" w:rsidRDefault="002F3F51" w:rsidP="002F3F51">
            <w:pPr>
              <w:spacing w:after="160" w:line="279" w:lineRule="auto"/>
              <w:rPr>
                <w:rFonts w:ascii="Calibri" w:hAnsi="Calibri" w:cs="Calibri"/>
              </w:rPr>
            </w:pPr>
            <w:r w:rsidRPr="002F3F51">
              <w:rPr>
                <w:rFonts w:ascii="Calibri" w:hAnsi="Calibri" w:cs="Calibri"/>
              </w:rPr>
              <w:t>Negative Contributions</w:t>
            </w:r>
          </w:p>
        </w:tc>
        <w:tc>
          <w:tcPr>
            <w:tcW w:w="0" w:type="auto"/>
            <w:hideMark/>
          </w:tcPr>
          <w:p w14:paraId="71EA3D53" w14:textId="77777777" w:rsidR="002F3F51" w:rsidRPr="002F3F51" w:rsidRDefault="002F3F51" w:rsidP="002F3F51">
            <w:pPr>
              <w:spacing w:after="160" w:line="279" w:lineRule="auto"/>
              <w:rPr>
                <w:rFonts w:ascii="Calibri" w:hAnsi="Calibri" w:cs="Calibri"/>
              </w:rPr>
            </w:pPr>
            <w:r w:rsidRPr="002F3F51">
              <w:rPr>
                <w:rFonts w:ascii="Calibri" w:hAnsi="Calibri" w:cs="Calibri"/>
              </w:rPr>
              <w:t>Any contribution field &lt; 0</w:t>
            </w:r>
          </w:p>
        </w:tc>
        <w:tc>
          <w:tcPr>
            <w:tcW w:w="0" w:type="auto"/>
            <w:hideMark/>
          </w:tcPr>
          <w:p w14:paraId="423F93CF" w14:textId="77777777" w:rsidR="002F3F51" w:rsidRPr="002F3F51" w:rsidRDefault="002F3F51" w:rsidP="002F3F51">
            <w:pPr>
              <w:spacing w:after="160" w:line="279" w:lineRule="auto"/>
              <w:rPr>
                <w:rFonts w:ascii="Calibri" w:hAnsi="Calibri" w:cs="Calibri"/>
              </w:rPr>
            </w:pPr>
            <w:r w:rsidRPr="002F3F51">
              <w:rPr>
                <w:rFonts w:ascii="Calibri" w:hAnsi="Calibri" w:cs="Calibri"/>
              </w:rPr>
              <w:t>Warning</w:t>
            </w:r>
          </w:p>
        </w:tc>
        <w:tc>
          <w:tcPr>
            <w:tcW w:w="0" w:type="auto"/>
            <w:hideMark/>
          </w:tcPr>
          <w:p w14:paraId="1C165361" w14:textId="77777777" w:rsidR="002F3F51" w:rsidRPr="002F3F51" w:rsidRDefault="002F3F51" w:rsidP="002F3F51">
            <w:pPr>
              <w:spacing w:after="160" w:line="279" w:lineRule="auto"/>
              <w:rPr>
                <w:rFonts w:ascii="Calibri" w:hAnsi="Calibri" w:cs="Calibri"/>
              </w:rPr>
            </w:pPr>
            <w:r w:rsidRPr="002F3F51">
              <w:rPr>
                <w:rFonts w:ascii="Calibri" w:hAnsi="Calibri" w:cs="Calibri"/>
              </w:rPr>
              <w:t>Special handling required</w:t>
            </w:r>
          </w:p>
        </w:tc>
      </w:tr>
    </w:tbl>
    <w:p w14:paraId="75728D43" w14:textId="77777777" w:rsidR="002F3F51" w:rsidRPr="002F3F51" w:rsidRDefault="002F3F51" w:rsidP="002F3F51">
      <w:pPr>
        <w:rPr>
          <w:rFonts w:ascii="Calibri" w:hAnsi="Calibri" w:cs="Calibri"/>
        </w:rPr>
      </w:pPr>
      <w:r w:rsidRPr="002F3F51">
        <w:rPr>
          <w:rFonts w:ascii="Calibri" w:hAnsi="Calibri" w:cs="Calibri"/>
          <w:b/>
          <w:bCs/>
        </w:rPr>
        <w:t>Nickname Matching Logic:</w:t>
      </w:r>
      <w:r w:rsidRPr="002F3F51">
        <w:rPr>
          <w:rFonts w:ascii="Calibri" w:hAnsi="Calibri" w:cs="Calibri"/>
        </w:rPr>
        <w:t xml:space="preserve"> A name mismatch should NOT trigger a STOP issue if:</w:t>
      </w:r>
    </w:p>
    <w:p w14:paraId="46A22DE3" w14:textId="77777777" w:rsidR="002F3F51" w:rsidRPr="002F3F51" w:rsidRDefault="002F3F51" w:rsidP="007D5939">
      <w:pPr>
        <w:numPr>
          <w:ilvl w:val="0"/>
          <w:numId w:val="33"/>
        </w:numPr>
        <w:rPr>
          <w:rFonts w:ascii="Calibri" w:hAnsi="Calibri" w:cs="Calibri"/>
        </w:rPr>
      </w:pPr>
      <w:r w:rsidRPr="002F3F51">
        <w:rPr>
          <w:rFonts w:ascii="Calibri" w:hAnsi="Calibri" w:cs="Calibri"/>
        </w:rPr>
        <w:t>One name contains the other (e.g., "Mike" in "Michael" or vice versa)</w:t>
      </w:r>
    </w:p>
    <w:p w14:paraId="56C742B1" w14:textId="77777777" w:rsidR="002F3F51" w:rsidRPr="002F3F51" w:rsidRDefault="002F3F51" w:rsidP="007D5939">
      <w:pPr>
        <w:numPr>
          <w:ilvl w:val="0"/>
          <w:numId w:val="33"/>
        </w:numPr>
        <w:rPr>
          <w:rFonts w:ascii="Calibri" w:hAnsi="Calibri" w:cs="Calibri"/>
        </w:rPr>
      </w:pPr>
      <w:r w:rsidRPr="002F3F51">
        <w:rPr>
          <w:rFonts w:ascii="Calibri" w:hAnsi="Calibri" w:cs="Calibri"/>
        </w:rPr>
        <w:t>AND DOB matches</w:t>
      </w:r>
    </w:p>
    <w:p w14:paraId="3556695A" w14:textId="5C06B44C" w:rsidR="002F3F51" w:rsidRPr="00A37C03" w:rsidRDefault="002F3F51" w:rsidP="008A3938">
      <w:pPr>
        <w:pStyle w:val="Heading3"/>
        <w:rPr>
          <w:rFonts w:ascii="Calibri" w:hAnsi="Calibri" w:cs="Calibri"/>
        </w:rPr>
      </w:pPr>
      <w:bookmarkStart w:id="209" w:name="_Toc220763514"/>
      <w:r w:rsidRPr="00A37C03">
        <w:rPr>
          <w:rFonts w:ascii="Calibri" w:hAnsi="Calibri" w:cs="Calibri"/>
        </w:rPr>
        <w:t>7.</w:t>
      </w:r>
      <w:r w:rsidR="005D519A">
        <w:rPr>
          <w:rFonts w:ascii="Calibri" w:hAnsi="Calibri" w:cs="Calibri"/>
        </w:rPr>
        <w:t>9</w:t>
      </w:r>
      <w:r w:rsidRPr="00A37C03">
        <w:rPr>
          <w:rFonts w:ascii="Calibri" w:hAnsi="Calibri" w:cs="Calibri"/>
        </w:rPr>
        <w:t xml:space="preserve"> SSN Validation Rules</w:t>
      </w:r>
      <w:bookmarkEnd w:id="209"/>
    </w:p>
    <w:p w14:paraId="4F146E7F" w14:textId="77777777" w:rsidR="002F3F51" w:rsidRPr="002F3F51" w:rsidRDefault="002F3F51" w:rsidP="002F3F51">
      <w:pPr>
        <w:rPr>
          <w:rFonts w:ascii="Calibri" w:hAnsi="Calibri" w:cs="Calibri"/>
        </w:rPr>
      </w:pPr>
      <w:r w:rsidRPr="002F3F51">
        <w:rPr>
          <w:rFonts w:ascii="Calibri" w:hAnsi="Calibri" w:cs="Calibri"/>
        </w:rPr>
        <w:t>SSN validation is performed by the BadSSNs subroutine with the following rules:</w:t>
      </w:r>
    </w:p>
    <w:p w14:paraId="5DDFDEF1" w14:textId="0CF920C1" w:rsidR="002F3F51" w:rsidRPr="00A37C03" w:rsidRDefault="002F3F51" w:rsidP="008A3938">
      <w:pPr>
        <w:pStyle w:val="Heading4"/>
        <w:rPr>
          <w:rFonts w:ascii="Calibri" w:hAnsi="Calibri" w:cs="Calibri"/>
        </w:rPr>
      </w:pPr>
      <w:r w:rsidRPr="00A37C03">
        <w:rPr>
          <w:rFonts w:ascii="Calibri" w:hAnsi="Calibri" w:cs="Calibri"/>
        </w:rPr>
        <w:t>7.</w:t>
      </w:r>
      <w:r w:rsidR="005D519A">
        <w:rPr>
          <w:rFonts w:ascii="Calibri" w:hAnsi="Calibri" w:cs="Calibri"/>
        </w:rPr>
        <w:t>9</w:t>
      </w:r>
      <w:r w:rsidRPr="00A37C03">
        <w:rPr>
          <w:rFonts w:ascii="Calibri" w:hAnsi="Calibri" w:cs="Calibri"/>
        </w:rPr>
        <w:t>.1 SSN Cleaning Steps (Applied in Order)</w:t>
      </w:r>
    </w:p>
    <w:p w14:paraId="7078B776" w14:textId="77777777" w:rsidR="002F3F51" w:rsidRPr="002F3F51" w:rsidRDefault="002F3F51" w:rsidP="007D5939">
      <w:pPr>
        <w:numPr>
          <w:ilvl w:val="0"/>
          <w:numId w:val="34"/>
        </w:numPr>
        <w:rPr>
          <w:rFonts w:ascii="Calibri" w:hAnsi="Calibri" w:cs="Calibri"/>
        </w:rPr>
      </w:pPr>
      <w:r w:rsidRPr="002F3F51">
        <w:rPr>
          <w:rFonts w:ascii="Calibri" w:hAnsi="Calibri" w:cs="Calibri"/>
        </w:rPr>
        <w:t>Remove dashes: -</w:t>
      </w:r>
    </w:p>
    <w:p w14:paraId="622329FE" w14:textId="77777777" w:rsidR="002F3F51" w:rsidRPr="002F3F51" w:rsidRDefault="002F3F51" w:rsidP="007D5939">
      <w:pPr>
        <w:numPr>
          <w:ilvl w:val="0"/>
          <w:numId w:val="34"/>
        </w:numPr>
        <w:rPr>
          <w:rFonts w:ascii="Calibri" w:hAnsi="Calibri" w:cs="Calibri"/>
        </w:rPr>
      </w:pPr>
      <w:r w:rsidRPr="2A07374C">
        <w:rPr>
          <w:rFonts w:ascii="Calibri" w:hAnsi="Calibri" w:cs="Calibri"/>
        </w:rPr>
        <w:t>Remove periods: .</w:t>
      </w:r>
    </w:p>
    <w:p w14:paraId="7A0EE67D" w14:textId="77777777" w:rsidR="002F3F51" w:rsidRPr="002F3F51" w:rsidRDefault="002F3F51" w:rsidP="007D5939">
      <w:pPr>
        <w:numPr>
          <w:ilvl w:val="0"/>
          <w:numId w:val="34"/>
        </w:numPr>
        <w:rPr>
          <w:rFonts w:ascii="Calibri" w:hAnsi="Calibri" w:cs="Calibri"/>
        </w:rPr>
      </w:pPr>
      <w:r w:rsidRPr="002F3F51">
        <w:rPr>
          <w:rFonts w:ascii="Calibri" w:hAnsi="Calibri" w:cs="Calibri"/>
        </w:rPr>
        <w:t xml:space="preserve">Remove spaces: </w:t>
      </w:r>
    </w:p>
    <w:p w14:paraId="28AD34DC" w14:textId="77777777" w:rsidR="002F3F51" w:rsidRPr="002F3F51" w:rsidRDefault="002F3F51" w:rsidP="007D5939">
      <w:pPr>
        <w:numPr>
          <w:ilvl w:val="0"/>
          <w:numId w:val="34"/>
        </w:numPr>
        <w:rPr>
          <w:rFonts w:ascii="Calibri" w:hAnsi="Calibri" w:cs="Calibri"/>
        </w:rPr>
      </w:pPr>
      <w:r w:rsidRPr="002F3F51">
        <w:rPr>
          <w:rFonts w:ascii="Calibri" w:hAnsi="Calibri" w:cs="Calibri"/>
        </w:rPr>
        <w:t>Remove special characters: Â (non-breaking space variant)</w:t>
      </w:r>
    </w:p>
    <w:p w14:paraId="17D1A1AF" w14:textId="77777777" w:rsidR="002F3F51" w:rsidRPr="002F3F51" w:rsidRDefault="002F3F51" w:rsidP="007D5939">
      <w:pPr>
        <w:numPr>
          <w:ilvl w:val="0"/>
          <w:numId w:val="34"/>
        </w:numPr>
        <w:rPr>
          <w:rFonts w:ascii="Calibri" w:hAnsi="Calibri" w:cs="Calibri"/>
        </w:rPr>
      </w:pPr>
      <w:r w:rsidRPr="002F3F51">
        <w:rPr>
          <w:rFonts w:ascii="Calibri" w:hAnsi="Calibri" w:cs="Calibri"/>
        </w:rPr>
        <w:t>Remove asterisks: *</w:t>
      </w:r>
    </w:p>
    <w:p w14:paraId="60346E2B" w14:textId="77777777" w:rsidR="002F3F51" w:rsidRPr="002F3F51" w:rsidRDefault="002F3F51" w:rsidP="007D5939">
      <w:pPr>
        <w:numPr>
          <w:ilvl w:val="0"/>
          <w:numId w:val="34"/>
        </w:numPr>
        <w:rPr>
          <w:rFonts w:ascii="Calibri" w:hAnsi="Calibri" w:cs="Calibri"/>
        </w:rPr>
      </w:pPr>
      <w:r w:rsidRPr="002F3F51">
        <w:rPr>
          <w:rFonts w:ascii="Calibri" w:hAnsi="Calibri" w:cs="Calibri"/>
        </w:rPr>
        <w:t>Remove x/X characters: x, X</w:t>
      </w:r>
    </w:p>
    <w:p w14:paraId="56735F48" w14:textId="22B1BA0E" w:rsidR="002F3F51" w:rsidRPr="00A37C03" w:rsidRDefault="002F3F51" w:rsidP="008A3938">
      <w:pPr>
        <w:pStyle w:val="Heading4"/>
        <w:rPr>
          <w:rFonts w:ascii="Calibri" w:hAnsi="Calibri" w:cs="Calibri"/>
        </w:rPr>
      </w:pPr>
      <w:r w:rsidRPr="00A37C03">
        <w:rPr>
          <w:rFonts w:ascii="Calibri" w:hAnsi="Calibri" w:cs="Calibri"/>
        </w:rPr>
        <w:t>7.</w:t>
      </w:r>
      <w:r w:rsidR="005D519A">
        <w:rPr>
          <w:rFonts w:ascii="Calibri" w:hAnsi="Calibri" w:cs="Calibri"/>
        </w:rPr>
        <w:t>9</w:t>
      </w:r>
      <w:r w:rsidRPr="00A37C03">
        <w:rPr>
          <w:rFonts w:ascii="Calibri" w:hAnsi="Calibri" w:cs="Calibri"/>
        </w:rPr>
        <w:t>.2 Bad SSN Detection Rules</w:t>
      </w:r>
    </w:p>
    <w:tbl>
      <w:tblPr>
        <w:tblStyle w:val="TableGrid"/>
        <w:tblW w:w="0" w:type="auto"/>
        <w:tblLook w:val="04A0" w:firstRow="1" w:lastRow="0" w:firstColumn="1" w:lastColumn="0" w:noHBand="0" w:noVBand="1"/>
      </w:tblPr>
      <w:tblGrid>
        <w:gridCol w:w="2410"/>
        <w:gridCol w:w="4573"/>
        <w:gridCol w:w="1479"/>
      </w:tblGrid>
      <w:tr w:rsidR="002F3F51" w:rsidRPr="002F3F51" w14:paraId="5B920EE5" w14:textId="77777777" w:rsidTr="008A3938">
        <w:tc>
          <w:tcPr>
            <w:tcW w:w="0" w:type="auto"/>
            <w:hideMark/>
          </w:tcPr>
          <w:p w14:paraId="231B2A12"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Rule</w:t>
            </w:r>
          </w:p>
        </w:tc>
        <w:tc>
          <w:tcPr>
            <w:tcW w:w="0" w:type="auto"/>
            <w:hideMark/>
          </w:tcPr>
          <w:p w14:paraId="6429B101"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Condition</w:t>
            </w:r>
          </w:p>
        </w:tc>
        <w:tc>
          <w:tcPr>
            <w:tcW w:w="0" w:type="auto"/>
            <w:hideMark/>
          </w:tcPr>
          <w:p w14:paraId="2E78639B"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Example</w:t>
            </w:r>
          </w:p>
        </w:tc>
      </w:tr>
      <w:tr w:rsidR="002F3F51" w:rsidRPr="002F3F51" w14:paraId="7835C32B" w14:textId="77777777" w:rsidTr="008A3938">
        <w:tc>
          <w:tcPr>
            <w:tcW w:w="0" w:type="auto"/>
            <w:hideMark/>
          </w:tcPr>
          <w:p w14:paraId="0D523C03" w14:textId="77777777" w:rsidR="002F3F51" w:rsidRPr="002F3F51" w:rsidRDefault="002F3F51" w:rsidP="002F3F51">
            <w:pPr>
              <w:spacing w:after="160" w:line="279" w:lineRule="auto"/>
              <w:rPr>
                <w:rFonts w:ascii="Calibri" w:hAnsi="Calibri" w:cs="Calibri"/>
              </w:rPr>
            </w:pPr>
            <w:r w:rsidRPr="002F3F51">
              <w:rPr>
                <w:rFonts w:ascii="Calibri" w:hAnsi="Calibri" w:cs="Calibri"/>
              </w:rPr>
              <w:t>Invalid middle digits</w:t>
            </w:r>
          </w:p>
        </w:tc>
        <w:tc>
          <w:tcPr>
            <w:tcW w:w="0" w:type="auto"/>
            <w:hideMark/>
          </w:tcPr>
          <w:p w14:paraId="26D50A3F" w14:textId="77777777" w:rsidR="002F3F51" w:rsidRPr="002F3F51" w:rsidRDefault="002F3F51" w:rsidP="002F3F51">
            <w:pPr>
              <w:spacing w:after="160" w:line="279" w:lineRule="auto"/>
              <w:rPr>
                <w:rFonts w:ascii="Calibri" w:hAnsi="Calibri" w:cs="Calibri"/>
              </w:rPr>
            </w:pPr>
            <w:r w:rsidRPr="002F3F51">
              <w:rPr>
                <w:rFonts w:ascii="Calibri" w:hAnsi="Calibri" w:cs="Calibri"/>
              </w:rPr>
              <w:t>Positions 5-6 are "00"</w:t>
            </w:r>
          </w:p>
        </w:tc>
        <w:tc>
          <w:tcPr>
            <w:tcW w:w="0" w:type="auto"/>
            <w:hideMark/>
          </w:tcPr>
          <w:p w14:paraId="55F6CD7B" w14:textId="77777777" w:rsidR="002F3F51" w:rsidRPr="002F3F51" w:rsidRDefault="002F3F51" w:rsidP="002F3F51">
            <w:pPr>
              <w:spacing w:after="160" w:line="279" w:lineRule="auto"/>
              <w:rPr>
                <w:rFonts w:ascii="Calibri" w:hAnsi="Calibri" w:cs="Calibri"/>
              </w:rPr>
            </w:pPr>
            <w:r w:rsidRPr="002F3F51">
              <w:rPr>
                <w:rFonts w:ascii="Calibri" w:hAnsi="Calibri" w:cs="Calibri"/>
              </w:rPr>
              <w:t>XXX-00-XXXX</w:t>
            </w:r>
          </w:p>
        </w:tc>
      </w:tr>
      <w:tr w:rsidR="002F3F51" w:rsidRPr="002F3F51" w14:paraId="7AA6B936" w14:textId="77777777" w:rsidTr="008A3938">
        <w:tc>
          <w:tcPr>
            <w:tcW w:w="0" w:type="auto"/>
            <w:hideMark/>
          </w:tcPr>
          <w:p w14:paraId="418D4082" w14:textId="77777777" w:rsidR="002F3F51" w:rsidRPr="002F3F51" w:rsidRDefault="002F3F51" w:rsidP="002F3F51">
            <w:pPr>
              <w:spacing w:after="160" w:line="279" w:lineRule="auto"/>
              <w:rPr>
                <w:rFonts w:ascii="Calibri" w:hAnsi="Calibri" w:cs="Calibri"/>
              </w:rPr>
            </w:pPr>
            <w:r w:rsidRPr="002F3F51">
              <w:rPr>
                <w:rFonts w:ascii="Calibri" w:hAnsi="Calibri" w:cs="Calibri"/>
              </w:rPr>
              <w:t>Invalid last four</w:t>
            </w:r>
          </w:p>
        </w:tc>
        <w:tc>
          <w:tcPr>
            <w:tcW w:w="0" w:type="auto"/>
            <w:hideMark/>
          </w:tcPr>
          <w:p w14:paraId="62F086AD" w14:textId="77777777" w:rsidR="002F3F51" w:rsidRPr="002F3F51" w:rsidRDefault="002F3F51" w:rsidP="002F3F51">
            <w:pPr>
              <w:spacing w:after="160" w:line="279" w:lineRule="auto"/>
              <w:rPr>
                <w:rFonts w:ascii="Calibri" w:hAnsi="Calibri" w:cs="Calibri"/>
              </w:rPr>
            </w:pPr>
            <w:r w:rsidRPr="002F3F51">
              <w:rPr>
                <w:rFonts w:ascii="Calibri" w:hAnsi="Calibri" w:cs="Calibri"/>
              </w:rPr>
              <w:t>Last 4 digits are "0000"</w:t>
            </w:r>
          </w:p>
        </w:tc>
        <w:tc>
          <w:tcPr>
            <w:tcW w:w="0" w:type="auto"/>
            <w:hideMark/>
          </w:tcPr>
          <w:p w14:paraId="406B97AE" w14:textId="77777777" w:rsidR="002F3F51" w:rsidRPr="002F3F51" w:rsidRDefault="002F3F51" w:rsidP="002F3F51">
            <w:pPr>
              <w:spacing w:after="160" w:line="279" w:lineRule="auto"/>
              <w:rPr>
                <w:rFonts w:ascii="Calibri" w:hAnsi="Calibri" w:cs="Calibri"/>
              </w:rPr>
            </w:pPr>
            <w:r w:rsidRPr="002F3F51">
              <w:rPr>
                <w:rFonts w:ascii="Calibri" w:hAnsi="Calibri" w:cs="Calibri"/>
              </w:rPr>
              <w:t>XXX-XX-0000</w:t>
            </w:r>
          </w:p>
        </w:tc>
      </w:tr>
      <w:tr w:rsidR="002F3F51" w:rsidRPr="002F3F51" w14:paraId="7CB44965" w14:textId="77777777" w:rsidTr="008A3938">
        <w:tc>
          <w:tcPr>
            <w:tcW w:w="0" w:type="auto"/>
            <w:hideMark/>
          </w:tcPr>
          <w:p w14:paraId="691C4600" w14:textId="77777777" w:rsidR="002F3F51" w:rsidRPr="002F3F51" w:rsidRDefault="002F3F51" w:rsidP="002F3F51">
            <w:pPr>
              <w:spacing w:after="160" w:line="279" w:lineRule="auto"/>
              <w:rPr>
                <w:rFonts w:ascii="Calibri" w:hAnsi="Calibri" w:cs="Calibri"/>
              </w:rPr>
            </w:pPr>
            <w:r w:rsidRPr="002F3F51">
              <w:rPr>
                <w:rFonts w:ascii="Calibri" w:hAnsi="Calibri" w:cs="Calibri"/>
              </w:rPr>
              <w:t>Too small</w:t>
            </w:r>
          </w:p>
        </w:tc>
        <w:tc>
          <w:tcPr>
            <w:tcW w:w="0" w:type="auto"/>
            <w:hideMark/>
          </w:tcPr>
          <w:p w14:paraId="7CB651BA" w14:textId="77777777" w:rsidR="002F3F51" w:rsidRPr="002F3F51" w:rsidRDefault="002F3F51" w:rsidP="002F3F51">
            <w:pPr>
              <w:spacing w:after="160" w:line="279" w:lineRule="auto"/>
              <w:rPr>
                <w:rFonts w:ascii="Calibri" w:hAnsi="Calibri" w:cs="Calibri"/>
              </w:rPr>
            </w:pPr>
            <w:r w:rsidRPr="002F3F51">
              <w:rPr>
                <w:rFonts w:ascii="Calibri" w:hAnsi="Calibri" w:cs="Calibri"/>
              </w:rPr>
              <w:t>SSN &lt; 999999 (less than 7 digits effective)</w:t>
            </w:r>
          </w:p>
        </w:tc>
        <w:tc>
          <w:tcPr>
            <w:tcW w:w="0" w:type="auto"/>
            <w:hideMark/>
          </w:tcPr>
          <w:p w14:paraId="796A43B4" w14:textId="77777777" w:rsidR="002F3F51" w:rsidRPr="002F3F51" w:rsidRDefault="002F3F51" w:rsidP="002F3F51">
            <w:pPr>
              <w:spacing w:after="160" w:line="279" w:lineRule="auto"/>
              <w:rPr>
                <w:rFonts w:ascii="Calibri" w:hAnsi="Calibri" w:cs="Calibri"/>
              </w:rPr>
            </w:pPr>
            <w:r w:rsidRPr="002F3F51">
              <w:rPr>
                <w:rFonts w:ascii="Calibri" w:hAnsi="Calibri" w:cs="Calibri"/>
              </w:rPr>
              <w:t>123456</w:t>
            </w:r>
          </w:p>
        </w:tc>
      </w:tr>
      <w:tr w:rsidR="002F3F51" w:rsidRPr="002F3F51" w14:paraId="10393977" w14:textId="77777777" w:rsidTr="008A3938">
        <w:tc>
          <w:tcPr>
            <w:tcW w:w="0" w:type="auto"/>
            <w:hideMark/>
          </w:tcPr>
          <w:p w14:paraId="2B70B562" w14:textId="77777777" w:rsidR="002F3F51" w:rsidRPr="002F3F51" w:rsidRDefault="002F3F51" w:rsidP="002F3F51">
            <w:pPr>
              <w:spacing w:after="160" w:line="279" w:lineRule="auto"/>
              <w:rPr>
                <w:rFonts w:ascii="Calibri" w:hAnsi="Calibri" w:cs="Calibri"/>
              </w:rPr>
            </w:pPr>
            <w:r w:rsidRPr="002F3F51">
              <w:rPr>
                <w:rFonts w:ascii="Calibri" w:hAnsi="Calibri" w:cs="Calibri"/>
              </w:rPr>
              <w:t>Sequential ascending</w:t>
            </w:r>
          </w:p>
        </w:tc>
        <w:tc>
          <w:tcPr>
            <w:tcW w:w="0" w:type="auto"/>
            <w:hideMark/>
          </w:tcPr>
          <w:p w14:paraId="1DEB36A9" w14:textId="77777777" w:rsidR="002F3F51" w:rsidRPr="002F3F51" w:rsidRDefault="002F3F51" w:rsidP="002F3F51">
            <w:pPr>
              <w:spacing w:after="160" w:line="279" w:lineRule="auto"/>
              <w:rPr>
                <w:rFonts w:ascii="Calibri" w:hAnsi="Calibri" w:cs="Calibri"/>
              </w:rPr>
            </w:pPr>
            <w:r w:rsidRPr="002F3F51">
              <w:rPr>
                <w:rFonts w:ascii="Calibri" w:hAnsi="Calibri" w:cs="Calibri"/>
              </w:rPr>
              <w:t>123456789, 012345678, 12345678, 1234567</w:t>
            </w:r>
          </w:p>
        </w:tc>
        <w:tc>
          <w:tcPr>
            <w:tcW w:w="0" w:type="auto"/>
            <w:hideMark/>
          </w:tcPr>
          <w:p w14:paraId="639CC4DD" w14:textId="77777777" w:rsidR="002F3F51" w:rsidRPr="002F3F51" w:rsidRDefault="002F3F51" w:rsidP="002F3F51">
            <w:pPr>
              <w:spacing w:after="160" w:line="279" w:lineRule="auto"/>
              <w:rPr>
                <w:rFonts w:ascii="Calibri" w:hAnsi="Calibri" w:cs="Calibri"/>
              </w:rPr>
            </w:pPr>
            <w:r w:rsidRPr="002F3F51">
              <w:rPr>
                <w:rFonts w:ascii="Calibri" w:hAnsi="Calibri" w:cs="Calibri"/>
              </w:rPr>
              <w:t>123456789</w:t>
            </w:r>
          </w:p>
        </w:tc>
      </w:tr>
      <w:tr w:rsidR="002F3F51" w:rsidRPr="002F3F51" w14:paraId="0F9AD461" w14:textId="77777777" w:rsidTr="008A3938">
        <w:tc>
          <w:tcPr>
            <w:tcW w:w="0" w:type="auto"/>
            <w:hideMark/>
          </w:tcPr>
          <w:p w14:paraId="7E5E4246"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Sequential descending</w:t>
            </w:r>
          </w:p>
        </w:tc>
        <w:tc>
          <w:tcPr>
            <w:tcW w:w="0" w:type="auto"/>
            <w:hideMark/>
          </w:tcPr>
          <w:p w14:paraId="0121728B" w14:textId="77777777" w:rsidR="002F3F51" w:rsidRPr="002F3F51" w:rsidRDefault="002F3F51" w:rsidP="002F3F51">
            <w:pPr>
              <w:spacing w:after="160" w:line="279" w:lineRule="auto"/>
              <w:rPr>
                <w:rFonts w:ascii="Calibri" w:hAnsi="Calibri" w:cs="Calibri"/>
              </w:rPr>
            </w:pPr>
            <w:r w:rsidRPr="002F3F51">
              <w:rPr>
                <w:rFonts w:ascii="Calibri" w:hAnsi="Calibri" w:cs="Calibri"/>
              </w:rPr>
              <w:t>987654321, 876543210</w:t>
            </w:r>
          </w:p>
        </w:tc>
        <w:tc>
          <w:tcPr>
            <w:tcW w:w="0" w:type="auto"/>
            <w:hideMark/>
          </w:tcPr>
          <w:p w14:paraId="7B33DC64" w14:textId="77777777" w:rsidR="002F3F51" w:rsidRPr="002F3F51" w:rsidRDefault="002F3F51" w:rsidP="002F3F51">
            <w:pPr>
              <w:spacing w:after="160" w:line="279" w:lineRule="auto"/>
              <w:rPr>
                <w:rFonts w:ascii="Calibri" w:hAnsi="Calibri" w:cs="Calibri"/>
              </w:rPr>
            </w:pPr>
            <w:r w:rsidRPr="002F3F51">
              <w:rPr>
                <w:rFonts w:ascii="Calibri" w:hAnsi="Calibri" w:cs="Calibri"/>
              </w:rPr>
              <w:t>987654321</w:t>
            </w:r>
          </w:p>
        </w:tc>
      </w:tr>
      <w:tr w:rsidR="002F3F51" w:rsidRPr="002F3F51" w14:paraId="4B40CEB2" w14:textId="77777777" w:rsidTr="008A3938">
        <w:tc>
          <w:tcPr>
            <w:tcW w:w="0" w:type="auto"/>
            <w:hideMark/>
          </w:tcPr>
          <w:p w14:paraId="41D24968" w14:textId="77777777" w:rsidR="002F3F51" w:rsidRPr="002F3F51" w:rsidRDefault="002F3F51" w:rsidP="002F3F51">
            <w:pPr>
              <w:spacing w:after="160" w:line="279" w:lineRule="auto"/>
              <w:rPr>
                <w:rFonts w:ascii="Calibri" w:hAnsi="Calibri" w:cs="Calibri"/>
              </w:rPr>
            </w:pPr>
            <w:r w:rsidRPr="002F3F51">
              <w:rPr>
                <w:rFonts w:ascii="Calibri" w:hAnsi="Calibri" w:cs="Calibri"/>
              </w:rPr>
              <w:t>Zero</w:t>
            </w:r>
          </w:p>
        </w:tc>
        <w:tc>
          <w:tcPr>
            <w:tcW w:w="0" w:type="auto"/>
            <w:hideMark/>
          </w:tcPr>
          <w:p w14:paraId="3B56EF27" w14:textId="77777777" w:rsidR="002F3F51" w:rsidRPr="002F3F51" w:rsidRDefault="002F3F51" w:rsidP="002F3F51">
            <w:pPr>
              <w:spacing w:after="160" w:line="279" w:lineRule="auto"/>
              <w:rPr>
                <w:rFonts w:ascii="Calibri" w:hAnsi="Calibri" w:cs="Calibri"/>
              </w:rPr>
            </w:pPr>
            <w:r w:rsidRPr="002F3F51">
              <w:rPr>
                <w:rFonts w:ascii="Calibri" w:hAnsi="Calibri" w:cs="Calibri"/>
              </w:rPr>
              <w:t>SSN = 0</w:t>
            </w:r>
          </w:p>
        </w:tc>
        <w:tc>
          <w:tcPr>
            <w:tcW w:w="0" w:type="auto"/>
            <w:hideMark/>
          </w:tcPr>
          <w:p w14:paraId="112172E1" w14:textId="77777777" w:rsidR="002F3F51" w:rsidRPr="002F3F51" w:rsidRDefault="002F3F51" w:rsidP="002F3F51">
            <w:pPr>
              <w:spacing w:after="160" w:line="279" w:lineRule="auto"/>
              <w:rPr>
                <w:rFonts w:ascii="Calibri" w:hAnsi="Calibri" w:cs="Calibri"/>
              </w:rPr>
            </w:pPr>
            <w:r w:rsidRPr="002F3F51">
              <w:rPr>
                <w:rFonts w:ascii="Calibri" w:hAnsi="Calibri" w:cs="Calibri"/>
              </w:rPr>
              <w:t>0</w:t>
            </w:r>
          </w:p>
        </w:tc>
      </w:tr>
      <w:tr w:rsidR="002F3F51" w:rsidRPr="002F3F51" w14:paraId="4FC25092" w14:textId="77777777" w:rsidTr="008A3938">
        <w:tc>
          <w:tcPr>
            <w:tcW w:w="0" w:type="auto"/>
            <w:hideMark/>
          </w:tcPr>
          <w:p w14:paraId="10465BE8" w14:textId="77777777" w:rsidR="002F3F51" w:rsidRPr="002F3F51" w:rsidRDefault="002F3F51" w:rsidP="002F3F51">
            <w:pPr>
              <w:spacing w:after="160" w:line="279" w:lineRule="auto"/>
              <w:rPr>
                <w:rFonts w:ascii="Calibri" w:hAnsi="Calibri" w:cs="Calibri"/>
              </w:rPr>
            </w:pPr>
            <w:r w:rsidRPr="002F3F51">
              <w:rPr>
                <w:rFonts w:ascii="Calibri" w:hAnsi="Calibri" w:cs="Calibri"/>
              </w:rPr>
              <w:t>All same digit</w:t>
            </w:r>
          </w:p>
        </w:tc>
        <w:tc>
          <w:tcPr>
            <w:tcW w:w="0" w:type="auto"/>
            <w:hideMark/>
          </w:tcPr>
          <w:p w14:paraId="76409391" w14:textId="77777777" w:rsidR="002F3F51" w:rsidRPr="002F3F51" w:rsidRDefault="002F3F51" w:rsidP="002F3F51">
            <w:pPr>
              <w:spacing w:after="160" w:line="279" w:lineRule="auto"/>
              <w:rPr>
                <w:rFonts w:ascii="Calibri" w:hAnsi="Calibri" w:cs="Calibri"/>
              </w:rPr>
            </w:pPr>
            <w:r w:rsidRPr="002F3F51">
              <w:rPr>
                <w:rFonts w:ascii="Calibri" w:hAnsi="Calibri" w:cs="Calibri"/>
              </w:rPr>
              <w:t>111111111 through 999999999</w:t>
            </w:r>
          </w:p>
        </w:tc>
        <w:tc>
          <w:tcPr>
            <w:tcW w:w="0" w:type="auto"/>
            <w:hideMark/>
          </w:tcPr>
          <w:p w14:paraId="266A1C09" w14:textId="77777777" w:rsidR="002F3F51" w:rsidRPr="002F3F51" w:rsidRDefault="002F3F51" w:rsidP="002F3F51">
            <w:pPr>
              <w:spacing w:after="160" w:line="279" w:lineRule="auto"/>
              <w:rPr>
                <w:rFonts w:ascii="Calibri" w:hAnsi="Calibri" w:cs="Calibri"/>
              </w:rPr>
            </w:pPr>
            <w:r w:rsidRPr="002F3F51">
              <w:rPr>
                <w:rFonts w:ascii="Calibri" w:hAnsi="Calibri" w:cs="Calibri"/>
              </w:rPr>
              <w:t>555555555</w:t>
            </w:r>
          </w:p>
        </w:tc>
      </w:tr>
      <w:tr w:rsidR="002F3F51" w:rsidRPr="002F3F51" w14:paraId="7DE7E2D7" w14:textId="77777777" w:rsidTr="008A3938">
        <w:tc>
          <w:tcPr>
            <w:tcW w:w="0" w:type="auto"/>
            <w:hideMark/>
          </w:tcPr>
          <w:p w14:paraId="6C99DFEE" w14:textId="77777777" w:rsidR="002F3F51" w:rsidRPr="002F3F51" w:rsidRDefault="002F3F51" w:rsidP="002F3F51">
            <w:pPr>
              <w:spacing w:after="160" w:line="279" w:lineRule="auto"/>
              <w:rPr>
                <w:rFonts w:ascii="Calibri" w:hAnsi="Calibri" w:cs="Calibri"/>
              </w:rPr>
            </w:pPr>
            <w:r w:rsidRPr="002F3F51">
              <w:rPr>
                <w:rFonts w:ascii="Calibri" w:hAnsi="Calibri" w:cs="Calibri"/>
              </w:rPr>
              <w:t>Too long</w:t>
            </w:r>
          </w:p>
        </w:tc>
        <w:tc>
          <w:tcPr>
            <w:tcW w:w="0" w:type="auto"/>
            <w:hideMark/>
          </w:tcPr>
          <w:p w14:paraId="6630A711" w14:textId="77777777" w:rsidR="002F3F51" w:rsidRPr="002F3F51" w:rsidRDefault="002F3F51" w:rsidP="002F3F51">
            <w:pPr>
              <w:spacing w:after="160" w:line="279" w:lineRule="auto"/>
              <w:rPr>
                <w:rFonts w:ascii="Calibri" w:hAnsi="Calibri" w:cs="Calibri"/>
              </w:rPr>
            </w:pPr>
            <w:r w:rsidRPr="002F3F51">
              <w:rPr>
                <w:rFonts w:ascii="Calibri" w:hAnsi="Calibri" w:cs="Calibri"/>
              </w:rPr>
              <w:t>More than 9 characters</w:t>
            </w:r>
          </w:p>
        </w:tc>
        <w:tc>
          <w:tcPr>
            <w:tcW w:w="0" w:type="auto"/>
            <w:hideMark/>
          </w:tcPr>
          <w:p w14:paraId="73862FE2" w14:textId="77777777" w:rsidR="002F3F51" w:rsidRPr="002F3F51" w:rsidRDefault="002F3F51" w:rsidP="002F3F51">
            <w:pPr>
              <w:spacing w:after="160" w:line="279" w:lineRule="auto"/>
              <w:rPr>
                <w:rFonts w:ascii="Calibri" w:hAnsi="Calibri" w:cs="Calibri"/>
              </w:rPr>
            </w:pPr>
            <w:r w:rsidRPr="002F3F51">
              <w:rPr>
                <w:rFonts w:ascii="Calibri" w:hAnsi="Calibri" w:cs="Calibri"/>
              </w:rPr>
              <w:t>1234567890</w:t>
            </w:r>
          </w:p>
        </w:tc>
      </w:tr>
      <w:tr w:rsidR="002F3F51" w:rsidRPr="002F3F51" w14:paraId="53235D75" w14:textId="77777777" w:rsidTr="008A3938">
        <w:tc>
          <w:tcPr>
            <w:tcW w:w="0" w:type="auto"/>
            <w:hideMark/>
          </w:tcPr>
          <w:p w14:paraId="43F6481E" w14:textId="77777777" w:rsidR="002F3F51" w:rsidRPr="002F3F51" w:rsidRDefault="002F3F51" w:rsidP="002F3F51">
            <w:pPr>
              <w:spacing w:after="160" w:line="279" w:lineRule="auto"/>
              <w:rPr>
                <w:rFonts w:ascii="Calibri" w:hAnsi="Calibri" w:cs="Calibri"/>
              </w:rPr>
            </w:pPr>
            <w:r w:rsidRPr="002F3F51">
              <w:rPr>
                <w:rFonts w:ascii="Calibri" w:hAnsi="Calibri" w:cs="Calibri"/>
              </w:rPr>
              <w:t>Too short</w:t>
            </w:r>
          </w:p>
        </w:tc>
        <w:tc>
          <w:tcPr>
            <w:tcW w:w="0" w:type="auto"/>
            <w:hideMark/>
          </w:tcPr>
          <w:p w14:paraId="5A398408" w14:textId="77777777" w:rsidR="002F3F51" w:rsidRPr="002F3F51" w:rsidRDefault="002F3F51" w:rsidP="002F3F51">
            <w:pPr>
              <w:spacing w:after="160" w:line="279" w:lineRule="auto"/>
              <w:rPr>
                <w:rFonts w:ascii="Calibri" w:hAnsi="Calibri" w:cs="Calibri"/>
              </w:rPr>
            </w:pPr>
            <w:r w:rsidRPr="002F3F51">
              <w:rPr>
                <w:rFonts w:ascii="Calibri" w:hAnsi="Calibri" w:cs="Calibri"/>
              </w:rPr>
              <w:t>Less than 7 characters</w:t>
            </w:r>
          </w:p>
        </w:tc>
        <w:tc>
          <w:tcPr>
            <w:tcW w:w="0" w:type="auto"/>
            <w:hideMark/>
          </w:tcPr>
          <w:p w14:paraId="6B8B1EA4" w14:textId="77777777" w:rsidR="002F3F51" w:rsidRPr="002F3F51" w:rsidRDefault="002F3F51" w:rsidP="002F3F51">
            <w:pPr>
              <w:spacing w:after="160" w:line="279" w:lineRule="auto"/>
              <w:rPr>
                <w:rFonts w:ascii="Calibri" w:hAnsi="Calibri" w:cs="Calibri"/>
              </w:rPr>
            </w:pPr>
            <w:r w:rsidRPr="002F3F51">
              <w:rPr>
                <w:rFonts w:ascii="Calibri" w:hAnsi="Calibri" w:cs="Calibri"/>
              </w:rPr>
              <w:t>123456</w:t>
            </w:r>
          </w:p>
        </w:tc>
      </w:tr>
      <w:tr w:rsidR="002F3F51" w:rsidRPr="002F3F51" w14:paraId="5D1881B3" w14:textId="77777777" w:rsidTr="008A3938">
        <w:tc>
          <w:tcPr>
            <w:tcW w:w="0" w:type="auto"/>
            <w:hideMark/>
          </w:tcPr>
          <w:p w14:paraId="0EC5304B" w14:textId="77777777" w:rsidR="002F3F51" w:rsidRPr="002F3F51" w:rsidRDefault="002F3F51" w:rsidP="002F3F51">
            <w:pPr>
              <w:spacing w:after="160" w:line="279" w:lineRule="auto"/>
              <w:rPr>
                <w:rFonts w:ascii="Calibri" w:hAnsi="Calibri" w:cs="Calibri"/>
              </w:rPr>
            </w:pPr>
            <w:r w:rsidRPr="002F3F51">
              <w:rPr>
                <w:rFonts w:ascii="Calibri" w:hAnsi="Calibri" w:cs="Calibri"/>
              </w:rPr>
              <w:t>Missing</w:t>
            </w:r>
          </w:p>
        </w:tc>
        <w:tc>
          <w:tcPr>
            <w:tcW w:w="0" w:type="auto"/>
            <w:hideMark/>
          </w:tcPr>
          <w:p w14:paraId="3DDA581B" w14:textId="77777777" w:rsidR="002F3F51" w:rsidRPr="002F3F51" w:rsidRDefault="002F3F51" w:rsidP="002F3F51">
            <w:pPr>
              <w:spacing w:after="160" w:line="279" w:lineRule="auto"/>
              <w:rPr>
                <w:rFonts w:ascii="Calibri" w:hAnsi="Calibri" w:cs="Calibri"/>
              </w:rPr>
            </w:pPr>
            <w:r w:rsidRPr="002F3F51">
              <w:rPr>
                <w:rFonts w:ascii="Calibri" w:hAnsi="Calibri" w:cs="Calibri"/>
              </w:rPr>
              <w:t>Empty SSN field</w:t>
            </w:r>
          </w:p>
        </w:tc>
        <w:tc>
          <w:tcPr>
            <w:tcW w:w="0" w:type="auto"/>
            <w:hideMark/>
          </w:tcPr>
          <w:p w14:paraId="7C72D9BF" w14:textId="77777777" w:rsidR="002F3F51" w:rsidRPr="002F3F51" w:rsidRDefault="002F3F51" w:rsidP="002F3F51">
            <w:pPr>
              <w:spacing w:after="160" w:line="279" w:lineRule="auto"/>
              <w:rPr>
                <w:rFonts w:ascii="Calibri" w:hAnsi="Calibri" w:cs="Calibri"/>
              </w:rPr>
            </w:pPr>
            <w:r w:rsidRPr="002F3F51">
              <w:rPr>
                <w:rFonts w:ascii="Calibri" w:hAnsi="Calibri" w:cs="Calibri"/>
              </w:rPr>
              <w:t>(blank)</w:t>
            </w:r>
          </w:p>
        </w:tc>
      </w:tr>
    </w:tbl>
    <w:p w14:paraId="1034A00C" w14:textId="5FF47A73" w:rsidR="002F3F51" w:rsidRPr="00A37C03" w:rsidRDefault="002F3F51" w:rsidP="008A3938">
      <w:pPr>
        <w:pStyle w:val="Heading4"/>
        <w:rPr>
          <w:rFonts w:ascii="Calibri" w:hAnsi="Calibri" w:cs="Calibri"/>
        </w:rPr>
      </w:pPr>
      <w:r w:rsidRPr="00A37C03">
        <w:rPr>
          <w:rFonts w:ascii="Calibri" w:hAnsi="Calibri" w:cs="Calibri"/>
        </w:rPr>
        <w:t>7.</w:t>
      </w:r>
      <w:r w:rsidR="005D519A">
        <w:rPr>
          <w:rFonts w:ascii="Calibri" w:hAnsi="Calibri" w:cs="Calibri"/>
        </w:rPr>
        <w:t>9</w:t>
      </w:r>
      <w:r w:rsidRPr="00A37C03">
        <w:rPr>
          <w:rFonts w:ascii="Calibri" w:hAnsi="Calibri" w:cs="Calibri"/>
        </w:rPr>
        <w:t>.3 Missing SSN Handling</w:t>
      </w:r>
    </w:p>
    <w:p w14:paraId="4DECB50A" w14:textId="77777777" w:rsidR="002F3F51" w:rsidRPr="002F3F51" w:rsidRDefault="002F3F51" w:rsidP="002F3F51">
      <w:pPr>
        <w:rPr>
          <w:rFonts w:ascii="Calibri" w:hAnsi="Calibri" w:cs="Calibri"/>
        </w:rPr>
      </w:pPr>
      <w:r w:rsidRPr="002F3F51">
        <w:rPr>
          <w:rFonts w:ascii="Calibri" w:hAnsi="Calibri" w:cs="Calibri"/>
        </w:rPr>
        <w:t>When SSN is missing, the system:</w:t>
      </w:r>
    </w:p>
    <w:p w14:paraId="0CEA21D1" w14:textId="77777777" w:rsidR="002F3F51" w:rsidRPr="002F3F51" w:rsidRDefault="002F3F51" w:rsidP="007D5939">
      <w:pPr>
        <w:numPr>
          <w:ilvl w:val="0"/>
          <w:numId w:val="35"/>
        </w:numPr>
        <w:rPr>
          <w:rFonts w:ascii="Calibri" w:hAnsi="Calibri" w:cs="Calibri"/>
        </w:rPr>
      </w:pPr>
      <w:r w:rsidRPr="002F3F51">
        <w:rPr>
          <w:rFonts w:ascii="Calibri" w:hAnsi="Calibri" w:cs="Calibri"/>
        </w:rPr>
        <w:t>Flags as bad SSN</w:t>
      </w:r>
    </w:p>
    <w:p w14:paraId="0D2018F5" w14:textId="77777777" w:rsidR="002F3F51" w:rsidRPr="002F3F51" w:rsidRDefault="002F3F51" w:rsidP="007D5939">
      <w:pPr>
        <w:numPr>
          <w:ilvl w:val="0"/>
          <w:numId w:val="35"/>
        </w:numPr>
        <w:rPr>
          <w:rFonts w:ascii="Calibri" w:hAnsi="Calibri" w:cs="Calibri"/>
        </w:rPr>
      </w:pPr>
      <w:r w:rsidRPr="002F3F51">
        <w:rPr>
          <w:rFonts w:ascii="Calibri" w:hAnsi="Calibri" w:cs="Calibri"/>
        </w:rPr>
        <w:t>Assigns a unique sequence number to prevent duplicate merging</w:t>
      </w:r>
    </w:p>
    <w:p w14:paraId="236A342A" w14:textId="7A105C66" w:rsidR="002F3F51" w:rsidRPr="002F3F51" w:rsidRDefault="00C45312" w:rsidP="007D5939">
      <w:pPr>
        <w:numPr>
          <w:ilvl w:val="0"/>
          <w:numId w:val="35"/>
        </w:numPr>
        <w:rPr>
          <w:rFonts w:ascii="Calibri" w:hAnsi="Calibri" w:cs="Calibri"/>
        </w:rPr>
      </w:pPr>
      <w:r w:rsidRPr="00A37C03">
        <w:rPr>
          <w:rFonts w:ascii="Calibri" w:hAnsi="Calibri" w:cs="Calibri"/>
        </w:rPr>
        <w:t>Replace</w:t>
      </w:r>
      <w:r w:rsidR="002F3F51" w:rsidRPr="002F3F51">
        <w:rPr>
          <w:rFonts w:ascii="Calibri" w:hAnsi="Calibri" w:cs="Calibri"/>
        </w:rPr>
        <w:t xml:space="preserve"> the SSN field with the sequence number</w:t>
      </w:r>
    </w:p>
    <w:p w14:paraId="3C5FFBD6" w14:textId="7F7AA895" w:rsidR="002F3F51" w:rsidRPr="00A37C03" w:rsidRDefault="002F3F51" w:rsidP="008A3938">
      <w:pPr>
        <w:pStyle w:val="Heading3"/>
        <w:rPr>
          <w:rFonts w:ascii="Calibri" w:hAnsi="Calibri" w:cs="Calibri"/>
        </w:rPr>
      </w:pPr>
      <w:bookmarkStart w:id="210" w:name="_Toc220763515"/>
      <w:r w:rsidRPr="00A37C03">
        <w:rPr>
          <w:rFonts w:ascii="Calibri" w:hAnsi="Calibri" w:cs="Calibri"/>
        </w:rPr>
        <w:t>7.</w:t>
      </w:r>
      <w:r w:rsidR="005D519A">
        <w:rPr>
          <w:rFonts w:ascii="Calibri" w:hAnsi="Calibri" w:cs="Calibri"/>
        </w:rPr>
        <w:t>10</w:t>
      </w:r>
      <w:r w:rsidRPr="00A37C03">
        <w:rPr>
          <w:rFonts w:ascii="Calibri" w:hAnsi="Calibri" w:cs="Calibri"/>
        </w:rPr>
        <w:t xml:space="preserve"> Date Validation Rules</w:t>
      </w:r>
      <w:bookmarkEnd w:id="210"/>
    </w:p>
    <w:p w14:paraId="494D0CA5" w14:textId="3873F4A3" w:rsidR="002F3F51" w:rsidRPr="00A37C03" w:rsidRDefault="002F3F51" w:rsidP="008A3938">
      <w:pPr>
        <w:pStyle w:val="Heading4"/>
        <w:rPr>
          <w:rFonts w:ascii="Calibri" w:hAnsi="Calibri" w:cs="Calibri"/>
        </w:rPr>
      </w:pPr>
      <w:r w:rsidRPr="00A37C03">
        <w:rPr>
          <w:rFonts w:ascii="Calibri" w:hAnsi="Calibri" w:cs="Calibri"/>
        </w:rPr>
        <w:t>7.</w:t>
      </w:r>
      <w:r w:rsidR="005D519A">
        <w:rPr>
          <w:rFonts w:ascii="Calibri" w:hAnsi="Calibri" w:cs="Calibri"/>
        </w:rPr>
        <w:t>10</w:t>
      </w:r>
      <w:r w:rsidRPr="00A37C03">
        <w:rPr>
          <w:rFonts w:ascii="Calibri" w:hAnsi="Calibri" w:cs="Calibri"/>
        </w:rPr>
        <w:t>.1 Invalid Date Patterns to Clear</w:t>
      </w:r>
    </w:p>
    <w:p w14:paraId="2BEAEFDB" w14:textId="77777777" w:rsidR="002F3F51" w:rsidRPr="002F3F51" w:rsidRDefault="002F3F51" w:rsidP="002F3F51">
      <w:pPr>
        <w:rPr>
          <w:rFonts w:ascii="Calibri" w:hAnsi="Calibri" w:cs="Calibri"/>
        </w:rPr>
      </w:pPr>
      <w:r w:rsidRPr="002F3F51">
        <w:rPr>
          <w:rFonts w:ascii="Calibri" w:hAnsi="Calibri" w:cs="Calibri"/>
        </w:rPr>
        <w:t>The following patterns should be treated as missing/invalid dates:</w:t>
      </w:r>
    </w:p>
    <w:tbl>
      <w:tblPr>
        <w:tblStyle w:val="TableGrid"/>
        <w:tblW w:w="0" w:type="auto"/>
        <w:tblLook w:val="04A0" w:firstRow="1" w:lastRow="0" w:firstColumn="1" w:lastColumn="0" w:noHBand="0" w:noVBand="1"/>
      </w:tblPr>
      <w:tblGrid>
        <w:gridCol w:w="2339"/>
        <w:gridCol w:w="3157"/>
      </w:tblGrid>
      <w:tr w:rsidR="002F3F51" w:rsidRPr="002F3F51" w14:paraId="423C7ADC" w14:textId="77777777" w:rsidTr="008A3938">
        <w:tc>
          <w:tcPr>
            <w:tcW w:w="0" w:type="auto"/>
            <w:hideMark/>
          </w:tcPr>
          <w:p w14:paraId="6F007D32"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Pattern</w:t>
            </w:r>
          </w:p>
        </w:tc>
        <w:tc>
          <w:tcPr>
            <w:tcW w:w="0" w:type="auto"/>
            <w:hideMark/>
          </w:tcPr>
          <w:p w14:paraId="00CFE2CD"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Applies To</w:t>
            </w:r>
          </w:p>
        </w:tc>
      </w:tr>
      <w:tr w:rsidR="002F3F51" w:rsidRPr="002F3F51" w14:paraId="4EE41F8D" w14:textId="77777777" w:rsidTr="008A3938">
        <w:tc>
          <w:tcPr>
            <w:tcW w:w="0" w:type="auto"/>
            <w:hideMark/>
          </w:tcPr>
          <w:p w14:paraId="25422018" w14:textId="77777777" w:rsidR="002F3F51" w:rsidRPr="002F3F51" w:rsidRDefault="002F3F51" w:rsidP="002F3F51">
            <w:pPr>
              <w:spacing w:after="160" w:line="279" w:lineRule="auto"/>
              <w:rPr>
                <w:rFonts w:ascii="Calibri" w:hAnsi="Calibri" w:cs="Calibri"/>
              </w:rPr>
            </w:pPr>
            <w:r w:rsidRPr="002F3F51">
              <w:rPr>
                <w:rFonts w:ascii="Calibri" w:hAnsi="Calibri" w:cs="Calibri"/>
              </w:rPr>
              <w:t>01/01/1900</w:t>
            </w:r>
          </w:p>
        </w:tc>
        <w:tc>
          <w:tcPr>
            <w:tcW w:w="0" w:type="auto"/>
            <w:hideMark/>
          </w:tcPr>
          <w:p w14:paraId="74D5F34F" w14:textId="77777777" w:rsidR="002F3F51" w:rsidRPr="002F3F51" w:rsidRDefault="002F3F51" w:rsidP="002F3F51">
            <w:pPr>
              <w:spacing w:after="160" w:line="279" w:lineRule="auto"/>
              <w:rPr>
                <w:rFonts w:ascii="Calibri" w:hAnsi="Calibri" w:cs="Calibri"/>
              </w:rPr>
            </w:pPr>
            <w:r w:rsidRPr="002F3F51">
              <w:rPr>
                <w:rFonts w:ascii="Calibri" w:hAnsi="Calibri" w:cs="Calibri"/>
              </w:rPr>
              <w:t>DOT, DOR, divdate</w:t>
            </w:r>
          </w:p>
        </w:tc>
      </w:tr>
      <w:tr w:rsidR="002F3F51" w:rsidRPr="002F3F51" w14:paraId="48389777" w14:textId="77777777" w:rsidTr="008A3938">
        <w:tc>
          <w:tcPr>
            <w:tcW w:w="0" w:type="auto"/>
            <w:hideMark/>
          </w:tcPr>
          <w:p w14:paraId="209B35D2" w14:textId="77777777" w:rsidR="002F3F51" w:rsidRPr="002F3F51" w:rsidRDefault="002F3F51" w:rsidP="002F3F51">
            <w:pPr>
              <w:spacing w:after="160" w:line="279" w:lineRule="auto"/>
              <w:rPr>
                <w:rFonts w:ascii="Calibri" w:hAnsi="Calibri" w:cs="Calibri"/>
              </w:rPr>
            </w:pPr>
            <w:r w:rsidRPr="002F3F51">
              <w:rPr>
                <w:rFonts w:ascii="Calibri" w:hAnsi="Calibri" w:cs="Calibri"/>
              </w:rPr>
              <w:t>00/00/0000</w:t>
            </w:r>
          </w:p>
        </w:tc>
        <w:tc>
          <w:tcPr>
            <w:tcW w:w="0" w:type="auto"/>
            <w:hideMark/>
          </w:tcPr>
          <w:p w14:paraId="7D6C8BB5" w14:textId="77777777" w:rsidR="002F3F51" w:rsidRPr="002F3F51" w:rsidRDefault="002F3F51" w:rsidP="002F3F51">
            <w:pPr>
              <w:spacing w:after="160" w:line="279" w:lineRule="auto"/>
              <w:rPr>
                <w:rFonts w:ascii="Calibri" w:hAnsi="Calibri" w:cs="Calibri"/>
              </w:rPr>
            </w:pPr>
            <w:r w:rsidRPr="002F3F51">
              <w:rPr>
                <w:rFonts w:ascii="Calibri" w:hAnsi="Calibri" w:cs="Calibri"/>
              </w:rPr>
              <w:t>DOT, DOR, DOB, DOH, divdate</w:t>
            </w:r>
          </w:p>
        </w:tc>
      </w:tr>
      <w:tr w:rsidR="002F3F51" w:rsidRPr="002F3F51" w14:paraId="1FDDD400" w14:textId="77777777" w:rsidTr="008A3938">
        <w:tc>
          <w:tcPr>
            <w:tcW w:w="0" w:type="auto"/>
            <w:hideMark/>
          </w:tcPr>
          <w:p w14:paraId="3E177BAF" w14:textId="77777777" w:rsidR="002F3F51" w:rsidRPr="002F3F51" w:rsidRDefault="002F3F51" w:rsidP="002F3F51">
            <w:pPr>
              <w:spacing w:after="160" w:line="279" w:lineRule="auto"/>
              <w:rPr>
                <w:rFonts w:ascii="Calibri" w:hAnsi="Calibri" w:cs="Calibri"/>
              </w:rPr>
            </w:pPr>
            <w:r w:rsidRPr="002F3F51">
              <w:rPr>
                <w:rFonts w:ascii="Calibri" w:hAnsi="Calibri" w:cs="Calibri"/>
              </w:rPr>
              <w:t>N/A (case-insensitive)</w:t>
            </w:r>
          </w:p>
        </w:tc>
        <w:tc>
          <w:tcPr>
            <w:tcW w:w="0" w:type="auto"/>
            <w:hideMark/>
          </w:tcPr>
          <w:p w14:paraId="25F0BF0B" w14:textId="77777777" w:rsidR="002F3F51" w:rsidRPr="002F3F51" w:rsidRDefault="002F3F51" w:rsidP="002F3F51">
            <w:pPr>
              <w:spacing w:after="160" w:line="279" w:lineRule="auto"/>
              <w:rPr>
                <w:rFonts w:ascii="Calibri" w:hAnsi="Calibri" w:cs="Calibri"/>
              </w:rPr>
            </w:pPr>
            <w:r w:rsidRPr="002F3F51">
              <w:rPr>
                <w:rFonts w:ascii="Calibri" w:hAnsi="Calibri" w:cs="Calibri"/>
              </w:rPr>
              <w:t>DOT, DOR</w:t>
            </w:r>
          </w:p>
        </w:tc>
      </w:tr>
      <w:tr w:rsidR="002F3F51" w:rsidRPr="002F3F51" w14:paraId="4015D1A2" w14:textId="77777777" w:rsidTr="008A3938">
        <w:tc>
          <w:tcPr>
            <w:tcW w:w="0" w:type="auto"/>
            <w:hideMark/>
          </w:tcPr>
          <w:p w14:paraId="1C1AD706" w14:textId="77777777" w:rsidR="002F3F51" w:rsidRPr="002F3F51" w:rsidRDefault="002F3F51" w:rsidP="002F3F51">
            <w:pPr>
              <w:spacing w:after="160" w:line="279" w:lineRule="auto"/>
              <w:rPr>
                <w:rFonts w:ascii="Calibri" w:hAnsi="Calibri" w:cs="Calibri"/>
              </w:rPr>
            </w:pPr>
            <w:r w:rsidRPr="002F3F51">
              <w:rPr>
                <w:rFonts w:ascii="Calibri" w:hAnsi="Calibri" w:cs="Calibri"/>
              </w:rPr>
              <w:t>NA</w:t>
            </w:r>
          </w:p>
        </w:tc>
        <w:tc>
          <w:tcPr>
            <w:tcW w:w="0" w:type="auto"/>
            <w:hideMark/>
          </w:tcPr>
          <w:p w14:paraId="4CB7BE8C" w14:textId="77777777" w:rsidR="002F3F51" w:rsidRPr="002F3F51" w:rsidRDefault="002F3F51" w:rsidP="002F3F51">
            <w:pPr>
              <w:spacing w:after="160" w:line="279" w:lineRule="auto"/>
              <w:rPr>
                <w:rFonts w:ascii="Calibri" w:hAnsi="Calibri" w:cs="Calibri"/>
              </w:rPr>
            </w:pPr>
            <w:r w:rsidRPr="002F3F51">
              <w:rPr>
                <w:rFonts w:ascii="Calibri" w:hAnsi="Calibri" w:cs="Calibri"/>
              </w:rPr>
              <w:t>DOT, DOR</w:t>
            </w:r>
          </w:p>
        </w:tc>
      </w:tr>
      <w:tr w:rsidR="002F3F51" w:rsidRPr="002F3F51" w14:paraId="3FED7090" w14:textId="77777777" w:rsidTr="008A3938">
        <w:tc>
          <w:tcPr>
            <w:tcW w:w="0" w:type="auto"/>
            <w:hideMark/>
          </w:tcPr>
          <w:p w14:paraId="2018065A" w14:textId="77777777" w:rsidR="002F3F51" w:rsidRPr="002F3F51" w:rsidRDefault="002F3F51" w:rsidP="002F3F51">
            <w:pPr>
              <w:spacing w:after="160" w:line="279" w:lineRule="auto"/>
              <w:rPr>
                <w:rFonts w:ascii="Calibri" w:hAnsi="Calibri" w:cs="Calibri"/>
              </w:rPr>
            </w:pPr>
            <w:r w:rsidRPr="002F3F51">
              <w:rPr>
                <w:rFonts w:ascii="Calibri" w:hAnsi="Calibri" w:cs="Calibri"/>
              </w:rPr>
              <w:t>/ / (spaces)</w:t>
            </w:r>
          </w:p>
        </w:tc>
        <w:tc>
          <w:tcPr>
            <w:tcW w:w="0" w:type="auto"/>
            <w:hideMark/>
          </w:tcPr>
          <w:p w14:paraId="54B85DA5" w14:textId="77777777" w:rsidR="002F3F51" w:rsidRPr="002F3F51" w:rsidRDefault="002F3F51" w:rsidP="002F3F51">
            <w:pPr>
              <w:spacing w:after="160" w:line="279" w:lineRule="auto"/>
              <w:rPr>
                <w:rFonts w:ascii="Calibri" w:hAnsi="Calibri" w:cs="Calibri"/>
              </w:rPr>
            </w:pPr>
            <w:r w:rsidRPr="002F3F51">
              <w:rPr>
                <w:rFonts w:ascii="Calibri" w:hAnsi="Calibri" w:cs="Calibri"/>
              </w:rPr>
              <w:t>DOT, DOR</w:t>
            </w:r>
          </w:p>
        </w:tc>
      </w:tr>
      <w:tr w:rsidR="002F3F51" w:rsidRPr="002F3F51" w14:paraId="45D70109" w14:textId="77777777" w:rsidTr="008A3938">
        <w:tc>
          <w:tcPr>
            <w:tcW w:w="0" w:type="auto"/>
            <w:hideMark/>
          </w:tcPr>
          <w:p w14:paraId="13041430" w14:textId="77777777" w:rsidR="002F3F51" w:rsidRPr="002F3F51" w:rsidRDefault="002F3F51" w:rsidP="002F3F51">
            <w:pPr>
              <w:spacing w:after="160" w:line="279" w:lineRule="auto"/>
              <w:rPr>
                <w:rFonts w:ascii="Calibri" w:hAnsi="Calibri" w:cs="Calibri"/>
              </w:rPr>
            </w:pPr>
            <w:r w:rsidRPr="002F3F51">
              <w:rPr>
                <w:rFonts w:ascii="Calibri" w:hAnsi="Calibri" w:cs="Calibri"/>
              </w:rPr>
              <w:t>//</w:t>
            </w:r>
          </w:p>
        </w:tc>
        <w:tc>
          <w:tcPr>
            <w:tcW w:w="0" w:type="auto"/>
            <w:hideMark/>
          </w:tcPr>
          <w:p w14:paraId="1E87410B" w14:textId="77777777" w:rsidR="002F3F51" w:rsidRPr="002F3F51" w:rsidRDefault="002F3F51" w:rsidP="002F3F51">
            <w:pPr>
              <w:spacing w:after="160" w:line="279" w:lineRule="auto"/>
              <w:rPr>
                <w:rFonts w:ascii="Calibri" w:hAnsi="Calibri" w:cs="Calibri"/>
              </w:rPr>
            </w:pPr>
            <w:r w:rsidRPr="002F3F51">
              <w:rPr>
                <w:rFonts w:ascii="Calibri" w:hAnsi="Calibri" w:cs="Calibri"/>
              </w:rPr>
              <w:t>DOT, DOR</w:t>
            </w:r>
          </w:p>
        </w:tc>
      </w:tr>
      <w:tr w:rsidR="002F3F51" w:rsidRPr="002F3F51" w14:paraId="46B1C08E" w14:textId="77777777" w:rsidTr="008A3938">
        <w:tc>
          <w:tcPr>
            <w:tcW w:w="0" w:type="auto"/>
            <w:hideMark/>
          </w:tcPr>
          <w:p w14:paraId="644F9F64" w14:textId="77777777" w:rsidR="002F3F51" w:rsidRPr="002F3F51" w:rsidRDefault="002F3F51" w:rsidP="002F3F51">
            <w:pPr>
              <w:spacing w:after="160" w:line="279" w:lineRule="auto"/>
              <w:rPr>
                <w:rFonts w:ascii="Calibri" w:hAnsi="Calibri" w:cs="Calibri"/>
              </w:rPr>
            </w:pPr>
            <w:r w:rsidRPr="002F3F51">
              <w:rPr>
                <w:rFonts w:ascii="Calibri" w:hAnsi="Calibri" w:cs="Calibri"/>
              </w:rPr>
              <w:t>0/0/0000</w:t>
            </w:r>
          </w:p>
        </w:tc>
        <w:tc>
          <w:tcPr>
            <w:tcW w:w="0" w:type="auto"/>
            <w:hideMark/>
          </w:tcPr>
          <w:p w14:paraId="5DA2B976" w14:textId="77777777" w:rsidR="002F3F51" w:rsidRPr="002F3F51" w:rsidRDefault="002F3F51" w:rsidP="002F3F51">
            <w:pPr>
              <w:spacing w:after="160" w:line="279" w:lineRule="auto"/>
              <w:rPr>
                <w:rFonts w:ascii="Calibri" w:hAnsi="Calibri" w:cs="Calibri"/>
              </w:rPr>
            </w:pPr>
            <w:r w:rsidRPr="002F3F51">
              <w:rPr>
                <w:rFonts w:ascii="Calibri" w:hAnsi="Calibri" w:cs="Calibri"/>
              </w:rPr>
              <w:t>DOB, DOH, DOT, DOR</w:t>
            </w:r>
          </w:p>
        </w:tc>
      </w:tr>
      <w:tr w:rsidR="002F3F51" w:rsidRPr="002F3F51" w14:paraId="695E3FD7" w14:textId="77777777" w:rsidTr="008A3938">
        <w:tc>
          <w:tcPr>
            <w:tcW w:w="0" w:type="auto"/>
            <w:hideMark/>
          </w:tcPr>
          <w:p w14:paraId="2C34D583" w14:textId="77777777" w:rsidR="002F3F51" w:rsidRPr="002F3F51" w:rsidRDefault="002F3F51" w:rsidP="002F3F51">
            <w:pPr>
              <w:spacing w:after="160" w:line="279" w:lineRule="auto"/>
              <w:rPr>
                <w:rFonts w:ascii="Calibri" w:hAnsi="Calibri" w:cs="Calibri"/>
              </w:rPr>
            </w:pPr>
            <w:r w:rsidRPr="002F3F51">
              <w:rPr>
                <w:rFonts w:ascii="Calibri" w:hAnsi="Calibri" w:cs="Calibri"/>
              </w:rPr>
              <w:t>01/01/0001</w:t>
            </w:r>
          </w:p>
        </w:tc>
        <w:tc>
          <w:tcPr>
            <w:tcW w:w="0" w:type="auto"/>
            <w:hideMark/>
          </w:tcPr>
          <w:p w14:paraId="01EFD8D6" w14:textId="77777777" w:rsidR="002F3F51" w:rsidRPr="002F3F51" w:rsidRDefault="002F3F51" w:rsidP="002F3F51">
            <w:pPr>
              <w:spacing w:after="160" w:line="279" w:lineRule="auto"/>
              <w:rPr>
                <w:rFonts w:ascii="Calibri" w:hAnsi="Calibri" w:cs="Calibri"/>
              </w:rPr>
            </w:pPr>
            <w:r w:rsidRPr="002F3F51">
              <w:rPr>
                <w:rFonts w:ascii="Calibri" w:hAnsi="Calibri" w:cs="Calibri"/>
              </w:rPr>
              <w:t>DOB, DOH, DOT, DOR</w:t>
            </w:r>
          </w:p>
        </w:tc>
      </w:tr>
    </w:tbl>
    <w:p w14:paraId="5FC3FA7D" w14:textId="00B2C4A0" w:rsidR="002F3F51" w:rsidRPr="00A37C03" w:rsidRDefault="002F3F51" w:rsidP="008A3938">
      <w:pPr>
        <w:pStyle w:val="Heading4"/>
        <w:rPr>
          <w:rFonts w:ascii="Calibri" w:hAnsi="Calibri" w:cs="Calibri"/>
        </w:rPr>
      </w:pPr>
      <w:r w:rsidRPr="00A37C03">
        <w:rPr>
          <w:rFonts w:ascii="Calibri" w:hAnsi="Calibri" w:cs="Calibri"/>
        </w:rPr>
        <w:t>7.</w:t>
      </w:r>
      <w:r w:rsidR="005D519A">
        <w:rPr>
          <w:rFonts w:ascii="Calibri" w:hAnsi="Calibri" w:cs="Calibri"/>
        </w:rPr>
        <w:t>10</w:t>
      </w:r>
      <w:r w:rsidRPr="00A37C03">
        <w:rPr>
          <w:rFonts w:ascii="Calibri" w:hAnsi="Calibri" w:cs="Calibri"/>
        </w:rPr>
        <w:t>.2 Timestamp Removal</w:t>
      </w:r>
    </w:p>
    <w:p w14:paraId="7C6D8704" w14:textId="77777777" w:rsidR="002F3F51" w:rsidRPr="002F3F51" w:rsidRDefault="002F3F51" w:rsidP="002F3F51">
      <w:pPr>
        <w:rPr>
          <w:rFonts w:ascii="Calibri" w:hAnsi="Calibri" w:cs="Calibri"/>
        </w:rPr>
      </w:pPr>
      <w:r w:rsidRPr="002F3F51">
        <w:rPr>
          <w:rFonts w:ascii="Calibri" w:hAnsi="Calibri" w:cs="Calibri"/>
        </w:rPr>
        <w:t>Remove the following timestamp suffixes before parsing:</w:t>
      </w:r>
    </w:p>
    <w:p w14:paraId="10E19D17" w14:textId="77777777" w:rsidR="002F3F51" w:rsidRPr="002F3F51" w:rsidRDefault="002F3F51" w:rsidP="007D5939">
      <w:pPr>
        <w:numPr>
          <w:ilvl w:val="0"/>
          <w:numId w:val="36"/>
        </w:numPr>
        <w:rPr>
          <w:rFonts w:ascii="Calibri" w:hAnsi="Calibri" w:cs="Calibri"/>
        </w:rPr>
      </w:pPr>
      <w:r w:rsidRPr="002F3F51">
        <w:rPr>
          <w:rFonts w:ascii="Calibri" w:hAnsi="Calibri" w:cs="Calibri"/>
        </w:rPr>
        <w:lastRenderedPageBreak/>
        <w:t>12:00:00 AM</w:t>
      </w:r>
    </w:p>
    <w:p w14:paraId="3A543FEA" w14:textId="77777777" w:rsidR="002F3F51" w:rsidRPr="002F3F51" w:rsidRDefault="002F3F51" w:rsidP="007D5939">
      <w:pPr>
        <w:numPr>
          <w:ilvl w:val="0"/>
          <w:numId w:val="36"/>
        </w:numPr>
        <w:rPr>
          <w:rFonts w:ascii="Calibri" w:hAnsi="Calibri" w:cs="Calibri"/>
        </w:rPr>
      </w:pPr>
      <w:r w:rsidRPr="002F3F51">
        <w:rPr>
          <w:rFonts w:ascii="Calibri" w:hAnsi="Calibri" w:cs="Calibri"/>
        </w:rPr>
        <w:t>0:00</w:t>
      </w:r>
    </w:p>
    <w:p w14:paraId="4D24D590" w14:textId="512793D7" w:rsidR="002F3F51" w:rsidRPr="00A37C03" w:rsidRDefault="002F3F51" w:rsidP="008A3938">
      <w:pPr>
        <w:pStyle w:val="Heading4"/>
        <w:rPr>
          <w:rFonts w:ascii="Calibri" w:hAnsi="Calibri" w:cs="Calibri"/>
        </w:rPr>
      </w:pPr>
      <w:r w:rsidRPr="00A37C03">
        <w:rPr>
          <w:rFonts w:ascii="Calibri" w:hAnsi="Calibri" w:cs="Calibri"/>
        </w:rPr>
        <w:t>7.</w:t>
      </w:r>
      <w:r w:rsidR="005D519A">
        <w:rPr>
          <w:rFonts w:ascii="Calibri" w:hAnsi="Calibri" w:cs="Calibri"/>
        </w:rPr>
        <w:t>10</w:t>
      </w:r>
      <w:r w:rsidRPr="00A37C03">
        <w:rPr>
          <w:rFonts w:ascii="Calibri" w:hAnsi="Calibri" w:cs="Calibri"/>
        </w:rPr>
        <w:t>.3 DOR Special Rules</w:t>
      </w:r>
    </w:p>
    <w:p w14:paraId="1921E230" w14:textId="77777777" w:rsidR="002F3F51" w:rsidRPr="002F3F51" w:rsidRDefault="002F3F51" w:rsidP="007D5939">
      <w:pPr>
        <w:numPr>
          <w:ilvl w:val="0"/>
          <w:numId w:val="37"/>
        </w:numPr>
        <w:rPr>
          <w:rFonts w:ascii="Calibri" w:hAnsi="Calibri" w:cs="Calibri"/>
        </w:rPr>
      </w:pPr>
      <w:r w:rsidRPr="002F3F51">
        <w:rPr>
          <w:rFonts w:ascii="Calibri" w:hAnsi="Calibri" w:cs="Calibri"/>
        </w:rPr>
        <w:t>Clear DOR if DOR equals DOH</w:t>
      </w:r>
    </w:p>
    <w:p w14:paraId="43EEFBFE" w14:textId="77777777" w:rsidR="002F3F51" w:rsidRPr="002F3F51" w:rsidRDefault="002F3F51" w:rsidP="007D5939">
      <w:pPr>
        <w:numPr>
          <w:ilvl w:val="0"/>
          <w:numId w:val="37"/>
        </w:numPr>
        <w:rPr>
          <w:rFonts w:ascii="Calibri" w:hAnsi="Calibri" w:cs="Calibri"/>
        </w:rPr>
      </w:pPr>
      <w:r w:rsidRPr="002F3F51">
        <w:rPr>
          <w:rFonts w:ascii="Calibri" w:hAnsi="Calibri" w:cs="Calibri"/>
        </w:rPr>
        <w:t>Clear DOR if DOR &lt; DOH</w:t>
      </w:r>
    </w:p>
    <w:p w14:paraId="42460DB9" w14:textId="0BBBCEE0" w:rsidR="002F3F51" w:rsidRPr="00A37C03" w:rsidRDefault="002F3F51" w:rsidP="008A3938">
      <w:pPr>
        <w:pStyle w:val="Heading4"/>
        <w:rPr>
          <w:rFonts w:ascii="Calibri" w:hAnsi="Calibri" w:cs="Calibri"/>
        </w:rPr>
      </w:pPr>
      <w:r w:rsidRPr="00A37C03">
        <w:rPr>
          <w:rFonts w:ascii="Calibri" w:hAnsi="Calibri" w:cs="Calibri"/>
        </w:rPr>
        <w:t>7.</w:t>
      </w:r>
      <w:r w:rsidR="0057463C">
        <w:rPr>
          <w:rFonts w:ascii="Calibri" w:hAnsi="Calibri" w:cs="Calibri"/>
        </w:rPr>
        <w:t>10</w:t>
      </w:r>
      <w:r w:rsidRPr="00A37C03">
        <w:rPr>
          <w:rFonts w:ascii="Calibri" w:hAnsi="Calibri" w:cs="Calibri"/>
        </w:rPr>
        <w:t>.4 DOB Validation</w:t>
      </w:r>
    </w:p>
    <w:tbl>
      <w:tblPr>
        <w:tblStyle w:val="TableGrid"/>
        <w:tblW w:w="0" w:type="auto"/>
        <w:tblLook w:val="04A0" w:firstRow="1" w:lastRow="0" w:firstColumn="1" w:lastColumn="0" w:noHBand="0" w:noVBand="1"/>
      </w:tblPr>
      <w:tblGrid>
        <w:gridCol w:w="2098"/>
        <w:gridCol w:w="4003"/>
      </w:tblGrid>
      <w:tr w:rsidR="002F3F51" w:rsidRPr="002F3F51" w14:paraId="7EC1C258" w14:textId="77777777" w:rsidTr="008A3938">
        <w:tc>
          <w:tcPr>
            <w:tcW w:w="0" w:type="auto"/>
            <w:hideMark/>
          </w:tcPr>
          <w:p w14:paraId="148952D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Condition</w:t>
            </w:r>
          </w:p>
        </w:tc>
        <w:tc>
          <w:tcPr>
            <w:tcW w:w="0" w:type="auto"/>
            <w:hideMark/>
          </w:tcPr>
          <w:p w14:paraId="733CCE42"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Action</w:t>
            </w:r>
          </w:p>
        </w:tc>
      </w:tr>
      <w:tr w:rsidR="002F3F51" w:rsidRPr="002F3F51" w14:paraId="2CD4D479" w14:textId="77777777" w:rsidTr="008A3938">
        <w:tc>
          <w:tcPr>
            <w:tcW w:w="0" w:type="auto"/>
            <w:hideMark/>
          </w:tcPr>
          <w:p w14:paraId="6A499A49" w14:textId="77777777" w:rsidR="002F3F51" w:rsidRPr="002F3F51" w:rsidRDefault="002F3F51" w:rsidP="002F3F51">
            <w:pPr>
              <w:spacing w:after="160" w:line="279" w:lineRule="auto"/>
              <w:rPr>
                <w:rFonts w:ascii="Calibri" w:hAnsi="Calibri" w:cs="Calibri"/>
              </w:rPr>
            </w:pPr>
            <w:r w:rsidRPr="002F3F51">
              <w:rPr>
                <w:rFonts w:ascii="Calibri" w:hAnsi="Calibri" w:cs="Calibri"/>
              </w:rPr>
              <w:t>DOB is missing</w:t>
            </w:r>
          </w:p>
        </w:tc>
        <w:tc>
          <w:tcPr>
            <w:tcW w:w="0" w:type="auto"/>
            <w:hideMark/>
          </w:tcPr>
          <w:p w14:paraId="24B0C726" w14:textId="77777777" w:rsidR="002F3F51" w:rsidRPr="002F3F51" w:rsidRDefault="002F3F51" w:rsidP="002F3F51">
            <w:pPr>
              <w:spacing w:after="160" w:line="279" w:lineRule="auto"/>
              <w:rPr>
                <w:rFonts w:ascii="Calibri" w:hAnsi="Calibri" w:cs="Calibri"/>
              </w:rPr>
            </w:pPr>
            <w:r w:rsidRPr="002F3F51">
              <w:rPr>
                <w:rFonts w:ascii="Calibri" w:hAnsi="Calibri" w:cs="Calibri"/>
              </w:rPr>
              <w:t>Flag "No DOB", default to 01/01/1990</w:t>
            </w:r>
          </w:p>
        </w:tc>
      </w:tr>
      <w:tr w:rsidR="002F3F51" w:rsidRPr="002F3F51" w14:paraId="44603EF1" w14:textId="77777777" w:rsidTr="008A3938">
        <w:tc>
          <w:tcPr>
            <w:tcW w:w="0" w:type="auto"/>
            <w:hideMark/>
          </w:tcPr>
          <w:p w14:paraId="7BE7ED5C" w14:textId="77777777" w:rsidR="002F3F51" w:rsidRPr="002F3F51" w:rsidRDefault="002F3F51" w:rsidP="002F3F51">
            <w:pPr>
              <w:spacing w:after="160" w:line="279" w:lineRule="auto"/>
              <w:rPr>
                <w:rFonts w:ascii="Calibri" w:hAnsi="Calibri" w:cs="Calibri"/>
              </w:rPr>
            </w:pPr>
            <w:r w:rsidRPr="002F3F51">
              <w:rPr>
                <w:rFonts w:ascii="Calibri" w:hAnsi="Calibri" w:cs="Calibri"/>
              </w:rPr>
              <w:t>DOB &gt; current date</w:t>
            </w:r>
          </w:p>
        </w:tc>
        <w:tc>
          <w:tcPr>
            <w:tcW w:w="0" w:type="auto"/>
            <w:hideMark/>
          </w:tcPr>
          <w:p w14:paraId="0B89E699" w14:textId="77777777" w:rsidR="002F3F51" w:rsidRPr="002F3F51" w:rsidRDefault="002F3F51" w:rsidP="002F3F51">
            <w:pPr>
              <w:spacing w:after="160" w:line="279" w:lineRule="auto"/>
              <w:rPr>
                <w:rFonts w:ascii="Calibri" w:hAnsi="Calibri" w:cs="Calibri"/>
              </w:rPr>
            </w:pPr>
            <w:r w:rsidRPr="002F3F51">
              <w:rPr>
                <w:rFonts w:ascii="Calibri" w:hAnsi="Calibri" w:cs="Calibri"/>
              </w:rPr>
              <w:t>Flag "Bad DOB", default to 01/01/1990</w:t>
            </w:r>
          </w:p>
        </w:tc>
      </w:tr>
      <w:tr w:rsidR="002F3F51" w:rsidRPr="002F3F51" w14:paraId="096149E2" w14:textId="77777777" w:rsidTr="008A3938">
        <w:tc>
          <w:tcPr>
            <w:tcW w:w="0" w:type="auto"/>
            <w:hideMark/>
          </w:tcPr>
          <w:p w14:paraId="3B5B88B4" w14:textId="77777777" w:rsidR="002F3F51" w:rsidRPr="002F3F51" w:rsidRDefault="002F3F51" w:rsidP="002F3F51">
            <w:pPr>
              <w:spacing w:after="160" w:line="279" w:lineRule="auto"/>
              <w:rPr>
                <w:rFonts w:ascii="Calibri" w:hAnsi="Calibri" w:cs="Calibri"/>
              </w:rPr>
            </w:pPr>
            <w:r w:rsidRPr="002F3F51">
              <w:rPr>
                <w:rFonts w:ascii="Calibri" w:hAnsi="Calibri" w:cs="Calibri"/>
              </w:rPr>
              <w:t>DOB &lt; 12/31/1900</w:t>
            </w:r>
          </w:p>
        </w:tc>
        <w:tc>
          <w:tcPr>
            <w:tcW w:w="0" w:type="auto"/>
            <w:hideMark/>
          </w:tcPr>
          <w:p w14:paraId="41984379" w14:textId="77777777" w:rsidR="002F3F51" w:rsidRPr="002F3F51" w:rsidRDefault="002F3F51" w:rsidP="002F3F51">
            <w:pPr>
              <w:spacing w:after="160" w:line="279" w:lineRule="auto"/>
              <w:rPr>
                <w:rFonts w:ascii="Calibri" w:hAnsi="Calibri" w:cs="Calibri"/>
              </w:rPr>
            </w:pPr>
            <w:r w:rsidRPr="002F3F51">
              <w:rPr>
                <w:rFonts w:ascii="Calibri" w:hAnsi="Calibri" w:cs="Calibri"/>
              </w:rPr>
              <w:t>Flag "Bad DOB", default to 01/01/1990</w:t>
            </w:r>
          </w:p>
        </w:tc>
      </w:tr>
      <w:tr w:rsidR="002F3F51" w:rsidRPr="002F3F51" w14:paraId="536DF19B" w14:textId="77777777" w:rsidTr="008A3938">
        <w:tc>
          <w:tcPr>
            <w:tcW w:w="0" w:type="auto"/>
            <w:hideMark/>
          </w:tcPr>
          <w:p w14:paraId="745C1D2B" w14:textId="77777777" w:rsidR="002F3F51" w:rsidRPr="002F3F51" w:rsidRDefault="002F3F51" w:rsidP="002F3F51">
            <w:pPr>
              <w:spacing w:after="160" w:line="279" w:lineRule="auto"/>
              <w:rPr>
                <w:rFonts w:ascii="Calibri" w:hAnsi="Calibri" w:cs="Calibri"/>
              </w:rPr>
            </w:pPr>
            <w:r w:rsidRPr="002F3F51">
              <w:rPr>
                <w:rFonts w:ascii="Calibri" w:hAnsi="Calibri" w:cs="Calibri"/>
              </w:rPr>
              <w:t>DOB = 12/31/1900</w:t>
            </w:r>
          </w:p>
        </w:tc>
        <w:tc>
          <w:tcPr>
            <w:tcW w:w="0" w:type="auto"/>
            <w:hideMark/>
          </w:tcPr>
          <w:p w14:paraId="0CD7F20F" w14:textId="77777777" w:rsidR="002F3F51" w:rsidRPr="002F3F51" w:rsidRDefault="002F3F51" w:rsidP="002F3F51">
            <w:pPr>
              <w:spacing w:after="160" w:line="279" w:lineRule="auto"/>
              <w:rPr>
                <w:rFonts w:ascii="Calibri" w:hAnsi="Calibri" w:cs="Calibri"/>
              </w:rPr>
            </w:pPr>
            <w:r w:rsidRPr="002F3F51">
              <w:rPr>
                <w:rFonts w:ascii="Calibri" w:hAnsi="Calibri" w:cs="Calibri"/>
              </w:rPr>
              <w:t>Flag "Bad DOB", default to 01/01/1990</w:t>
            </w:r>
          </w:p>
        </w:tc>
      </w:tr>
    </w:tbl>
    <w:p w14:paraId="3BDA9E13" w14:textId="4B4F7F05" w:rsidR="002F3F51" w:rsidRPr="00A37C03" w:rsidRDefault="002F3F51" w:rsidP="008A3938">
      <w:pPr>
        <w:pStyle w:val="Heading4"/>
        <w:rPr>
          <w:rFonts w:ascii="Calibri" w:hAnsi="Calibri" w:cs="Calibri"/>
        </w:rPr>
      </w:pPr>
      <w:r w:rsidRPr="00A37C03">
        <w:rPr>
          <w:rFonts w:ascii="Calibri" w:hAnsi="Calibri" w:cs="Calibri"/>
        </w:rPr>
        <w:t>7.</w:t>
      </w:r>
      <w:r w:rsidR="0057463C">
        <w:rPr>
          <w:rFonts w:ascii="Calibri" w:hAnsi="Calibri" w:cs="Calibri"/>
        </w:rPr>
        <w:t>10</w:t>
      </w:r>
      <w:r w:rsidRPr="00A37C03">
        <w:rPr>
          <w:rFonts w:ascii="Calibri" w:hAnsi="Calibri" w:cs="Calibri"/>
        </w:rPr>
        <w:t>.5 Default/Placeholder DOB Values</w:t>
      </w:r>
    </w:p>
    <w:p w14:paraId="4CEF25C7" w14:textId="77777777" w:rsidR="002F3F51" w:rsidRPr="002F3F51" w:rsidRDefault="002F3F51" w:rsidP="002F3F51">
      <w:pPr>
        <w:rPr>
          <w:rFonts w:ascii="Calibri" w:hAnsi="Calibri" w:cs="Calibri"/>
        </w:rPr>
      </w:pPr>
      <w:r w:rsidRPr="002F3F51">
        <w:rPr>
          <w:rFonts w:ascii="Calibri" w:hAnsi="Calibri" w:cs="Calibri"/>
        </w:rPr>
        <w:t>The following DOB values are recognized as system defaults (not real dates):</w:t>
      </w:r>
    </w:p>
    <w:p w14:paraId="0D892C32" w14:textId="77777777" w:rsidR="002F3F51" w:rsidRPr="002F3F51" w:rsidRDefault="002F3F51" w:rsidP="007D5939">
      <w:pPr>
        <w:numPr>
          <w:ilvl w:val="0"/>
          <w:numId w:val="38"/>
        </w:numPr>
        <w:rPr>
          <w:rFonts w:ascii="Calibri" w:hAnsi="Calibri" w:cs="Calibri"/>
        </w:rPr>
      </w:pPr>
      <w:r w:rsidRPr="002F3F51">
        <w:rPr>
          <w:rFonts w:ascii="Calibri" w:hAnsi="Calibri" w:cs="Calibri"/>
        </w:rPr>
        <w:t>01/01/1990 (primary default)</w:t>
      </w:r>
    </w:p>
    <w:p w14:paraId="62713907" w14:textId="77777777" w:rsidR="002F3F51" w:rsidRPr="002F3F51" w:rsidRDefault="002F3F51" w:rsidP="007D5939">
      <w:pPr>
        <w:numPr>
          <w:ilvl w:val="0"/>
          <w:numId w:val="38"/>
        </w:numPr>
        <w:rPr>
          <w:rFonts w:ascii="Calibri" w:hAnsi="Calibri" w:cs="Calibri"/>
        </w:rPr>
      </w:pPr>
      <w:r w:rsidRPr="002F3F51">
        <w:rPr>
          <w:rFonts w:ascii="Calibri" w:hAnsi="Calibri" w:cs="Calibri"/>
        </w:rPr>
        <w:t>01/01/1950 (legacy default)</w:t>
      </w:r>
    </w:p>
    <w:p w14:paraId="2CA5AA98" w14:textId="77777777" w:rsidR="002F3F51" w:rsidRPr="002F3F51" w:rsidRDefault="002F3F51" w:rsidP="007D5939">
      <w:pPr>
        <w:numPr>
          <w:ilvl w:val="0"/>
          <w:numId w:val="38"/>
        </w:numPr>
        <w:rPr>
          <w:rFonts w:ascii="Calibri" w:hAnsi="Calibri" w:cs="Calibri"/>
        </w:rPr>
      </w:pPr>
      <w:r w:rsidRPr="002F3F51">
        <w:rPr>
          <w:rFonts w:ascii="Calibri" w:hAnsi="Calibri" w:cs="Calibri"/>
        </w:rPr>
        <w:t>01/01/1960 (legacy default)</w:t>
      </w:r>
    </w:p>
    <w:p w14:paraId="6A8E5605" w14:textId="77777777" w:rsidR="002F3F51" w:rsidRDefault="002F3F51" w:rsidP="002F3F51">
      <w:pPr>
        <w:rPr>
          <w:rFonts w:ascii="Calibri" w:hAnsi="Calibri" w:cs="Calibri"/>
        </w:rPr>
      </w:pPr>
      <w:r w:rsidRPr="002F3F51">
        <w:rPr>
          <w:rFonts w:ascii="Calibri" w:hAnsi="Calibri" w:cs="Calibri"/>
        </w:rPr>
        <w:t>When comparing file DOB to Relius DOB, do not flag as mismatch if Relius has one of these defaults.</w:t>
      </w:r>
    </w:p>
    <w:p w14:paraId="4633C061" w14:textId="77777777" w:rsidR="008A3938" w:rsidRDefault="008A3938" w:rsidP="002F3F51">
      <w:pPr>
        <w:rPr>
          <w:rFonts w:ascii="Calibri" w:hAnsi="Calibri" w:cs="Calibri"/>
        </w:rPr>
      </w:pPr>
    </w:p>
    <w:p w14:paraId="18FF5D77" w14:textId="77777777" w:rsidR="008A3938" w:rsidRDefault="008A3938" w:rsidP="002F3F51">
      <w:pPr>
        <w:rPr>
          <w:rFonts w:ascii="Calibri" w:hAnsi="Calibri" w:cs="Calibri"/>
        </w:rPr>
      </w:pPr>
    </w:p>
    <w:p w14:paraId="094BC663" w14:textId="77777777" w:rsidR="0057463C" w:rsidRDefault="0057463C" w:rsidP="002F3F51">
      <w:pPr>
        <w:rPr>
          <w:rFonts w:ascii="Calibri" w:hAnsi="Calibri" w:cs="Calibri"/>
        </w:rPr>
      </w:pPr>
    </w:p>
    <w:p w14:paraId="0306F161" w14:textId="77777777" w:rsidR="0057463C" w:rsidRPr="00A37C03" w:rsidRDefault="0057463C" w:rsidP="002F3F51">
      <w:pPr>
        <w:rPr>
          <w:rFonts w:ascii="Calibri" w:hAnsi="Calibri" w:cs="Calibri"/>
        </w:rPr>
      </w:pPr>
    </w:p>
    <w:p w14:paraId="0A3EEB6B" w14:textId="77777777" w:rsidR="008A3938" w:rsidRPr="002F3F51" w:rsidRDefault="008A3938" w:rsidP="002F3F51">
      <w:pPr>
        <w:rPr>
          <w:rFonts w:ascii="Calibri" w:hAnsi="Calibri" w:cs="Calibri"/>
        </w:rPr>
      </w:pPr>
    </w:p>
    <w:p w14:paraId="7186DE9F" w14:textId="04F4E1FC" w:rsidR="002F3F51" w:rsidRPr="00A37C03" w:rsidRDefault="002F3F51" w:rsidP="008A3938">
      <w:pPr>
        <w:pStyle w:val="Heading3"/>
        <w:rPr>
          <w:rFonts w:ascii="Calibri" w:hAnsi="Calibri" w:cs="Calibri"/>
        </w:rPr>
      </w:pPr>
      <w:bookmarkStart w:id="211" w:name="_Toc220763516"/>
      <w:r w:rsidRPr="00A37C03">
        <w:rPr>
          <w:rFonts w:ascii="Calibri" w:hAnsi="Calibri" w:cs="Calibri"/>
        </w:rPr>
        <w:lastRenderedPageBreak/>
        <w:t>7.</w:t>
      </w:r>
      <w:r w:rsidR="00C45312">
        <w:rPr>
          <w:rFonts w:ascii="Calibri" w:hAnsi="Calibri" w:cs="Calibri"/>
        </w:rPr>
        <w:t>1</w:t>
      </w:r>
      <w:r w:rsidR="0057463C">
        <w:rPr>
          <w:rFonts w:ascii="Calibri" w:hAnsi="Calibri" w:cs="Calibri"/>
        </w:rPr>
        <w:t>1</w:t>
      </w:r>
      <w:r w:rsidRPr="00A37C03">
        <w:rPr>
          <w:rFonts w:ascii="Calibri" w:hAnsi="Calibri" w:cs="Calibri"/>
        </w:rPr>
        <w:t xml:space="preserve"> Hours Validation Rules</w:t>
      </w:r>
      <w:bookmarkEnd w:id="211"/>
    </w:p>
    <w:p w14:paraId="5E176DAD" w14:textId="5099E908" w:rsidR="002F3F51" w:rsidRPr="00A37C03" w:rsidRDefault="002F3F51" w:rsidP="008A3938">
      <w:pPr>
        <w:pStyle w:val="Heading4"/>
        <w:rPr>
          <w:rFonts w:ascii="Calibri" w:hAnsi="Calibri" w:cs="Calibri"/>
        </w:rPr>
      </w:pPr>
      <w:r w:rsidRPr="00A37C03">
        <w:rPr>
          <w:rFonts w:ascii="Calibri" w:hAnsi="Calibri" w:cs="Calibri"/>
        </w:rPr>
        <w:t>7.</w:t>
      </w:r>
      <w:r w:rsidR="00C45312">
        <w:rPr>
          <w:rFonts w:ascii="Calibri" w:hAnsi="Calibri" w:cs="Calibri"/>
        </w:rPr>
        <w:t>1</w:t>
      </w:r>
      <w:r w:rsidR="0057463C">
        <w:rPr>
          <w:rFonts w:ascii="Calibri" w:hAnsi="Calibri" w:cs="Calibri"/>
        </w:rPr>
        <w:t>1</w:t>
      </w:r>
      <w:r w:rsidRPr="00A37C03">
        <w:rPr>
          <w:rFonts w:ascii="Calibri" w:hAnsi="Calibri" w:cs="Calibri"/>
        </w:rPr>
        <w:t>.1 Warning Thresholds by Pay Frequency</w:t>
      </w:r>
    </w:p>
    <w:tbl>
      <w:tblPr>
        <w:tblStyle w:val="TableGrid"/>
        <w:tblW w:w="0" w:type="auto"/>
        <w:tblLook w:val="04A0" w:firstRow="1" w:lastRow="0" w:firstColumn="1" w:lastColumn="0" w:noHBand="0" w:noVBand="1"/>
      </w:tblPr>
      <w:tblGrid>
        <w:gridCol w:w="1668"/>
        <w:gridCol w:w="722"/>
        <w:gridCol w:w="2926"/>
      </w:tblGrid>
      <w:tr w:rsidR="002F3F51" w:rsidRPr="002F3F51" w14:paraId="0A339A0B" w14:textId="77777777" w:rsidTr="008A3938">
        <w:tc>
          <w:tcPr>
            <w:tcW w:w="0" w:type="auto"/>
            <w:hideMark/>
          </w:tcPr>
          <w:p w14:paraId="43D75FB0"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Pay Frequency</w:t>
            </w:r>
          </w:p>
        </w:tc>
        <w:tc>
          <w:tcPr>
            <w:tcW w:w="0" w:type="auto"/>
            <w:hideMark/>
          </w:tcPr>
          <w:p w14:paraId="387EB49C"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Code</w:t>
            </w:r>
          </w:p>
        </w:tc>
        <w:tc>
          <w:tcPr>
            <w:tcW w:w="0" w:type="auto"/>
            <w:hideMark/>
          </w:tcPr>
          <w:p w14:paraId="6FE39E0F"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Max Hours Before Warning</w:t>
            </w:r>
          </w:p>
        </w:tc>
      </w:tr>
      <w:tr w:rsidR="002F3F51" w:rsidRPr="002F3F51" w14:paraId="69281695" w14:textId="77777777" w:rsidTr="008A3938">
        <w:tc>
          <w:tcPr>
            <w:tcW w:w="0" w:type="auto"/>
            <w:hideMark/>
          </w:tcPr>
          <w:p w14:paraId="78A93D62" w14:textId="77777777" w:rsidR="002F3F51" w:rsidRPr="002F3F51" w:rsidRDefault="002F3F51" w:rsidP="002F3F51">
            <w:pPr>
              <w:spacing w:after="160" w:line="279" w:lineRule="auto"/>
              <w:rPr>
                <w:rFonts w:ascii="Calibri" w:hAnsi="Calibri" w:cs="Calibri"/>
              </w:rPr>
            </w:pPr>
            <w:r w:rsidRPr="002F3F51">
              <w:rPr>
                <w:rFonts w:ascii="Calibri" w:hAnsi="Calibri" w:cs="Calibri"/>
              </w:rPr>
              <w:t>Weekly</w:t>
            </w:r>
          </w:p>
        </w:tc>
        <w:tc>
          <w:tcPr>
            <w:tcW w:w="0" w:type="auto"/>
            <w:hideMark/>
          </w:tcPr>
          <w:p w14:paraId="0FA4CAF2" w14:textId="77777777" w:rsidR="002F3F51" w:rsidRPr="002F3F51" w:rsidRDefault="002F3F51" w:rsidP="002F3F51">
            <w:pPr>
              <w:spacing w:after="160" w:line="279" w:lineRule="auto"/>
              <w:rPr>
                <w:rFonts w:ascii="Calibri" w:hAnsi="Calibri" w:cs="Calibri"/>
              </w:rPr>
            </w:pPr>
            <w:r w:rsidRPr="002F3F51">
              <w:rPr>
                <w:rFonts w:ascii="Calibri" w:hAnsi="Calibri" w:cs="Calibri"/>
              </w:rPr>
              <w:t>W</w:t>
            </w:r>
          </w:p>
        </w:tc>
        <w:tc>
          <w:tcPr>
            <w:tcW w:w="0" w:type="auto"/>
            <w:hideMark/>
          </w:tcPr>
          <w:p w14:paraId="400A6095" w14:textId="77777777" w:rsidR="002F3F51" w:rsidRPr="002F3F51" w:rsidRDefault="002F3F51" w:rsidP="002F3F51">
            <w:pPr>
              <w:spacing w:after="160" w:line="279" w:lineRule="auto"/>
              <w:rPr>
                <w:rFonts w:ascii="Calibri" w:hAnsi="Calibri" w:cs="Calibri"/>
              </w:rPr>
            </w:pPr>
            <w:r w:rsidRPr="002F3F51">
              <w:rPr>
                <w:rFonts w:ascii="Calibri" w:hAnsi="Calibri" w:cs="Calibri"/>
              </w:rPr>
              <w:t>200</w:t>
            </w:r>
          </w:p>
        </w:tc>
      </w:tr>
      <w:tr w:rsidR="002F3F51" w:rsidRPr="002F3F51" w14:paraId="0CE73D9B" w14:textId="77777777" w:rsidTr="008A3938">
        <w:tc>
          <w:tcPr>
            <w:tcW w:w="0" w:type="auto"/>
            <w:hideMark/>
          </w:tcPr>
          <w:p w14:paraId="41F745E5" w14:textId="77777777" w:rsidR="002F3F51" w:rsidRPr="002F3F51" w:rsidRDefault="002F3F51" w:rsidP="002F3F51">
            <w:pPr>
              <w:spacing w:after="160" w:line="279" w:lineRule="auto"/>
              <w:rPr>
                <w:rFonts w:ascii="Calibri" w:hAnsi="Calibri" w:cs="Calibri"/>
              </w:rPr>
            </w:pPr>
            <w:r w:rsidRPr="002F3F51">
              <w:rPr>
                <w:rFonts w:ascii="Calibri" w:hAnsi="Calibri" w:cs="Calibri"/>
              </w:rPr>
              <w:t>Bi-Weekly</w:t>
            </w:r>
          </w:p>
        </w:tc>
        <w:tc>
          <w:tcPr>
            <w:tcW w:w="0" w:type="auto"/>
            <w:hideMark/>
          </w:tcPr>
          <w:p w14:paraId="46412E05" w14:textId="77777777" w:rsidR="002F3F51" w:rsidRPr="002F3F51" w:rsidRDefault="002F3F51" w:rsidP="002F3F51">
            <w:pPr>
              <w:spacing w:after="160" w:line="279" w:lineRule="auto"/>
              <w:rPr>
                <w:rFonts w:ascii="Calibri" w:hAnsi="Calibri" w:cs="Calibri"/>
              </w:rPr>
            </w:pPr>
            <w:r w:rsidRPr="002F3F51">
              <w:rPr>
                <w:rFonts w:ascii="Calibri" w:hAnsi="Calibri" w:cs="Calibri"/>
              </w:rPr>
              <w:t>B</w:t>
            </w:r>
          </w:p>
        </w:tc>
        <w:tc>
          <w:tcPr>
            <w:tcW w:w="0" w:type="auto"/>
            <w:hideMark/>
          </w:tcPr>
          <w:p w14:paraId="4D8F48C3" w14:textId="77777777" w:rsidR="002F3F51" w:rsidRPr="002F3F51" w:rsidRDefault="002F3F51" w:rsidP="002F3F51">
            <w:pPr>
              <w:spacing w:after="160" w:line="279" w:lineRule="auto"/>
              <w:rPr>
                <w:rFonts w:ascii="Calibri" w:hAnsi="Calibri" w:cs="Calibri"/>
              </w:rPr>
            </w:pPr>
            <w:r w:rsidRPr="002F3F51">
              <w:rPr>
                <w:rFonts w:ascii="Calibri" w:hAnsi="Calibri" w:cs="Calibri"/>
              </w:rPr>
              <w:t>200</w:t>
            </w:r>
          </w:p>
        </w:tc>
      </w:tr>
      <w:tr w:rsidR="002F3F51" w:rsidRPr="002F3F51" w14:paraId="30F80825" w14:textId="77777777" w:rsidTr="008A3938">
        <w:tc>
          <w:tcPr>
            <w:tcW w:w="0" w:type="auto"/>
            <w:hideMark/>
          </w:tcPr>
          <w:p w14:paraId="1E3311D7" w14:textId="77777777" w:rsidR="002F3F51" w:rsidRPr="002F3F51" w:rsidRDefault="002F3F51" w:rsidP="002F3F51">
            <w:pPr>
              <w:spacing w:after="160" w:line="279" w:lineRule="auto"/>
              <w:rPr>
                <w:rFonts w:ascii="Calibri" w:hAnsi="Calibri" w:cs="Calibri"/>
              </w:rPr>
            </w:pPr>
            <w:r w:rsidRPr="002F3F51">
              <w:rPr>
                <w:rFonts w:ascii="Calibri" w:hAnsi="Calibri" w:cs="Calibri"/>
              </w:rPr>
              <w:t>Semi-Monthly</w:t>
            </w:r>
          </w:p>
        </w:tc>
        <w:tc>
          <w:tcPr>
            <w:tcW w:w="0" w:type="auto"/>
            <w:hideMark/>
          </w:tcPr>
          <w:p w14:paraId="2840373B" w14:textId="77777777" w:rsidR="002F3F51" w:rsidRPr="002F3F51" w:rsidRDefault="002F3F51" w:rsidP="002F3F51">
            <w:pPr>
              <w:spacing w:after="160" w:line="279" w:lineRule="auto"/>
              <w:rPr>
                <w:rFonts w:ascii="Calibri" w:hAnsi="Calibri" w:cs="Calibri"/>
              </w:rPr>
            </w:pPr>
            <w:r w:rsidRPr="002F3F51">
              <w:rPr>
                <w:rFonts w:ascii="Calibri" w:hAnsi="Calibri" w:cs="Calibri"/>
              </w:rPr>
              <w:t>S, X</w:t>
            </w:r>
          </w:p>
        </w:tc>
        <w:tc>
          <w:tcPr>
            <w:tcW w:w="0" w:type="auto"/>
            <w:hideMark/>
          </w:tcPr>
          <w:p w14:paraId="429388E8" w14:textId="77777777" w:rsidR="002F3F51" w:rsidRPr="002F3F51" w:rsidRDefault="002F3F51" w:rsidP="002F3F51">
            <w:pPr>
              <w:spacing w:after="160" w:line="279" w:lineRule="auto"/>
              <w:rPr>
                <w:rFonts w:ascii="Calibri" w:hAnsi="Calibri" w:cs="Calibri"/>
              </w:rPr>
            </w:pPr>
            <w:r w:rsidRPr="002F3F51">
              <w:rPr>
                <w:rFonts w:ascii="Calibri" w:hAnsi="Calibri" w:cs="Calibri"/>
              </w:rPr>
              <w:t>200</w:t>
            </w:r>
          </w:p>
        </w:tc>
      </w:tr>
      <w:tr w:rsidR="002F3F51" w:rsidRPr="002F3F51" w14:paraId="539E7DF8" w14:textId="77777777" w:rsidTr="008A3938">
        <w:tc>
          <w:tcPr>
            <w:tcW w:w="0" w:type="auto"/>
            <w:hideMark/>
          </w:tcPr>
          <w:p w14:paraId="365D4171" w14:textId="77777777" w:rsidR="002F3F51" w:rsidRPr="002F3F51" w:rsidRDefault="002F3F51" w:rsidP="002F3F51">
            <w:pPr>
              <w:spacing w:after="160" w:line="279" w:lineRule="auto"/>
              <w:rPr>
                <w:rFonts w:ascii="Calibri" w:hAnsi="Calibri" w:cs="Calibri"/>
              </w:rPr>
            </w:pPr>
            <w:r w:rsidRPr="002F3F51">
              <w:rPr>
                <w:rFonts w:ascii="Calibri" w:hAnsi="Calibri" w:cs="Calibri"/>
              </w:rPr>
              <w:t>Monthly</w:t>
            </w:r>
          </w:p>
        </w:tc>
        <w:tc>
          <w:tcPr>
            <w:tcW w:w="0" w:type="auto"/>
            <w:hideMark/>
          </w:tcPr>
          <w:p w14:paraId="32A46943" w14:textId="77777777" w:rsidR="002F3F51" w:rsidRPr="002F3F51" w:rsidRDefault="002F3F51" w:rsidP="002F3F51">
            <w:pPr>
              <w:spacing w:after="160" w:line="279" w:lineRule="auto"/>
              <w:rPr>
                <w:rFonts w:ascii="Calibri" w:hAnsi="Calibri" w:cs="Calibri"/>
              </w:rPr>
            </w:pPr>
            <w:r w:rsidRPr="002F3F51">
              <w:rPr>
                <w:rFonts w:ascii="Calibri" w:hAnsi="Calibri" w:cs="Calibri"/>
              </w:rPr>
              <w:t>M</w:t>
            </w:r>
          </w:p>
        </w:tc>
        <w:tc>
          <w:tcPr>
            <w:tcW w:w="0" w:type="auto"/>
            <w:hideMark/>
          </w:tcPr>
          <w:p w14:paraId="686707AE" w14:textId="77777777" w:rsidR="002F3F51" w:rsidRPr="002F3F51" w:rsidRDefault="002F3F51" w:rsidP="002F3F51">
            <w:pPr>
              <w:spacing w:after="160" w:line="279" w:lineRule="auto"/>
              <w:rPr>
                <w:rFonts w:ascii="Calibri" w:hAnsi="Calibri" w:cs="Calibri"/>
              </w:rPr>
            </w:pPr>
            <w:r w:rsidRPr="002F3F51">
              <w:rPr>
                <w:rFonts w:ascii="Calibri" w:hAnsi="Calibri" w:cs="Calibri"/>
              </w:rPr>
              <w:t>300</w:t>
            </w:r>
          </w:p>
        </w:tc>
      </w:tr>
      <w:tr w:rsidR="002F3F51" w:rsidRPr="002F3F51" w14:paraId="72C41976" w14:textId="77777777" w:rsidTr="008A3938">
        <w:tc>
          <w:tcPr>
            <w:tcW w:w="0" w:type="auto"/>
            <w:hideMark/>
          </w:tcPr>
          <w:p w14:paraId="0253722F" w14:textId="77777777" w:rsidR="002F3F51" w:rsidRPr="002F3F51" w:rsidRDefault="002F3F51" w:rsidP="002F3F51">
            <w:pPr>
              <w:spacing w:after="160" w:line="279" w:lineRule="auto"/>
              <w:rPr>
                <w:rFonts w:ascii="Calibri" w:hAnsi="Calibri" w:cs="Calibri"/>
              </w:rPr>
            </w:pPr>
            <w:r w:rsidRPr="002F3F51">
              <w:rPr>
                <w:rFonts w:ascii="Calibri" w:hAnsi="Calibri" w:cs="Calibri"/>
              </w:rPr>
              <w:t>Quarterly</w:t>
            </w:r>
          </w:p>
        </w:tc>
        <w:tc>
          <w:tcPr>
            <w:tcW w:w="0" w:type="auto"/>
            <w:hideMark/>
          </w:tcPr>
          <w:p w14:paraId="56501571" w14:textId="77777777" w:rsidR="002F3F51" w:rsidRPr="002F3F51" w:rsidRDefault="002F3F51" w:rsidP="002F3F51">
            <w:pPr>
              <w:spacing w:after="160" w:line="279" w:lineRule="auto"/>
              <w:rPr>
                <w:rFonts w:ascii="Calibri" w:hAnsi="Calibri" w:cs="Calibri"/>
              </w:rPr>
            </w:pPr>
            <w:r w:rsidRPr="002F3F51">
              <w:rPr>
                <w:rFonts w:ascii="Calibri" w:hAnsi="Calibri" w:cs="Calibri"/>
              </w:rPr>
              <w:t>Q</w:t>
            </w:r>
          </w:p>
        </w:tc>
        <w:tc>
          <w:tcPr>
            <w:tcW w:w="0" w:type="auto"/>
            <w:hideMark/>
          </w:tcPr>
          <w:p w14:paraId="59537BE0" w14:textId="77777777" w:rsidR="002F3F51" w:rsidRPr="002F3F51" w:rsidRDefault="002F3F51" w:rsidP="002F3F51">
            <w:pPr>
              <w:spacing w:after="160" w:line="279" w:lineRule="auto"/>
              <w:rPr>
                <w:rFonts w:ascii="Calibri" w:hAnsi="Calibri" w:cs="Calibri"/>
              </w:rPr>
            </w:pPr>
            <w:r w:rsidRPr="002F3F51">
              <w:rPr>
                <w:rFonts w:ascii="Calibri" w:hAnsi="Calibri" w:cs="Calibri"/>
              </w:rPr>
              <w:t>750</w:t>
            </w:r>
          </w:p>
        </w:tc>
      </w:tr>
      <w:tr w:rsidR="002F3F51" w:rsidRPr="002F3F51" w14:paraId="01116CEA" w14:textId="77777777" w:rsidTr="008A3938">
        <w:tc>
          <w:tcPr>
            <w:tcW w:w="0" w:type="auto"/>
            <w:hideMark/>
          </w:tcPr>
          <w:p w14:paraId="6811C2F2" w14:textId="77777777" w:rsidR="002F3F51" w:rsidRPr="002F3F51" w:rsidRDefault="002F3F51" w:rsidP="002F3F51">
            <w:pPr>
              <w:spacing w:after="160" w:line="279" w:lineRule="auto"/>
              <w:rPr>
                <w:rFonts w:ascii="Calibri" w:hAnsi="Calibri" w:cs="Calibri"/>
              </w:rPr>
            </w:pPr>
            <w:r w:rsidRPr="002F3F51">
              <w:rPr>
                <w:rFonts w:ascii="Calibri" w:hAnsi="Calibri" w:cs="Calibri"/>
              </w:rPr>
              <w:t>Annual</w:t>
            </w:r>
          </w:p>
        </w:tc>
        <w:tc>
          <w:tcPr>
            <w:tcW w:w="0" w:type="auto"/>
            <w:hideMark/>
          </w:tcPr>
          <w:p w14:paraId="0C709A27" w14:textId="77777777" w:rsidR="002F3F51" w:rsidRPr="002F3F51" w:rsidRDefault="002F3F51" w:rsidP="002F3F51">
            <w:pPr>
              <w:spacing w:after="160" w:line="279" w:lineRule="auto"/>
              <w:rPr>
                <w:rFonts w:ascii="Calibri" w:hAnsi="Calibri" w:cs="Calibri"/>
              </w:rPr>
            </w:pPr>
            <w:r w:rsidRPr="002F3F51">
              <w:rPr>
                <w:rFonts w:ascii="Calibri" w:hAnsi="Calibri" w:cs="Calibri"/>
              </w:rPr>
              <w:t>A</w:t>
            </w:r>
          </w:p>
        </w:tc>
        <w:tc>
          <w:tcPr>
            <w:tcW w:w="0" w:type="auto"/>
            <w:hideMark/>
          </w:tcPr>
          <w:p w14:paraId="56D694A5" w14:textId="77777777" w:rsidR="002F3F51" w:rsidRPr="002F3F51" w:rsidRDefault="002F3F51" w:rsidP="002F3F51">
            <w:pPr>
              <w:spacing w:after="160" w:line="279" w:lineRule="auto"/>
              <w:rPr>
                <w:rFonts w:ascii="Calibri" w:hAnsi="Calibri" w:cs="Calibri"/>
              </w:rPr>
            </w:pPr>
            <w:r w:rsidRPr="002F3F51">
              <w:rPr>
                <w:rFonts w:ascii="Calibri" w:hAnsi="Calibri" w:cs="Calibri"/>
              </w:rPr>
              <w:t>2200</w:t>
            </w:r>
          </w:p>
        </w:tc>
      </w:tr>
    </w:tbl>
    <w:p w14:paraId="148C00DC" w14:textId="4544E56E" w:rsidR="002F3F51" w:rsidRPr="00A37C03" w:rsidRDefault="002F3F51" w:rsidP="008A3938">
      <w:pPr>
        <w:pStyle w:val="Heading4"/>
        <w:rPr>
          <w:rFonts w:ascii="Calibri" w:hAnsi="Calibri" w:cs="Calibri"/>
        </w:rPr>
      </w:pPr>
      <w:r w:rsidRPr="00A37C03">
        <w:rPr>
          <w:rFonts w:ascii="Calibri" w:hAnsi="Calibri" w:cs="Calibri"/>
        </w:rPr>
        <w:t>7.</w:t>
      </w:r>
      <w:r w:rsidR="00C45312">
        <w:rPr>
          <w:rFonts w:ascii="Calibri" w:hAnsi="Calibri" w:cs="Calibri"/>
        </w:rPr>
        <w:t>1</w:t>
      </w:r>
      <w:r w:rsidR="0057463C">
        <w:rPr>
          <w:rFonts w:ascii="Calibri" w:hAnsi="Calibri" w:cs="Calibri"/>
        </w:rPr>
        <w:t>1</w:t>
      </w:r>
      <w:r w:rsidRPr="00A37C03">
        <w:rPr>
          <w:rFonts w:ascii="Calibri" w:hAnsi="Calibri" w:cs="Calibri"/>
        </w:rPr>
        <w:t>.2 Hours Auto-Calculation (When Hours = 0)</w:t>
      </w:r>
    </w:p>
    <w:p w14:paraId="5A09C612" w14:textId="77777777" w:rsidR="002F3F51" w:rsidRPr="002F3F51" w:rsidRDefault="002F3F51" w:rsidP="002F3F51">
      <w:pPr>
        <w:rPr>
          <w:rFonts w:ascii="Calibri" w:hAnsi="Calibri" w:cs="Calibri"/>
        </w:rPr>
      </w:pPr>
      <w:r w:rsidRPr="002F3F51">
        <w:rPr>
          <w:rFonts w:ascii="Calibri" w:hAnsi="Calibri" w:cs="Calibri"/>
        </w:rPr>
        <w:t>If hours = 0 but compensation &gt; 0:</w:t>
      </w:r>
    </w:p>
    <w:p w14:paraId="44009730" w14:textId="717D0C78" w:rsidR="002F3F51" w:rsidRPr="002F3F51" w:rsidRDefault="008A3938" w:rsidP="002F3F51">
      <w:pPr>
        <w:rPr>
          <w:rFonts w:ascii="Calibri" w:hAnsi="Calibri" w:cs="Calibri"/>
        </w:rPr>
      </w:pPr>
      <w:r w:rsidRPr="002F3F51">
        <w:rPr>
          <w:rFonts w:ascii="Calibri" w:hAnsi="Calibri" w:cs="Calibri"/>
        </w:rPr>
        <w:t>estimated hours</w:t>
      </w:r>
      <w:r w:rsidR="002F3F51" w:rsidRPr="002F3F51">
        <w:rPr>
          <w:rFonts w:ascii="Calibri" w:hAnsi="Calibri" w:cs="Calibri"/>
        </w:rPr>
        <w:t xml:space="preserve"> = (salary + commissions + overtime) / 10</w:t>
      </w:r>
    </w:p>
    <w:p w14:paraId="65B4EB25" w14:textId="77777777" w:rsidR="002F3F51" w:rsidRPr="002F3F51" w:rsidRDefault="002F3F51" w:rsidP="002F3F51">
      <w:pPr>
        <w:rPr>
          <w:rFonts w:ascii="Calibri" w:hAnsi="Calibri" w:cs="Calibri"/>
        </w:rPr>
      </w:pPr>
      <w:r w:rsidRPr="002F3F51">
        <w:rPr>
          <w:rFonts w:ascii="Calibri" w:hAnsi="Calibri" w:cs="Calibri"/>
        </w:rPr>
        <w:t>Apply maximum caps:</w:t>
      </w:r>
    </w:p>
    <w:tbl>
      <w:tblPr>
        <w:tblStyle w:val="TableGrid"/>
        <w:tblW w:w="0" w:type="auto"/>
        <w:tblLook w:val="04A0" w:firstRow="1" w:lastRow="0" w:firstColumn="1" w:lastColumn="0" w:noHBand="0" w:noVBand="1"/>
      </w:tblPr>
      <w:tblGrid>
        <w:gridCol w:w="1668"/>
        <w:gridCol w:w="1138"/>
        <w:gridCol w:w="2355"/>
      </w:tblGrid>
      <w:tr w:rsidR="002F3F51" w:rsidRPr="002F3F51" w14:paraId="34E18EB9" w14:textId="77777777" w:rsidTr="008A3938">
        <w:tc>
          <w:tcPr>
            <w:tcW w:w="0" w:type="auto"/>
            <w:hideMark/>
          </w:tcPr>
          <w:p w14:paraId="68ADDB0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Pay Frequency</w:t>
            </w:r>
          </w:p>
        </w:tc>
        <w:tc>
          <w:tcPr>
            <w:tcW w:w="0" w:type="auto"/>
            <w:hideMark/>
          </w:tcPr>
          <w:p w14:paraId="70B9A883"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Code</w:t>
            </w:r>
          </w:p>
        </w:tc>
        <w:tc>
          <w:tcPr>
            <w:tcW w:w="0" w:type="auto"/>
            <w:hideMark/>
          </w:tcPr>
          <w:p w14:paraId="1D82902B"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Max Estimated Hours</w:t>
            </w:r>
          </w:p>
        </w:tc>
      </w:tr>
      <w:tr w:rsidR="002F3F51" w:rsidRPr="002F3F51" w14:paraId="6501AF74" w14:textId="77777777" w:rsidTr="008A3938">
        <w:tc>
          <w:tcPr>
            <w:tcW w:w="0" w:type="auto"/>
            <w:hideMark/>
          </w:tcPr>
          <w:p w14:paraId="4C2D2586" w14:textId="77777777" w:rsidR="002F3F51" w:rsidRPr="002F3F51" w:rsidRDefault="002F3F51" w:rsidP="002F3F51">
            <w:pPr>
              <w:spacing w:after="160" w:line="279" w:lineRule="auto"/>
              <w:rPr>
                <w:rFonts w:ascii="Calibri" w:hAnsi="Calibri" w:cs="Calibri"/>
              </w:rPr>
            </w:pPr>
            <w:r w:rsidRPr="002F3F51">
              <w:rPr>
                <w:rFonts w:ascii="Calibri" w:hAnsi="Calibri" w:cs="Calibri"/>
              </w:rPr>
              <w:t>Weekly</w:t>
            </w:r>
          </w:p>
        </w:tc>
        <w:tc>
          <w:tcPr>
            <w:tcW w:w="0" w:type="auto"/>
            <w:hideMark/>
          </w:tcPr>
          <w:p w14:paraId="7B05691B" w14:textId="77777777" w:rsidR="002F3F51" w:rsidRPr="002F3F51" w:rsidRDefault="002F3F51" w:rsidP="002F3F51">
            <w:pPr>
              <w:spacing w:after="160" w:line="279" w:lineRule="auto"/>
              <w:rPr>
                <w:rFonts w:ascii="Calibri" w:hAnsi="Calibri" w:cs="Calibri"/>
              </w:rPr>
            </w:pPr>
            <w:r w:rsidRPr="002F3F51">
              <w:rPr>
                <w:rFonts w:ascii="Calibri" w:hAnsi="Calibri" w:cs="Calibri"/>
              </w:rPr>
              <w:t>W</w:t>
            </w:r>
          </w:p>
        </w:tc>
        <w:tc>
          <w:tcPr>
            <w:tcW w:w="0" w:type="auto"/>
            <w:hideMark/>
          </w:tcPr>
          <w:p w14:paraId="199E3270" w14:textId="77777777" w:rsidR="002F3F51" w:rsidRPr="002F3F51" w:rsidRDefault="002F3F51" w:rsidP="002F3F51">
            <w:pPr>
              <w:spacing w:after="160" w:line="279" w:lineRule="auto"/>
              <w:rPr>
                <w:rFonts w:ascii="Calibri" w:hAnsi="Calibri" w:cs="Calibri"/>
              </w:rPr>
            </w:pPr>
            <w:r w:rsidRPr="002F3F51">
              <w:rPr>
                <w:rFonts w:ascii="Calibri" w:hAnsi="Calibri" w:cs="Calibri"/>
              </w:rPr>
              <w:t>45</w:t>
            </w:r>
          </w:p>
        </w:tc>
      </w:tr>
      <w:tr w:rsidR="002F3F51" w:rsidRPr="002F3F51" w14:paraId="40B02EBE" w14:textId="77777777" w:rsidTr="008A3938">
        <w:tc>
          <w:tcPr>
            <w:tcW w:w="0" w:type="auto"/>
            <w:hideMark/>
          </w:tcPr>
          <w:p w14:paraId="0CB4DAE6" w14:textId="77777777" w:rsidR="002F3F51" w:rsidRPr="002F3F51" w:rsidRDefault="002F3F51" w:rsidP="002F3F51">
            <w:pPr>
              <w:spacing w:after="160" w:line="279" w:lineRule="auto"/>
              <w:rPr>
                <w:rFonts w:ascii="Calibri" w:hAnsi="Calibri" w:cs="Calibri"/>
              </w:rPr>
            </w:pPr>
            <w:r w:rsidRPr="002F3F51">
              <w:rPr>
                <w:rFonts w:ascii="Calibri" w:hAnsi="Calibri" w:cs="Calibri"/>
              </w:rPr>
              <w:t>Bi-Weekly</w:t>
            </w:r>
          </w:p>
        </w:tc>
        <w:tc>
          <w:tcPr>
            <w:tcW w:w="0" w:type="auto"/>
            <w:hideMark/>
          </w:tcPr>
          <w:p w14:paraId="113E504C" w14:textId="77777777" w:rsidR="002F3F51" w:rsidRPr="002F3F51" w:rsidRDefault="002F3F51" w:rsidP="002F3F51">
            <w:pPr>
              <w:spacing w:after="160" w:line="279" w:lineRule="auto"/>
              <w:rPr>
                <w:rFonts w:ascii="Calibri" w:hAnsi="Calibri" w:cs="Calibri"/>
              </w:rPr>
            </w:pPr>
            <w:r w:rsidRPr="002F3F51">
              <w:rPr>
                <w:rFonts w:ascii="Calibri" w:hAnsi="Calibri" w:cs="Calibri"/>
              </w:rPr>
              <w:t>B, (blank)</w:t>
            </w:r>
          </w:p>
        </w:tc>
        <w:tc>
          <w:tcPr>
            <w:tcW w:w="0" w:type="auto"/>
            <w:hideMark/>
          </w:tcPr>
          <w:p w14:paraId="1E9B2391" w14:textId="77777777" w:rsidR="002F3F51" w:rsidRPr="002F3F51" w:rsidRDefault="002F3F51" w:rsidP="002F3F51">
            <w:pPr>
              <w:spacing w:after="160" w:line="279" w:lineRule="auto"/>
              <w:rPr>
                <w:rFonts w:ascii="Calibri" w:hAnsi="Calibri" w:cs="Calibri"/>
              </w:rPr>
            </w:pPr>
            <w:r w:rsidRPr="002F3F51">
              <w:rPr>
                <w:rFonts w:ascii="Calibri" w:hAnsi="Calibri" w:cs="Calibri"/>
              </w:rPr>
              <w:t>90</w:t>
            </w:r>
          </w:p>
        </w:tc>
      </w:tr>
      <w:tr w:rsidR="002F3F51" w:rsidRPr="002F3F51" w14:paraId="7FE103C4" w14:textId="77777777" w:rsidTr="008A3938">
        <w:tc>
          <w:tcPr>
            <w:tcW w:w="0" w:type="auto"/>
            <w:hideMark/>
          </w:tcPr>
          <w:p w14:paraId="41FE0A49" w14:textId="77777777" w:rsidR="002F3F51" w:rsidRPr="002F3F51" w:rsidRDefault="002F3F51" w:rsidP="002F3F51">
            <w:pPr>
              <w:spacing w:after="160" w:line="279" w:lineRule="auto"/>
              <w:rPr>
                <w:rFonts w:ascii="Calibri" w:hAnsi="Calibri" w:cs="Calibri"/>
              </w:rPr>
            </w:pPr>
            <w:r w:rsidRPr="002F3F51">
              <w:rPr>
                <w:rFonts w:ascii="Calibri" w:hAnsi="Calibri" w:cs="Calibri"/>
              </w:rPr>
              <w:t>Semi-Monthly</w:t>
            </w:r>
          </w:p>
        </w:tc>
        <w:tc>
          <w:tcPr>
            <w:tcW w:w="0" w:type="auto"/>
            <w:hideMark/>
          </w:tcPr>
          <w:p w14:paraId="49DD7580" w14:textId="77777777" w:rsidR="002F3F51" w:rsidRPr="002F3F51" w:rsidRDefault="002F3F51" w:rsidP="002F3F51">
            <w:pPr>
              <w:spacing w:after="160" w:line="279" w:lineRule="auto"/>
              <w:rPr>
                <w:rFonts w:ascii="Calibri" w:hAnsi="Calibri" w:cs="Calibri"/>
              </w:rPr>
            </w:pPr>
            <w:r w:rsidRPr="002F3F51">
              <w:rPr>
                <w:rFonts w:ascii="Calibri" w:hAnsi="Calibri" w:cs="Calibri"/>
              </w:rPr>
              <w:t>S</w:t>
            </w:r>
          </w:p>
        </w:tc>
        <w:tc>
          <w:tcPr>
            <w:tcW w:w="0" w:type="auto"/>
            <w:hideMark/>
          </w:tcPr>
          <w:p w14:paraId="4FF18751" w14:textId="77777777" w:rsidR="002F3F51" w:rsidRPr="002F3F51" w:rsidRDefault="002F3F51" w:rsidP="002F3F51">
            <w:pPr>
              <w:spacing w:after="160" w:line="279" w:lineRule="auto"/>
              <w:rPr>
                <w:rFonts w:ascii="Calibri" w:hAnsi="Calibri" w:cs="Calibri"/>
              </w:rPr>
            </w:pPr>
            <w:r w:rsidRPr="002F3F51">
              <w:rPr>
                <w:rFonts w:ascii="Calibri" w:hAnsi="Calibri" w:cs="Calibri"/>
              </w:rPr>
              <w:t>95</w:t>
            </w:r>
          </w:p>
        </w:tc>
      </w:tr>
      <w:tr w:rsidR="002F3F51" w:rsidRPr="002F3F51" w14:paraId="6ABCA3B9" w14:textId="77777777" w:rsidTr="008A3938">
        <w:tc>
          <w:tcPr>
            <w:tcW w:w="0" w:type="auto"/>
            <w:hideMark/>
          </w:tcPr>
          <w:p w14:paraId="765A7222" w14:textId="77777777" w:rsidR="002F3F51" w:rsidRPr="002F3F51" w:rsidRDefault="002F3F51" w:rsidP="002F3F51">
            <w:pPr>
              <w:spacing w:after="160" w:line="279" w:lineRule="auto"/>
              <w:rPr>
                <w:rFonts w:ascii="Calibri" w:hAnsi="Calibri" w:cs="Calibri"/>
              </w:rPr>
            </w:pPr>
            <w:r w:rsidRPr="002F3F51">
              <w:rPr>
                <w:rFonts w:ascii="Calibri" w:hAnsi="Calibri" w:cs="Calibri"/>
              </w:rPr>
              <w:t>Monthly</w:t>
            </w:r>
          </w:p>
        </w:tc>
        <w:tc>
          <w:tcPr>
            <w:tcW w:w="0" w:type="auto"/>
            <w:hideMark/>
          </w:tcPr>
          <w:p w14:paraId="06D96CFA" w14:textId="77777777" w:rsidR="002F3F51" w:rsidRPr="002F3F51" w:rsidRDefault="002F3F51" w:rsidP="002F3F51">
            <w:pPr>
              <w:spacing w:after="160" w:line="279" w:lineRule="auto"/>
              <w:rPr>
                <w:rFonts w:ascii="Calibri" w:hAnsi="Calibri" w:cs="Calibri"/>
              </w:rPr>
            </w:pPr>
            <w:r w:rsidRPr="002F3F51">
              <w:rPr>
                <w:rFonts w:ascii="Calibri" w:hAnsi="Calibri" w:cs="Calibri"/>
              </w:rPr>
              <w:t>M</w:t>
            </w:r>
          </w:p>
        </w:tc>
        <w:tc>
          <w:tcPr>
            <w:tcW w:w="0" w:type="auto"/>
            <w:hideMark/>
          </w:tcPr>
          <w:p w14:paraId="5E367894" w14:textId="77777777" w:rsidR="002F3F51" w:rsidRPr="002F3F51" w:rsidRDefault="002F3F51" w:rsidP="002F3F51">
            <w:pPr>
              <w:spacing w:after="160" w:line="279" w:lineRule="auto"/>
              <w:rPr>
                <w:rFonts w:ascii="Calibri" w:hAnsi="Calibri" w:cs="Calibri"/>
              </w:rPr>
            </w:pPr>
            <w:r w:rsidRPr="002F3F51">
              <w:rPr>
                <w:rFonts w:ascii="Calibri" w:hAnsi="Calibri" w:cs="Calibri"/>
              </w:rPr>
              <w:t>190</w:t>
            </w:r>
          </w:p>
        </w:tc>
      </w:tr>
    </w:tbl>
    <w:p w14:paraId="60393B39" w14:textId="77777777" w:rsidR="00C45312" w:rsidRDefault="00C45312" w:rsidP="008A3938">
      <w:pPr>
        <w:pStyle w:val="Heading4"/>
        <w:rPr>
          <w:rFonts w:ascii="Calibri" w:hAnsi="Calibri" w:cs="Calibri"/>
        </w:rPr>
      </w:pPr>
    </w:p>
    <w:p w14:paraId="61E1E7DE" w14:textId="6B3E10C5" w:rsidR="002F3F51" w:rsidRPr="00A37C03" w:rsidRDefault="002F3F51" w:rsidP="008A3938">
      <w:pPr>
        <w:pStyle w:val="Heading4"/>
        <w:rPr>
          <w:rFonts w:ascii="Calibri" w:hAnsi="Calibri" w:cs="Calibri"/>
        </w:rPr>
      </w:pPr>
      <w:r w:rsidRPr="00A37C03">
        <w:rPr>
          <w:rFonts w:ascii="Calibri" w:hAnsi="Calibri" w:cs="Calibri"/>
        </w:rPr>
        <w:t>7.</w:t>
      </w:r>
      <w:r w:rsidR="00C45312">
        <w:rPr>
          <w:rFonts w:ascii="Calibri" w:hAnsi="Calibri" w:cs="Calibri"/>
        </w:rPr>
        <w:t>1</w:t>
      </w:r>
      <w:r w:rsidR="0057463C">
        <w:rPr>
          <w:rFonts w:ascii="Calibri" w:hAnsi="Calibri" w:cs="Calibri"/>
        </w:rPr>
        <w:t>1</w:t>
      </w:r>
      <w:r w:rsidRPr="00A37C03">
        <w:rPr>
          <w:rFonts w:ascii="Calibri" w:hAnsi="Calibri" w:cs="Calibri"/>
        </w:rPr>
        <w:t>.3 Zero Hours for Bonus-Only Pay</w:t>
      </w:r>
    </w:p>
    <w:p w14:paraId="32890C90" w14:textId="77777777" w:rsidR="002F3F51" w:rsidRPr="002F3F51" w:rsidRDefault="002F3F51" w:rsidP="002F3F51">
      <w:pPr>
        <w:rPr>
          <w:rFonts w:ascii="Calibri" w:hAnsi="Calibri" w:cs="Calibri"/>
        </w:rPr>
      </w:pPr>
      <w:r w:rsidRPr="002F3F51">
        <w:rPr>
          <w:rFonts w:ascii="Calibri" w:hAnsi="Calibri" w:cs="Calibri"/>
        </w:rPr>
        <w:t>If hours &gt; 0 but (salary + commissions + overtime) = 0, set hours = 0 (bonus-only pay).</w:t>
      </w:r>
    </w:p>
    <w:p w14:paraId="27FEEC8D" w14:textId="77777777" w:rsidR="0057463C" w:rsidRDefault="0057463C" w:rsidP="002F3F51">
      <w:pPr>
        <w:rPr>
          <w:rFonts w:ascii="Calibri" w:hAnsi="Calibri" w:cs="Calibri"/>
        </w:rPr>
      </w:pPr>
    </w:p>
    <w:p w14:paraId="30631A1E" w14:textId="77777777" w:rsidR="0057463C" w:rsidRPr="00A37C03" w:rsidRDefault="0057463C" w:rsidP="002F3F51">
      <w:pPr>
        <w:rPr>
          <w:rFonts w:ascii="Calibri" w:hAnsi="Calibri" w:cs="Calibri"/>
        </w:rPr>
      </w:pPr>
    </w:p>
    <w:p w14:paraId="4EB3ACC7" w14:textId="3E21C11C" w:rsidR="002F3F51" w:rsidRPr="00A37C03" w:rsidRDefault="002F3F51" w:rsidP="00CE55E3">
      <w:pPr>
        <w:pStyle w:val="Heading3"/>
        <w:rPr>
          <w:rFonts w:ascii="Calibri" w:hAnsi="Calibri" w:cs="Calibri"/>
        </w:rPr>
      </w:pPr>
      <w:bookmarkStart w:id="212" w:name="_Toc220763517"/>
      <w:r w:rsidRPr="00A37C03">
        <w:rPr>
          <w:rFonts w:ascii="Calibri" w:hAnsi="Calibri" w:cs="Calibri"/>
        </w:rPr>
        <w:lastRenderedPageBreak/>
        <w:t>7.1</w:t>
      </w:r>
      <w:r w:rsidR="0057463C">
        <w:rPr>
          <w:rFonts w:ascii="Calibri" w:hAnsi="Calibri" w:cs="Calibri"/>
        </w:rPr>
        <w:t>2</w:t>
      </w:r>
      <w:r w:rsidRPr="00A37C03">
        <w:rPr>
          <w:rFonts w:ascii="Calibri" w:hAnsi="Calibri" w:cs="Calibri"/>
        </w:rPr>
        <w:t xml:space="preserve"> Warnings Report Categories</w:t>
      </w:r>
      <w:bookmarkEnd w:id="212"/>
    </w:p>
    <w:tbl>
      <w:tblPr>
        <w:tblStyle w:val="TableGrid"/>
        <w:tblW w:w="0" w:type="auto"/>
        <w:tblLook w:val="04A0" w:firstRow="1" w:lastRow="0" w:firstColumn="1" w:lastColumn="0" w:noHBand="0" w:noVBand="1"/>
      </w:tblPr>
      <w:tblGrid>
        <w:gridCol w:w="1922"/>
        <w:gridCol w:w="4439"/>
        <w:gridCol w:w="2989"/>
      </w:tblGrid>
      <w:tr w:rsidR="002F3F51" w:rsidRPr="002F3F51" w14:paraId="118840E5" w14:textId="77777777" w:rsidTr="008A3938">
        <w:tc>
          <w:tcPr>
            <w:tcW w:w="0" w:type="auto"/>
            <w:hideMark/>
          </w:tcPr>
          <w:p w14:paraId="5DF83E89"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Warning Type</w:t>
            </w:r>
          </w:p>
        </w:tc>
        <w:tc>
          <w:tcPr>
            <w:tcW w:w="0" w:type="auto"/>
            <w:hideMark/>
          </w:tcPr>
          <w:p w14:paraId="1783EB5C"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Condition</w:t>
            </w:r>
          </w:p>
        </w:tc>
        <w:tc>
          <w:tcPr>
            <w:tcW w:w="0" w:type="auto"/>
            <w:hideMark/>
          </w:tcPr>
          <w:p w14:paraId="3AE8D6E1"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Threshold/Notes</w:t>
            </w:r>
          </w:p>
        </w:tc>
      </w:tr>
      <w:tr w:rsidR="002F3F51" w:rsidRPr="002F3F51" w14:paraId="51FCEE34" w14:textId="77777777" w:rsidTr="008A3938">
        <w:tc>
          <w:tcPr>
            <w:tcW w:w="0" w:type="auto"/>
            <w:hideMark/>
          </w:tcPr>
          <w:p w14:paraId="332E4BC9" w14:textId="77777777" w:rsidR="002F3F51" w:rsidRPr="002F3F51" w:rsidRDefault="002F3F51" w:rsidP="002F3F51">
            <w:pPr>
              <w:spacing w:after="160" w:line="279" w:lineRule="auto"/>
              <w:rPr>
                <w:rFonts w:ascii="Calibri" w:hAnsi="Calibri" w:cs="Calibri"/>
              </w:rPr>
            </w:pPr>
            <w:r w:rsidRPr="002F3F51">
              <w:rPr>
                <w:rFonts w:ascii="Calibri" w:hAnsi="Calibri" w:cs="Calibri"/>
              </w:rPr>
              <w:t>Rehire without DOT</w:t>
            </w:r>
          </w:p>
        </w:tc>
        <w:tc>
          <w:tcPr>
            <w:tcW w:w="0" w:type="auto"/>
            <w:hideMark/>
          </w:tcPr>
          <w:p w14:paraId="121E3983" w14:textId="77777777" w:rsidR="002F3F51" w:rsidRPr="002F3F51" w:rsidRDefault="002F3F51" w:rsidP="002F3F51">
            <w:pPr>
              <w:spacing w:after="160" w:line="279" w:lineRule="auto"/>
              <w:rPr>
                <w:rFonts w:ascii="Calibri" w:hAnsi="Calibri" w:cs="Calibri"/>
              </w:rPr>
            </w:pPr>
            <w:r w:rsidRPr="002F3F51">
              <w:rPr>
                <w:rFonts w:ascii="Calibri" w:hAnsi="Calibri" w:cs="Calibri"/>
              </w:rPr>
              <w:t>DOR present but DOT missing</w:t>
            </w:r>
          </w:p>
        </w:tc>
        <w:tc>
          <w:tcPr>
            <w:tcW w:w="0" w:type="auto"/>
            <w:hideMark/>
          </w:tcPr>
          <w:p w14:paraId="2C9101C0" w14:textId="77777777" w:rsidR="002F3F51" w:rsidRPr="002F3F51" w:rsidRDefault="002F3F51" w:rsidP="002F3F51">
            <w:pPr>
              <w:spacing w:after="160" w:line="279" w:lineRule="auto"/>
              <w:rPr>
                <w:rFonts w:ascii="Calibri" w:hAnsi="Calibri" w:cs="Calibri"/>
              </w:rPr>
            </w:pPr>
            <w:r w:rsidRPr="002F3F51">
              <w:rPr>
                <w:rFonts w:ascii="Calibri" w:hAnsi="Calibri" w:cs="Calibri"/>
              </w:rPr>
              <w:t>Detected via employment status merge</w:t>
            </w:r>
          </w:p>
        </w:tc>
      </w:tr>
      <w:tr w:rsidR="002F3F51" w:rsidRPr="002F3F51" w14:paraId="67409FFF" w14:textId="77777777" w:rsidTr="008A3938">
        <w:tc>
          <w:tcPr>
            <w:tcW w:w="0" w:type="auto"/>
            <w:hideMark/>
          </w:tcPr>
          <w:p w14:paraId="6F4B175B" w14:textId="77777777" w:rsidR="002F3F51" w:rsidRPr="002F3F51" w:rsidRDefault="002F3F51" w:rsidP="002F3F51">
            <w:pPr>
              <w:spacing w:after="160" w:line="279" w:lineRule="auto"/>
              <w:rPr>
                <w:rFonts w:ascii="Calibri" w:hAnsi="Calibri" w:cs="Calibri"/>
              </w:rPr>
            </w:pPr>
            <w:r w:rsidRPr="002F3F51">
              <w:rPr>
                <w:rFonts w:ascii="Calibri" w:hAnsi="Calibri" w:cs="Calibri"/>
              </w:rPr>
              <w:t>Hours too large</w:t>
            </w:r>
          </w:p>
        </w:tc>
        <w:tc>
          <w:tcPr>
            <w:tcW w:w="0" w:type="auto"/>
            <w:hideMark/>
          </w:tcPr>
          <w:p w14:paraId="2ECBEF6D" w14:textId="77777777" w:rsidR="002F3F51" w:rsidRPr="002F3F51" w:rsidRDefault="002F3F51" w:rsidP="002F3F51">
            <w:pPr>
              <w:spacing w:after="160" w:line="279" w:lineRule="auto"/>
              <w:rPr>
                <w:rFonts w:ascii="Calibri" w:hAnsi="Calibri" w:cs="Calibri"/>
              </w:rPr>
            </w:pPr>
            <w:r w:rsidRPr="002F3F51">
              <w:rPr>
                <w:rFonts w:ascii="Calibri" w:hAnsi="Calibri" w:cs="Calibri"/>
              </w:rPr>
              <w:t>hours &gt; threshold by frequency</w:t>
            </w:r>
          </w:p>
        </w:tc>
        <w:tc>
          <w:tcPr>
            <w:tcW w:w="0" w:type="auto"/>
            <w:hideMark/>
          </w:tcPr>
          <w:p w14:paraId="60ACFBB1" w14:textId="77777777" w:rsidR="002F3F51" w:rsidRPr="002F3F51" w:rsidRDefault="002F3F51" w:rsidP="002F3F51">
            <w:pPr>
              <w:spacing w:after="160" w:line="279" w:lineRule="auto"/>
              <w:rPr>
                <w:rFonts w:ascii="Calibri" w:hAnsi="Calibri" w:cs="Calibri"/>
              </w:rPr>
            </w:pPr>
            <w:r w:rsidRPr="002F3F51">
              <w:rPr>
                <w:rFonts w:ascii="Calibri" w:hAnsi="Calibri" w:cs="Calibri"/>
              </w:rPr>
              <w:t>W/B/S: 200, M: 300, Q: 750, A: 2200</w:t>
            </w:r>
          </w:p>
        </w:tc>
      </w:tr>
      <w:tr w:rsidR="002F3F51" w:rsidRPr="002F3F51" w14:paraId="0F7DF131" w14:textId="77777777" w:rsidTr="008A3938">
        <w:tc>
          <w:tcPr>
            <w:tcW w:w="0" w:type="auto"/>
            <w:hideMark/>
          </w:tcPr>
          <w:p w14:paraId="3546ECA7" w14:textId="77777777" w:rsidR="002F3F51" w:rsidRPr="002F3F51" w:rsidRDefault="002F3F51" w:rsidP="002F3F51">
            <w:pPr>
              <w:spacing w:after="160" w:line="279" w:lineRule="auto"/>
              <w:rPr>
                <w:rFonts w:ascii="Calibri" w:hAnsi="Calibri" w:cs="Calibri"/>
              </w:rPr>
            </w:pPr>
            <w:r w:rsidRPr="002F3F51">
              <w:rPr>
                <w:rFonts w:ascii="Calibri" w:hAnsi="Calibri" w:cs="Calibri"/>
              </w:rPr>
              <w:t>Last name missing</w:t>
            </w:r>
          </w:p>
        </w:tc>
        <w:tc>
          <w:tcPr>
            <w:tcW w:w="0" w:type="auto"/>
            <w:hideMark/>
          </w:tcPr>
          <w:p w14:paraId="7CF19589" w14:textId="77777777" w:rsidR="002F3F51" w:rsidRPr="002F3F51" w:rsidRDefault="002F3F51" w:rsidP="002F3F51">
            <w:pPr>
              <w:spacing w:after="160" w:line="279" w:lineRule="auto"/>
              <w:rPr>
                <w:rFonts w:ascii="Calibri" w:hAnsi="Calibri" w:cs="Calibri"/>
              </w:rPr>
            </w:pPr>
            <w:r w:rsidRPr="002F3F51">
              <w:rPr>
                <w:rFonts w:ascii="Calibri" w:hAnsi="Calibri" w:cs="Calibri"/>
              </w:rPr>
              <w:t>lname is empty or lnamemissing="Y"</w:t>
            </w:r>
          </w:p>
        </w:tc>
        <w:tc>
          <w:tcPr>
            <w:tcW w:w="0" w:type="auto"/>
            <w:hideMark/>
          </w:tcPr>
          <w:p w14:paraId="5B02A4ED" w14:textId="77777777" w:rsidR="002F3F51" w:rsidRPr="002F3F51" w:rsidRDefault="002F3F51" w:rsidP="002F3F51">
            <w:pPr>
              <w:spacing w:after="160" w:line="279" w:lineRule="auto"/>
              <w:rPr>
                <w:rFonts w:ascii="Calibri" w:hAnsi="Calibri" w:cs="Calibri"/>
              </w:rPr>
            </w:pPr>
            <w:r w:rsidRPr="002F3F51">
              <w:rPr>
                <w:rFonts w:ascii="Calibri" w:hAnsi="Calibri" w:cs="Calibri"/>
              </w:rPr>
              <w:t>N/A</w:t>
            </w:r>
          </w:p>
        </w:tc>
      </w:tr>
      <w:tr w:rsidR="002F3F51" w:rsidRPr="002F3F51" w14:paraId="6638D9D0" w14:textId="77777777" w:rsidTr="008A3938">
        <w:tc>
          <w:tcPr>
            <w:tcW w:w="0" w:type="auto"/>
            <w:hideMark/>
          </w:tcPr>
          <w:p w14:paraId="6D9A9726" w14:textId="77777777" w:rsidR="002F3F51" w:rsidRPr="002F3F51" w:rsidRDefault="002F3F51" w:rsidP="002F3F51">
            <w:pPr>
              <w:spacing w:after="160" w:line="279" w:lineRule="auto"/>
              <w:rPr>
                <w:rFonts w:ascii="Calibri" w:hAnsi="Calibri" w:cs="Calibri"/>
              </w:rPr>
            </w:pPr>
            <w:r w:rsidRPr="002F3F51">
              <w:rPr>
                <w:rFonts w:ascii="Calibri" w:hAnsi="Calibri" w:cs="Calibri"/>
              </w:rPr>
              <w:t>Invalid E-Mail</w:t>
            </w:r>
          </w:p>
        </w:tc>
        <w:tc>
          <w:tcPr>
            <w:tcW w:w="0" w:type="auto"/>
            <w:hideMark/>
          </w:tcPr>
          <w:p w14:paraId="5EA58F67" w14:textId="77777777" w:rsidR="002F3F51" w:rsidRPr="002F3F51" w:rsidRDefault="002F3F51" w:rsidP="002F3F51">
            <w:pPr>
              <w:spacing w:after="160" w:line="279" w:lineRule="auto"/>
              <w:rPr>
                <w:rFonts w:ascii="Calibri" w:hAnsi="Calibri" w:cs="Calibri"/>
              </w:rPr>
            </w:pPr>
            <w:r w:rsidRPr="002F3F51">
              <w:rPr>
                <w:rFonts w:ascii="Calibri" w:hAnsi="Calibri" w:cs="Calibri"/>
              </w:rPr>
              <w:t>Email validation failed (emailind=0)</w:t>
            </w:r>
          </w:p>
        </w:tc>
        <w:tc>
          <w:tcPr>
            <w:tcW w:w="0" w:type="auto"/>
            <w:hideMark/>
          </w:tcPr>
          <w:p w14:paraId="107B5357" w14:textId="77777777" w:rsidR="002F3F51" w:rsidRPr="002F3F51" w:rsidRDefault="002F3F51" w:rsidP="002F3F51">
            <w:pPr>
              <w:spacing w:after="160" w:line="279" w:lineRule="auto"/>
              <w:rPr>
                <w:rFonts w:ascii="Calibri" w:hAnsi="Calibri" w:cs="Calibri"/>
              </w:rPr>
            </w:pPr>
            <w:r w:rsidRPr="002F3F51">
              <w:rPr>
                <w:rFonts w:ascii="Calibri" w:hAnsi="Calibri" w:cs="Calibri"/>
              </w:rPr>
              <w:t>Check if columns are shifted</w:t>
            </w:r>
          </w:p>
        </w:tc>
      </w:tr>
      <w:tr w:rsidR="002F3F51" w:rsidRPr="002F3F51" w14:paraId="7197B54A" w14:textId="77777777" w:rsidTr="008A3938">
        <w:tc>
          <w:tcPr>
            <w:tcW w:w="0" w:type="auto"/>
            <w:hideMark/>
          </w:tcPr>
          <w:p w14:paraId="2E08FD05" w14:textId="77777777" w:rsidR="002F3F51" w:rsidRPr="002F3F51" w:rsidRDefault="002F3F51" w:rsidP="002F3F51">
            <w:pPr>
              <w:spacing w:after="160" w:line="279" w:lineRule="auto"/>
              <w:rPr>
                <w:rFonts w:ascii="Calibri" w:hAnsi="Calibri" w:cs="Calibri"/>
              </w:rPr>
            </w:pPr>
            <w:r w:rsidRPr="002F3F51">
              <w:rPr>
                <w:rFonts w:ascii="Calibri" w:hAnsi="Calibri" w:cs="Calibri"/>
              </w:rPr>
              <w:t>Negative Hours/Comp</w:t>
            </w:r>
          </w:p>
        </w:tc>
        <w:tc>
          <w:tcPr>
            <w:tcW w:w="0" w:type="auto"/>
            <w:hideMark/>
          </w:tcPr>
          <w:p w14:paraId="29DF7758" w14:textId="77777777" w:rsidR="002F3F51" w:rsidRPr="002F3F51" w:rsidRDefault="002F3F51" w:rsidP="002F3F51">
            <w:pPr>
              <w:spacing w:after="160" w:line="279" w:lineRule="auto"/>
              <w:rPr>
                <w:rFonts w:ascii="Calibri" w:hAnsi="Calibri" w:cs="Calibri"/>
              </w:rPr>
            </w:pPr>
            <w:r w:rsidRPr="002F3F51">
              <w:rPr>
                <w:rFonts w:ascii="Calibri" w:hAnsi="Calibri" w:cs="Calibri"/>
              </w:rPr>
              <w:t>hours&lt;0 OR salary&lt;0 OR bonus&lt;0 OR commissions&lt;0 OR overtime&lt;0</w:t>
            </w:r>
          </w:p>
        </w:tc>
        <w:tc>
          <w:tcPr>
            <w:tcW w:w="0" w:type="auto"/>
            <w:hideMark/>
          </w:tcPr>
          <w:p w14:paraId="7CF22C3A" w14:textId="77777777" w:rsidR="002F3F51" w:rsidRPr="002F3F51" w:rsidRDefault="002F3F51" w:rsidP="002F3F51">
            <w:pPr>
              <w:spacing w:after="160" w:line="279" w:lineRule="auto"/>
              <w:rPr>
                <w:rFonts w:ascii="Calibri" w:hAnsi="Calibri" w:cs="Calibri"/>
              </w:rPr>
            </w:pPr>
            <w:r w:rsidRPr="002F3F51">
              <w:rPr>
                <w:rFonts w:ascii="Calibri" w:hAnsi="Calibri" w:cs="Calibri"/>
              </w:rPr>
              <w:t>N/A</w:t>
            </w:r>
          </w:p>
        </w:tc>
      </w:tr>
    </w:tbl>
    <w:p w14:paraId="1600A258" w14:textId="77777777" w:rsidR="00C45312" w:rsidRPr="00C45312" w:rsidRDefault="00C45312" w:rsidP="00C45312"/>
    <w:p w14:paraId="6412BA69" w14:textId="4971C470" w:rsidR="002F3F51" w:rsidRPr="00A37C03" w:rsidRDefault="002F3F51" w:rsidP="00CE55E3">
      <w:pPr>
        <w:pStyle w:val="Heading3"/>
        <w:rPr>
          <w:rFonts w:ascii="Calibri" w:hAnsi="Calibri" w:cs="Calibri"/>
        </w:rPr>
      </w:pPr>
      <w:bookmarkStart w:id="213" w:name="_Toc220763518"/>
      <w:r w:rsidRPr="00A37C03">
        <w:rPr>
          <w:rFonts w:ascii="Calibri" w:hAnsi="Calibri" w:cs="Calibri"/>
        </w:rPr>
        <w:t>7.1</w:t>
      </w:r>
      <w:r w:rsidR="0057463C">
        <w:rPr>
          <w:rFonts w:ascii="Calibri" w:hAnsi="Calibri" w:cs="Calibri"/>
        </w:rPr>
        <w:t>3</w:t>
      </w:r>
      <w:r w:rsidRPr="00A37C03">
        <w:rPr>
          <w:rFonts w:ascii="Calibri" w:hAnsi="Calibri" w:cs="Calibri"/>
        </w:rPr>
        <w:t xml:space="preserve"> Employment Status Logic</w:t>
      </w:r>
      <w:bookmarkEnd w:id="213"/>
    </w:p>
    <w:p w14:paraId="3D8648F4" w14:textId="77777777" w:rsidR="002F3F51" w:rsidRPr="002F3F51" w:rsidRDefault="002F3F51" w:rsidP="002F3F51">
      <w:pPr>
        <w:rPr>
          <w:rFonts w:ascii="Calibri" w:hAnsi="Calibri" w:cs="Calibri"/>
        </w:rPr>
      </w:pPr>
      <w:r w:rsidRPr="002F3F51">
        <w:rPr>
          <w:rFonts w:ascii="Calibri" w:hAnsi="Calibri" w:cs="Calibri"/>
        </w:rPr>
        <w:t>The employment status subroutine performs the following operations:</w:t>
      </w:r>
    </w:p>
    <w:p w14:paraId="63A98750" w14:textId="6303CBB8" w:rsidR="002F3F51" w:rsidRPr="00A37C03" w:rsidRDefault="002F3F51" w:rsidP="00CE55E3">
      <w:pPr>
        <w:pStyle w:val="Heading4"/>
        <w:rPr>
          <w:rFonts w:ascii="Calibri" w:hAnsi="Calibri" w:cs="Calibri"/>
        </w:rPr>
      </w:pPr>
      <w:r w:rsidRPr="00A37C03">
        <w:rPr>
          <w:rFonts w:ascii="Calibri" w:hAnsi="Calibri" w:cs="Calibri"/>
        </w:rPr>
        <w:t>7.1</w:t>
      </w:r>
      <w:r w:rsidR="0057463C">
        <w:rPr>
          <w:rFonts w:ascii="Calibri" w:hAnsi="Calibri" w:cs="Calibri"/>
        </w:rPr>
        <w:t>3</w:t>
      </w:r>
      <w:r w:rsidRPr="00A37C03">
        <w:rPr>
          <w:rFonts w:ascii="Calibri" w:hAnsi="Calibri" w:cs="Calibri"/>
        </w:rPr>
        <w:t>.1 Date Cleanup</w:t>
      </w:r>
    </w:p>
    <w:p w14:paraId="79B8FD9F" w14:textId="77777777" w:rsidR="002F3F51" w:rsidRPr="002F3F51" w:rsidRDefault="002F3F51" w:rsidP="007D5939">
      <w:pPr>
        <w:numPr>
          <w:ilvl w:val="0"/>
          <w:numId w:val="39"/>
        </w:numPr>
        <w:rPr>
          <w:rFonts w:ascii="Calibri" w:hAnsi="Calibri" w:cs="Calibri"/>
        </w:rPr>
      </w:pPr>
      <w:r w:rsidRPr="002F3F51">
        <w:rPr>
          <w:rFonts w:ascii="Calibri" w:hAnsi="Calibri" w:cs="Calibri"/>
        </w:rPr>
        <w:t>Clear DOT if equals 01/01/1900</w:t>
      </w:r>
    </w:p>
    <w:p w14:paraId="48E6BCBD" w14:textId="77777777" w:rsidR="002F3F51" w:rsidRPr="002F3F51" w:rsidRDefault="002F3F51" w:rsidP="007D5939">
      <w:pPr>
        <w:numPr>
          <w:ilvl w:val="0"/>
          <w:numId w:val="39"/>
        </w:numPr>
        <w:rPr>
          <w:rFonts w:ascii="Calibri" w:hAnsi="Calibri" w:cs="Calibri"/>
        </w:rPr>
      </w:pPr>
      <w:r w:rsidRPr="002F3F51">
        <w:rPr>
          <w:rFonts w:ascii="Calibri" w:hAnsi="Calibri" w:cs="Calibri"/>
        </w:rPr>
        <w:t>Clear DOR if DOT equals 01/01/1900</w:t>
      </w:r>
    </w:p>
    <w:p w14:paraId="56E381CA" w14:textId="77777777" w:rsidR="002F3F51" w:rsidRPr="002F3F51" w:rsidRDefault="002F3F51" w:rsidP="007D5939">
      <w:pPr>
        <w:numPr>
          <w:ilvl w:val="0"/>
          <w:numId w:val="39"/>
        </w:numPr>
        <w:rPr>
          <w:rFonts w:ascii="Calibri" w:hAnsi="Calibri" w:cs="Calibri"/>
        </w:rPr>
      </w:pPr>
      <w:r w:rsidRPr="002F3F51">
        <w:rPr>
          <w:rFonts w:ascii="Calibri" w:hAnsi="Calibri" w:cs="Calibri"/>
        </w:rPr>
        <w:t>Clear DOR if DOR &lt; DOH</w:t>
      </w:r>
    </w:p>
    <w:p w14:paraId="70F70822" w14:textId="7C3E41A2" w:rsidR="002F3F51" w:rsidRPr="00A37C03" w:rsidRDefault="002F3F51" w:rsidP="00CE55E3">
      <w:pPr>
        <w:pStyle w:val="Heading4"/>
        <w:rPr>
          <w:rFonts w:ascii="Calibri" w:hAnsi="Calibri" w:cs="Calibri"/>
        </w:rPr>
      </w:pPr>
      <w:r w:rsidRPr="00A37C03">
        <w:rPr>
          <w:rFonts w:ascii="Calibri" w:hAnsi="Calibri" w:cs="Calibri"/>
        </w:rPr>
        <w:t>7.1</w:t>
      </w:r>
      <w:r w:rsidR="0057463C">
        <w:rPr>
          <w:rFonts w:ascii="Calibri" w:hAnsi="Calibri" w:cs="Calibri"/>
        </w:rPr>
        <w:t>3</w:t>
      </w:r>
      <w:r w:rsidRPr="00A37C03">
        <w:rPr>
          <w:rFonts w:ascii="Calibri" w:hAnsi="Calibri" w:cs="Calibri"/>
        </w:rPr>
        <w:t>.2 Employment Status Merge</w:t>
      </w:r>
    </w:p>
    <w:p w14:paraId="4FFFF3D1" w14:textId="77777777" w:rsidR="002F3F51" w:rsidRPr="002F3F51" w:rsidRDefault="002F3F51" w:rsidP="002F3F51">
      <w:pPr>
        <w:rPr>
          <w:rFonts w:ascii="Calibri" w:hAnsi="Calibri" w:cs="Calibri"/>
        </w:rPr>
      </w:pPr>
      <w:r w:rsidRPr="002F3F51">
        <w:rPr>
          <w:rFonts w:ascii="Calibri" w:hAnsi="Calibri" w:cs="Calibri"/>
        </w:rPr>
        <w:t>Merge with jobstatuscurrent to get:</w:t>
      </w:r>
    </w:p>
    <w:p w14:paraId="29396F52" w14:textId="77777777" w:rsidR="002F3F51" w:rsidRPr="002F3F51" w:rsidRDefault="002F3F51" w:rsidP="007D5939">
      <w:pPr>
        <w:numPr>
          <w:ilvl w:val="0"/>
          <w:numId w:val="40"/>
        </w:numPr>
        <w:rPr>
          <w:rFonts w:ascii="Calibri" w:hAnsi="Calibri" w:cs="Calibri"/>
        </w:rPr>
      </w:pPr>
      <w:r w:rsidRPr="002F3F51">
        <w:rPr>
          <w:rFonts w:ascii="Calibri" w:hAnsi="Calibri" w:cs="Calibri"/>
        </w:rPr>
        <w:t>eecodestatus: Current employment status (H=Hired, T=Terminated)</w:t>
      </w:r>
    </w:p>
    <w:p w14:paraId="1B7060D4" w14:textId="77777777" w:rsidR="002F3F51" w:rsidRPr="002F3F51" w:rsidRDefault="002F3F51" w:rsidP="007D5939">
      <w:pPr>
        <w:numPr>
          <w:ilvl w:val="0"/>
          <w:numId w:val="40"/>
        </w:numPr>
        <w:rPr>
          <w:rFonts w:ascii="Calibri" w:hAnsi="Calibri" w:cs="Calibri"/>
        </w:rPr>
      </w:pPr>
      <w:r w:rsidRPr="002F3F51">
        <w:rPr>
          <w:rFonts w:ascii="Calibri" w:hAnsi="Calibri" w:cs="Calibri"/>
        </w:rPr>
        <w:t>eecodestatussubcd: Status subcode (O=Original, R=Rehire)</w:t>
      </w:r>
    </w:p>
    <w:p w14:paraId="413F55CB" w14:textId="77777777" w:rsidR="002F3F51" w:rsidRPr="002F3F51" w:rsidRDefault="002F3F51" w:rsidP="007D5939">
      <w:pPr>
        <w:numPr>
          <w:ilvl w:val="0"/>
          <w:numId w:val="40"/>
        </w:numPr>
        <w:rPr>
          <w:rFonts w:ascii="Calibri" w:hAnsi="Calibri" w:cs="Calibri"/>
        </w:rPr>
      </w:pPr>
      <w:r w:rsidRPr="002F3F51">
        <w:rPr>
          <w:rFonts w:ascii="Calibri" w:hAnsi="Calibri" w:cs="Calibri"/>
        </w:rPr>
        <w:t>eecodestartdate: Status effective date</w:t>
      </w:r>
    </w:p>
    <w:p w14:paraId="72914466" w14:textId="77777777" w:rsidR="0057463C" w:rsidRDefault="0057463C" w:rsidP="0057463C">
      <w:pPr>
        <w:rPr>
          <w:rFonts w:ascii="Calibri" w:hAnsi="Calibri" w:cs="Calibri"/>
        </w:rPr>
      </w:pPr>
    </w:p>
    <w:p w14:paraId="1322C502" w14:textId="77777777" w:rsidR="0057463C" w:rsidRPr="00A37C03" w:rsidRDefault="0057463C" w:rsidP="0057463C">
      <w:pPr>
        <w:rPr>
          <w:rFonts w:ascii="Calibri" w:hAnsi="Calibri" w:cs="Calibri"/>
        </w:rPr>
      </w:pPr>
    </w:p>
    <w:p w14:paraId="35CB301A" w14:textId="037D2DC4" w:rsidR="002F3F51" w:rsidRPr="00A37C03" w:rsidRDefault="002F3F51" w:rsidP="00CE55E3">
      <w:pPr>
        <w:pStyle w:val="Heading4"/>
        <w:rPr>
          <w:rFonts w:ascii="Calibri" w:hAnsi="Calibri" w:cs="Calibri"/>
        </w:rPr>
      </w:pPr>
      <w:r w:rsidRPr="00A37C03">
        <w:rPr>
          <w:rFonts w:ascii="Calibri" w:hAnsi="Calibri" w:cs="Calibri"/>
        </w:rPr>
        <w:lastRenderedPageBreak/>
        <w:t>7.1</w:t>
      </w:r>
      <w:r w:rsidR="0057463C">
        <w:rPr>
          <w:rFonts w:ascii="Calibri" w:hAnsi="Calibri" w:cs="Calibri"/>
        </w:rPr>
        <w:t>3</w:t>
      </w:r>
      <w:r w:rsidRPr="00A37C03">
        <w:rPr>
          <w:rFonts w:ascii="Calibri" w:hAnsi="Calibri" w:cs="Calibri"/>
        </w:rPr>
        <w:t>.3 DOR Adjustments</w:t>
      </w:r>
    </w:p>
    <w:tbl>
      <w:tblPr>
        <w:tblStyle w:val="TableGrid"/>
        <w:tblW w:w="0" w:type="auto"/>
        <w:tblLook w:val="04A0" w:firstRow="1" w:lastRow="0" w:firstColumn="1" w:lastColumn="0" w:noHBand="0" w:noVBand="1"/>
      </w:tblPr>
      <w:tblGrid>
        <w:gridCol w:w="4820"/>
        <w:gridCol w:w="4530"/>
      </w:tblGrid>
      <w:tr w:rsidR="002F3F51" w:rsidRPr="002F3F51" w14:paraId="11C7F649" w14:textId="77777777" w:rsidTr="00CE55E3">
        <w:tc>
          <w:tcPr>
            <w:tcW w:w="0" w:type="auto"/>
            <w:hideMark/>
          </w:tcPr>
          <w:p w14:paraId="4F0129BD"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Condition</w:t>
            </w:r>
          </w:p>
        </w:tc>
        <w:tc>
          <w:tcPr>
            <w:tcW w:w="0" w:type="auto"/>
            <w:hideMark/>
          </w:tcPr>
          <w:p w14:paraId="7AAB1EC2"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Action</w:t>
            </w:r>
          </w:p>
        </w:tc>
      </w:tr>
      <w:tr w:rsidR="002F3F51" w:rsidRPr="002F3F51" w14:paraId="0D836A67" w14:textId="77777777" w:rsidTr="00CE55E3">
        <w:tc>
          <w:tcPr>
            <w:tcW w:w="0" w:type="auto"/>
            <w:hideMark/>
          </w:tcPr>
          <w:p w14:paraId="3F400119" w14:textId="77777777" w:rsidR="002F3F51" w:rsidRPr="002F3F51" w:rsidRDefault="002F3F51" w:rsidP="002F3F51">
            <w:pPr>
              <w:spacing w:after="160" w:line="279" w:lineRule="auto"/>
              <w:rPr>
                <w:rFonts w:ascii="Calibri" w:hAnsi="Calibri" w:cs="Calibri"/>
              </w:rPr>
            </w:pPr>
            <w:r w:rsidRPr="002F3F51">
              <w:rPr>
                <w:rFonts w:ascii="Calibri" w:hAnsi="Calibri" w:cs="Calibri"/>
              </w:rPr>
              <w:t>DOR = DOH AND status = "H" AND subcd = "O"</w:t>
            </w:r>
          </w:p>
        </w:tc>
        <w:tc>
          <w:tcPr>
            <w:tcW w:w="0" w:type="auto"/>
            <w:hideMark/>
          </w:tcPr>
          <w:p w14:paraId="1576E6DD" w14:textId="77777777" w:rsidR="002F3F51" w:rsidRPr="002F3F51" w:rsidRDefault="002F3F51" w:rsidP="002F3F51">
            <w:pPr>
              <w:spacing w:after="160" w:line="279" w:lineRule="auto"/>
              <w:rPr>
                <w:rFonts w:ascii="Calibri" w:hAnsi="Calibri" w:cs="Calibri"/>
              </w:rPr>
            </w:pPr>
            <w:r w:rsidRPr="002F3F51">
              <w:rPr>
                <w:rFonts w:ascii="Calibri" w:hAnsi="Calibri" w:cs="Calibri"/>
              </w:rPr>
              <w:t>Clear DOR (not a real rehire)</w:t>
            </w:r>
          </w:p>
        </w:tc>
      </w:tr>
      <w:tr w:rsidR="002F3F51" w:rsidRPr="002F3F51" w14:paraId="229BEF34" w14:textId="77777777" w:rsidTr="00CE55E3">
        <w:tc>
          <w:tcPr>
            <w:tcW w:w="0" w:type="auto"/>
            <w:hideMark/>
          </w:tcPr>
          <w:p w14:paraId="0595BB27" w14:textId="77777777" w:rsidR="002F3F51" w:rsidRPr="002F3F51" w:rsidRDefault="002F3F51" w:rsidP="002F3F51">
            <w:pPr>
              <w:spacing w:after="160" w:line="279" w:lineRule="auto"/>
              <w:rPr>
                <w:rFonts w:ascii="Calibri" w:hAnsi="Calibri" w:cs="Calibri"/>
              </w:rPr>
            </w:pPr>
            <w:r w:rsidRPr="002F3F51">
              <w:rPr>
                <w:rFonts w:ascii="Calibri" w:hAnsi="Calibri" w:cs="Calibri"/>
              </w:rPr>
              <w:t>DOR is blank AND DOH &gt; eecodestartdate AND status = "T"</w:t>
            </w:r>
          </w:p>
        </w:tc>
        <w:tc>
          <w:tcPr>
            <w:tcW w:w="0" w:type="auto"/>
            <w:hideMark/>
          </w:tcPr>
          <w:p w14:paraId="5C397074" w14:textId="77777777" w:rsidR="002F3F51" w:rsidRPr="002F3F51" w:rsidRDefault="002F3F51" w:rsidP="002F3F51">
            <w:pPr>
              <w:spacing w:after="160" w:line="279" w:lineRule="auto"/>
              <w:rPr>
                <w:rFonts w:ascii="Calibri" w:hAnsi="Calibri" w:cs="Calibri"/>
              </w:rPr>
            </w:pPr>
            <w:r w:rsidRPr="002F3F51">
              <w:rPr>
                <w:rFonts w:ascii="Calibri" w:hAnsi="Calibri" w:cs="Calibri"/>
              </w:rPr>
              <w:t>Set DOR = DOH (company uses DOH for most recent hire)</w:t>
            </w:r>
          </w:p>
        </w:tc>
      </w:tr>
    </w:tbl>
    <w:p w14:paraId="36BB8CD9" w14:textId="77777777" w:rsidR="00CE55E3" w:rsidRPr="00A37C03" w:rsidRDefault="00CE55E3" w:rsidP="00CE55E3">
      <w:pPr>
        <w:rPr>
          <w:rFonts w:ascii="Calibri" w:hAnsi="Calibri" w:cs="Calibri"/>
        </w:rPr>
      </w:pPr>
    </w:p>
    <w:p w14:paraId="5334684B" w14:textId="095A6BC4" w:rsidR="002F3F51" w:rsidRPr="00A37C03" w:rsidRDefault="002F3F51" w:rsidP="00CE55E3">
      <w:pPr>
        <w:pStyle w:val="Heading4"/>
        <w:rPr>
          <w:rFonts w:ascii="Calibri" w:hAnsi="Calibri" w:cs="Calibri"/>
        </w:rPr>
      </w:pPr>
      <w:r w:rsidRPr="00A37C03">
        <w:rPr>
          <w:rFonts w:ascii="Calibri" w:hAnsi="Calibri" w:cs="Calibri"/>
        </w:rPr>
        <w:t>7.1</w:t>
      </w:r>
      <w:r w:rsidR="0057463C">
        <w:rPr>
          <w:rFonts w:ascii="Calibri" w:hAnsi="Calibri" w:cs="Calibri"/>
        </w:rPr>
        <w:t>3</w:t>
      </w:r>
      <w:r w:rsidRPr="00A37C03">
        <w:rPr>
          <w:rFonts w:ascii="Calibri" w:hAnsi="Calibri" w:cs="Calibri"/>
        </w:rPr>
        <w:t>.4 Rehire Without DOT Detection</w:t>
      </w:r>
    </w:p>
    <w:p w14:paraId="1C91ED40" w14:textId="77777777" w:rsidR="002F3F51" w:rsidRPr="002F3F51" w:rsidRDefault="002F3F51" w:rsidP="002F3F51">
      <w:pPr>
        <w:rPr>
          <w:rFonts w:ascii="Calibri" w:hAnsi="Calibri" w:cs="Calibri"/>
        </w:rPr>
      </w:pPr>
      <w:r w:rsidRPr="002F3F51">
        <w:rPr>
          <w:rFonts w:ascii="Calibri" w:hAnsi="Calibri" w:cs="Calibri"/>
        </w:rPr>
        <w:t>Flag rehirewithoutdot = 1 when:</w:t>
      </w:r>
    </w:p>
    <w:p w14:paraId="25476839" w14:textId="77777777" w:rsidR="002F3F51" w:rsidRPr="002F3F51" w:rsidRDefault="002F3F51" w:rsidP="007D5939">
      <w:pPr>
        <w:numPr>
          <w:ilvl w:val="0"/>
          <w:numId w:val="41"/>
        </w:numPr>
        <w:rPr>
          <w:rFonts w:ascii="Calibri" w:hAnsi="Calibri" w:cs="Calibri"/>
        </w:rPr>
      </w:pPr>
      <w:r w:rsidRPr="002F3F51">
        <w:rPr>
          <w:rFonts w:ascii="Calibri" w:hAnsi="Calibri" w:cs="Calibri"/>
        </w:rPr>
        <w:t>DOR exists</w:t>
      </w:r>
    </w:p>
    <w:p w14:paraId="3F76207C" w14:textId="77777777" w:rsidR="002F3F51" w:rsidRPr="002F3F51" w:rsidRDefault="002F3F51" w:rsidP="007D5939">
      <w:pPr>
        <w:numPr>
          <w:ilvl w:val="0"/>
          <w:numId w:val="41"/>
        </w:numPr>
        <w:rPr>
          <w:rFonts w:ascii="Calibri" w:hAnsi="Calibri" w:cs="Calibri"/>
        </w:rPr>
      </w:pPr>
      <w:r w:rsidRPr="002F3F51">
        <w:rPr>
          <w:rFonts w:ascii="Calibri" w:hAnsi="Calibri" w:cs="Calibri"/>
        </w:rPr>
        <w:t>Current status is NOT terminated</w:t>
      </w:r>
    </w:p>
    <w:p w14:paraId="31C8FD5B" w14:textId="77777777" w:rsidR="002F3F51" w:rsidRPr="002F3F51" w:rsidRDefault="002F3F51" w:rsidP="007D5939">
      <w:pPr>
        <w:numPr>
          <w:ilvl w:val="0"/>
          <w:numId w:val="41"/>
        </w:numPr>
        <w:rPr>
          <w:rFonts w:ascii="Calibri" w:hAnsi="Calibri" w:cs="Calibri"/>
        </w:rPr>
      </w:pPr>
      <w:r w:rsidRPr="002F3F51">
        <w:rPr>
          <w:rFonts w:ascii="Calibri" w:hAnsi="Calibri" w:cs="Calibri"/>
        </w:rPr>
        <w:t>DOT is missing</w:t>
      </w:r>
    </w:p>
    <w:p w14:paraId="06AC4A67" w14:textId="77777777" w:rsidR="002F3F51" w:rsidRPr="002F3F51" w:rsidRDefault="002F3F51" w:rsidP="002F3F51">
      <w:pPr>
        <w:rPr>
          <w:rFonts w:ascii="Calibri" w:hAnsi="Calibri" w:cs="Calibri"/>
        </w:rPr>
      </w:pPr>
      <w:r w:rsidRPr="002F3F51">
        <w:rPr>
          <w:rFonts w:ascii="Calibri" w:hAnsi="Calibri" w:cs="Calibri"/>
        </w:rPr>
        <w:t>Exception: Do NOT flag if:</w:t>
      </w:r>
    </w:p>
    <w:p w14:paraId="1AAF09B1" w14:textId="77777777" w:rsidR="002F3F51" w:rsidRPr="002F3F51" w:rsidRDefault="002F3F51" w:rsidP="007D5939">
      <w:pPr>
        <w:numPr>
          <w:ilvl w:val="0"/>
          <w:numId w:val="42"/>
        </w:numPr>
        <w:rPr>
          <w:rFonts w:ascii="Calibri" w:hAnsi="Calibri" w:cs="Calibri"/>
        </w:rPr>
      </w:pPr>
      <w:r w:rsidRPr="002F3F51">
        <w:rPr>
          <w:rFonts w:ascii="Calibri" w:hAnsi="Calibri" w:cs="Calibri"/>
        </w:rPr>
        <w:t>Status = "H" (Hired) AND subcd = "R" (Rehire) AND DOR = eecodestartdate</w:t>
      </w:r>
    </w:p>
    <w:p w14:paraId="5A806A30" w14:textId="77777777" w:rsidR="00C45312" w:rsidRPr="00A37C03" w:rsidRDefault="00C45312" w:rsidP="00C45312">
      <w:pPr>
        <w:rPr>
          <w:rFonts w:ascii="Calibri" w:hAnsi="Calibri" w:cs="Calibri"/>
        </w:rPr>
      </w:pPr>
    </w:p>
    <w:p w14:paraId="48138E96" w14:textId="25075E2C" w:rsidR="002F3F51" w:rsidRPr="00A37C03" w:rsidRDefault="002F3F51" w:rsidP="00CE55E3">
      <w:pPr>
        <w:pStyle w:val="Heading4"/>
        <w:rPr>
          <w:rFonts w:ascii="Calibri" w:hAnsi="Calibri" w:cs="Calibri"/>
        </w:rPr>
      </w:pPr>
      <w:r w:rsidRPr="00A37C03">
        <w:rPr>
          <w:rFonts w:ascii="Calibri" w:hAnsi="Calibri" w:cs="Calibri"/>
        </w:rPr>
        <w:t>7.1</w:t>
      </w:r>
      <w:r w:rsidR="0057463C">
        <w:rPr>
          <w:rFonts w:ascii="Calibri" w:hAnsi="Calibri" w:cs="Calibri"/>
        </w:rPr>
        <w:t>3</w:t>
      </w:r>
      <w:r w:rsidRPr="00A37C03">
        <w:rPr>
          <w:rFonts w:ascii="Calibri" w:hAnsi="Calibri" w:cs="Calibri"/>
        </w:rPr>
        <w:t>.5 DOR Cleanup After Detection</w:t>
      </w:r>
    </w:p>
    <w:p w14:paraId="3151EEAE" w14:textId="77777777" w:rsidR="002F3F51" w:rsidRPr="002F3F51" w:rsidRDefault="002F3F51" w:rsidP="007D5939">
      <w:pPr>
        <w:numPr>
          <w:ilvl w:val="0"/>
          <w:numId w:val="43"/>
        </w:numPr>
        <w:rPr>
          <w:rFonts w:ascii="Calibri" w:hAnsi="Calibri" w:cs="Calibri"/>
        </w:rPr>
      </w:pPr>
      <w:r w:rsidRPr="002F3F51">
        <w:rPr>
          <w:rFonts w:ascii="Calibri" w:hAnsi="Calibri" w:cs="Calibri"/>
        </w:rPr>
        <w:t>Clear DOR if rehirewithoutdot = 1</w:t>
      </w:r>
    </w:p>
    <w:p w14:paraId="2F3E490D" w14:textId="77777777" w:rsidR="002F3F51" w:rsidRPr="002F3F51" w:rsidRDefault="002F3F51" w:rsidP="007D5939">
      <w:pPr>
        <w:numPr>
          <w:ilvl w:val="0"/>
          <w:numId w:val="43"/>
        </w:numPr>
        <w:rPr>
          <w:rFonts w:ascii="Calibri" w:hAnsi="Calibri" w:cs="Calibri"/>
        </w:rPr>
      </w:pPr>
      <w:r w:rsidRPr="002F3F51">
        <w:rPr>
          <w:rFonts w:ascii="Calibri" w:hAnsi="Calibri" w:cs="Calibri"/>
        </w:rPr>
        <w:t>Clear DOR if DOT &gt; DOR</w:t>
      </w:r>
    </w:p>
    <w:p w14:paraId="03854846" w14:textId="7491009B" w:rsidR="002F3F51" w:rsidRPr="00A37C03" w:rsidRDefault="002F3F51" w:rsidP="00CE55E3">
      <w:pPr>
        <w:pStyle w:val="Heading4"/>
        <w:rPr>
          <w:rFonts w:ascii="Calibri" w:hAnsi="Calibri" w:cs="Calibri"/>
        </w:rPr>
      </w:pPr>
      <w:r w:rsidRPr="00A37C03">
        <w:rPr>
          <w:rFonts w:ascii="Calibri" w:hAnsi="Calibri" w:cs="Calibri"/>
        </w:rPr>
        <w:t>7.1</w:t>
      </w:r>
      <w:r w:rsidR="0057463C">
        <w:rPr>
          <w:rFonts w:ascii="Calibri" w:hAnsi="Calibri" w:cs="Calibri"/>
        </w:rPr>
        <w:t>3</w:t>
      </w:r>
      <w:r w:rsidRPr="00A37C03">
        <w:rPr>
          <w:rFonts w:ascii="Calibri" w:hAnsi="Calibri" w:cs="Calibri"/>
        </w:rPr>
        <w:t>.6 DOH Update from Relius</w:t>
      </w:r>
    </w:p>
    <w:p w14:paraId="2B326306" w14:textId="77777777" w:rsidR="002F3F51" w:rsidRPr="002F3F51" w:rsidRDefault="002F3F51" w:rsidP="002F3F51">
      <w:pPr>
        <w:rPr>
          <w:rFonts w:ascii="Calibri" w:hAnsi="Calibri" w:cs="Calibri"/>
        </w:rPr>
      </w:pPr>
      <w:r w:rsidRPr="002F3F51">
        <w:rPr>
          <w:rFonts w:ascii="Calibri" w:hAnsi="Calibri" w:cs="Calibri"/>
        </w:rPr>
        <w:t>Merge with originalDOH and replace file DOH with Relius original DOH if available.</w:t>
      </w:r>
    </w:p>
    <w:p w14:paraId="470D9C7E" w14:textId="0B76972C" w:rsidR="002F3F51" w:rsidRPr="002F3F51" w:rsidRDefault="002F3F51" w:rsidP="002F3F51">
      <w:pPr>
        <w:rPr>
          <w:rFonts w:ascii="Calibri" w:hAnsi="Calibri" w:cs="Calibri"/>
        </w:rPr>
      </w:pPr>
    </w:p>
    <w:p w14:paraId="6668F741" w14:textId="77777777" w:rsidR="0057463C" w:rsidRDefault="0057463C" w:rsidP="002F3F51">
      <w:pPr>
        <w:rPr>
          <w:rFonts w:ascii="Calibri" w:hAnsi="Calibri" w:cs="Calibri"/>
        </w:rPr>
      </w:pPr>
    </w:p>
    <w:p w14:paraId="002B13A8" w14:textId="77777777" w:rsidR="0057463C" w:rsidRDefault="0057463C" w:rsidP="002F3F51">
      <w:pPr>
        <w:rPr>
          <w:rFonts w:ascii="Calibri" w:hAnsi="Calibri" w:cs="Calibri"/>
        </w:rPr>
      </w:pPr>
    </w:p>
    <w:p w14:paraId="70BB8D52" w14:textId="77777777" w:rsidR="0057463C" w:rsidRPr="00A37C03" w:rsidRDefault="0057463C" w:rsidP="002F3F51">
      <w:pPr>
        <w:rPr>
          <w:rFonts w:ascii="Calibri" w:hAnsi="Calibri" w:cs="Calibri"/>
        </w:rPr>
      </w:pPr>
    </w:p>
    <w:p w14:paraId="70397A44" w14:textId="77777777" w:rsidR="002F3F51" w:rsidRPr="00A37C03" w:rsidRDefault="002F3F51" w:rsidP="00CE55E3">
      <w:pPr>
        <w:pStyle w:val="Heading2"/>
        <w:rPr>
          <w:rFonts w:ascii="Calibri" w:hAnsi="Calibri" w:cs="Calibri"/>
        </w:rPr>
      </w:pPr>
      <w:bookmarkStart w:id="214" w:name="_Toc220763519"/>
      <w:r w:rsidRPr="00A37C03">
        <w:rPr>
          <w:rFonts w:ascii="Calibri" w:hAnsi="Calibri" w:cs="Calibri"/>
        </w:rPr>
        <w:lastRenderedPageBreak/>
        <w:t>8. Integration Requirements</w:t>
      </w:r>
      <w:bookmarkEnd w:id="214"/>
    </w:p>
    <w:p w14:paraId="68148381" w14:textId="77777777" w:rsidR="002F3F51" w:rsidRPr="00A37C03" w:rsidRDefault="002F3F51" w:rsidP="00CE55E3">
      <w:pPr>
        <w:pStyle w:val="Heading4"/>
        <w:rPr>
          <w:rFonts w:ascii="Calibri" w:hAnsi="Calibri" w:cs="Calibri"/>
        </w:rPr>
      </w:pPr>
      <w:r w:rsidRPr="00A37C03">
        <w:rPr>
          <w:rFonts w:ascii="Calibri" w:hAnsi="Calibri" w:cs="Calibri"/>
        </w:rPr>
        <w:t>8.1 PlanConnect Integration</w:t>
      </w:r>
    </w:p>
    <w:p w14:paraId="7605CEFE" w14:textId="77777777" w:rsidR="002F3F51" w:rsidRPr="00A37C03" w:rsidRDefault="002F3F51" w:rsidP="00CE55E3">
      <w:pPr>
        <w:pStyle w:val="Heading5"/>
        <w:rPr>
          <w:rFonts w:ascii="Calibri" w:hAnsi="Calibri" w:cs="Calibri"/>
        </w:rPr>
      </w:pPr>
      <w:r w:rsidRPr="00A37C03">
        <w:rPr>
          <w:rFonts w:ascii="Calibri" w:hAnsi="Calibri" w:cs="Calibri"/>
        </w:rPr>
        <w:t>8.1.1 DepWDDetail API</w:t>
      </w:r>
    </w:p>
    <w:p w14:paraId="57E2CC06" w14:textId="77777777" w:rsidR="002F3F51" w:rsidRPr="002F3F51" w:rsidRDefault="002F3F51" w:rsidP="002F3F51">
      <w:pPr>
        <w:rPr>
          <w:rFonts w:ascii="Calibri" w:hAnsi="Calibri" w:cs="Calibri"/>
        </w:rPr>
      </w:pPr>
      <w:r w:rsidRPr="002F3F51">
        <w:rPr>
          <w:rFonts w:ascii="Calibri" w:hAnsi="Calibri" w:cs="Calibri"/>
          <w:b/>
          <w:bCs/>
        </w:rPr>
        <w:t>Endpoint:</w:t>
      </w:r>
      <w:r w:rsidRPr="002F3F51">
        <w:rPr>
          <w:rFonts w:ascii="Calibri" w:hAnsi="Calibri" w:cs="Calibri"/>
        </w:rPr>
        <w:t xml:space="preserve"> planconnect.capitalsg.com/Trading/DepWDDetail.aspx </w:t>
      </w:r>
      <w:r w:rsidRPr="002F3F51">
        <w:rPr>
          <w:rFonts w:ascii="Calibri" w:hAnsi="Calibri" w:cs="Calibri"/>
          <w:b/>
          <w:bCs/>
        </w:rPr>
        <w:t>Operations:</w:t>
      </w:r>
    </w:p>
    <w:p w14:paraId="32B9F5CC" w14:textId="77777777" w:rsidR="002F3F51" w:rsidRPr="002F3F51" w:rsidRDefault="002F3F51" w:rsidP="007D5939">
      <w:pPr>
        <w:numPr>
          <w:ilvl w:val="0"/>
          <w:numId w:val="44"/>
        </w:numPr>
        <w:rPr>
          <w:rFonts w:ascii="Calibri" w:hAnsi="Calibri" w:cs="Calibri"/>
        </w:rPr>
      </w:pPr>
      <w:r w:rsidRPr="002F3F51">
        <w:rPr>
          <w:rFonts w:ascii="Calibri" w:hAnsi="Calibri" w:cs="Calibri"/>
        </w:rPr>
        <w:t>Create new detail record</w:t>
      </w:r>
    </w:p>
    <w:p w14:paraId="23175101" w14:textId="77777777" w:rsidR="002F3F51" w:rsidRPr="002F3F51" w:rsidRDefault="002F3F51" w:rsidP="007D5939">
      <w:pPr>
        <w:numPr>
          <w:ilvl w:val="0"/>
          <w:numId w:val="44"/>
        </w:numPr>
        <w:rPr>
          <w:rFonts w:ascii="Calibri" w:hAnsi="Calibri" w:cs="Calibri"/>
        </w:rPr>
      </w:pPr>
      <w:r w:rsidRPr="002F3F51">
        <w:rPr>
          <w:rFonts w:ascii="Calibri" w:hAnsi="Calibri" w:cs="Calibri"/>
        </w:rPr>
        <w:t>Update existing detail</w:t>
      </w:r>
    </w:p>
    <w:p w14:paraId="508B4830" w14:textId="77777777" w:rsidR="002F3F51" w:rsidRPr="002F3F51" w:rsidRDefault="002F3F51" w:rsidP="007D5939">
      <w:pPr>
        <w:numPr>
          <w:ilvl w:val="0"/>
          <w:numId w:val="44"/>
        </w:numPr>
        <w:rPr>
          <w:rFonts w:ascii="Calibri" w:hAnsi="Calibri" w:cs="Calibri"/>
        </w:rPr>
      </w:pPr>
      <w:r w:rsidRPr="002F3F51">
        <w:rPr>
          <w:rFonts w:ascii="Calibri" w:hAnsi="Calibri" w:cs="Calibri"/>
        </w:rPr>
        <w:t>Query detail by plan/date</w:t>
      </w:r>
    </w:p>
    <w:p w14:paraId="0A5D3574" w14:textId="77777777" w:rsidR="002F3F51" w:rsidRPr="002F3F51" w:rsidRDefault="002F3F51" w:rsidP="002F3F51">
      <w:pPr>
        <w:rPr>
          <w:rFonts w:ascii="Calibri" w:hAnsi="Calibri" w:cs="Calibri"/>
        </w:rPr>
      </w:pPr>
      <w:r w:rsidRPr="002F3F51">
        <w:rPr>
          <w:rFonts w:ascii="Calibri" w:hAnsi="Calibri" w:cs="Calibri"/>
          <w:b/>
          <w:bCs/>
        </w:rPr>
        <w:t>Data Exchange:</w:t>
      </w:r>
    </w:p>
    <w:p w14:paraId="34D858B7" w14:textId="77777777" w:rsidR="002F3F51" w:rsidRPr="002F3F51" w:rsidRDefault="002F3F51" w:rsidP="007D5939">
      <w:pPr>
        <w:numPr>
          <w:ilvl w:val="0"/>
          <w:numId w:val="45"/>
        </w:numPr>
        <w:rPr>
          <w:rFonts w:ascii="Calibri" w:hAnsi="Calibri" w:cs="Calibri"/>
        </w:rPr>
      </w:pPr>
      <w:r w:rsidRPr="002F3F51">
        <w:rPr>
          <w:rFonts w:ascii="Calibri" w:hAnsi="Calibri" w:cs="Calibri"/>
        </w:rPr>
        <w:t>Plan Name</w:t>
      </w:r>
    </w:p>
    <w:p w14:paraId="6AD03972" w14:textId="77777777" w:rsidR="002F3F51" w:rsidRPr="002F3F51" w:rsidRDefault="002F3F51" w:rsidP="007D5939">
      <w:pPr>
        <w:numPr>
          <w:ilvl w:val="0"/>
          <w:numId w:val="45"/>
        </w:numPr>
        <w:rPr>
          <w:rFonts w:ascii="Calibri" w:hAnsi="Calibri" w:cs="Calibri"/>
        </w:rPr>
      </w:pPr>
      <w:r w:rsidRPr="002F3F51">
        <w:rPr>
          <w:rFonts w:ascii="Calibri" w:hAnsi="Calibri" w:cs="Calibri"/>
        </w:rPr>
        <w:t>Company Name</w:t>
      </w:r>
    </w:p>
    <w:p w14:paraId="5138C9DE" w14:textId="77777777" w:rsidR="002F3F51" w:rsidRPr="002F3F51" w:rsidRDefault="002F3F51" w:rsidP="007D5939">
      <w:pPr>
        <w:numPr>
          <w:ilvl w:val="0"/>
          <w:numId w:val="45"/>
        </w:numPr>
        <w:rPr>
          <w:rFonts w:ascii="Calibri" w:hAnsi="Calibri" w:cs="Calibri"/>
        </w:rPr>
      </w:pPr>
      <w:r w:rsidRPr="002F3F51">
        <w:rPr>
          <w:rFonts w:ascii="Calibri" w:hAnsi="Calibri" w:cs="Calibri"/>
        </w:rPr>
        <w:t>Administrator</w:t>
      </w:r>
    </w:p>
    <w:p w14:paraId="0AA52271" w14:textId="77777777" w:rsidR="002F3F51" w:rsidRPr="002F3F51" w:rsidRDefault="002F3F51" w:rsidP="007D5939">
      <w:pPr>
        <w:numPr>
          <w:ilvl w:val="0"/>
          <w:numId w:val="45"/>
        </w:numPr>
        <w:rPr>
          <w:rFonts w:ascii="Calibri" w:hAnsi="Calibri" w:cs="Calibri"/>
        </w:rPr>
      </w:pPr>
      <w:r w:rsidRPr="002F3F51">
        <w:rPr>
          <w:rFonts w:ascii="Calibri" w:hAnsi="Calibri" w:cs="Calibri"/>
        </w:rPr>
        <w:t>Category</w:t>
      </w:r>
    </w:p>
    <w:p w14:paraId="7C2705E4" w14:textId="77777777" w:rsidR="002F3F51" w:rsidRPr="002F3F51" w:rsidRDefault="002F3F51" w:rsidP="007D5939">
      <w:pPr>
        <w:numPr>
          <w:ilvl w:val="0"/>
          <w:numId w:val="45"/>
        </w:numPr>
        <w:rPr>
          <w:rFonts w:ascii="Calibri" w:hAnsi="Calibri" w:cs="Calibri"/>
        </w:rPr>
      </w:pPr>
      <w:r w:rsidRPr="002F3F51">
        <w:rPr>
          <w:rFonts w:ascii="Calibri" w:hAnsi="Calibri" w:cs="Calibri"/>
        </w:rPr>
        <w:t>Effective Date</w:t>
      </w:r>
    </w:p>
    <w:p w14:paraId="0019E88E" w14:textId="77777777" w:rsidR="002F3F51" w:rsidRPr="002F3F51" w:rsidRDefault="002F3F51" w:rsidP="007D5939">
      <w:pPr>
        <w:numPr>
          <w:ilvl w:val="0"/>
          <w:numId w:val="45"/>
        </w:numPr>
        <w:rPr>
          <w:rFonts w:ascii="Calibri" w:hAnsi="Calibri" w:cs="Calibri"/>
        </w:rPr>
      </w:pPr>
      <w:r w:rsidRPr="002F3F51">
        <w:rPr>
          <w:rFonts w:ascii="Calibri" w:hAnsi="Calibri" w:cs="Calibri"/>
        </w:rPr>
        <w:t>Contribution amounts by source</w:t>
      </w:r>
    </w:p>
    <w:p w14:paraId="7CFB3246" w14:textId="77777777" w:rsidR="002F3F51" w:rsidRPr="002F3F51" w:rsidRDefault="002F3F51" w:rsidP="007D5939">
      <w:pPr>
        <w:numPr>
          <w:ilvl w:val="0"/>
          <w:numId w:val="45"/>
        </w:numPr>
        <w:rPr>
          <w:rFonts w:ascii="Calibri" w:hAnsi="Calibri" w:cs="Calibri"/>
        </w:rPr>
      </w:pPr>
      <w:r w:rsidRPr="002F3F51">
        <w:rPr>
          <w:rFonts w:ascii="Calibri" w:hAnsi="Calibri" w:cs="Calibri"/>
        </w:rPr>
        <w:t>Request Date</w:t>
      </w:r>
    </w:p>
    <w:p w14:paraId="4BC4AB74" w14:textId="77777777" w:rsidR="002F3F51" w:rsidRPr="002F3F51" w:rsidRDefault="002F3F51" w:rsidP="007D5939">
      <w:pPr>
        <w:numPr>
          <w:ilvl w:val="0"/>
          <w:numId w:val="45"/>
        </w:numPr>
        <w:rPr>
          <w:rFonts w:ascii="Calibri" w:hAnsi="Calibri" w:cs="Calibri"/>
        </w:rPr>
      </w:pPr>
      <w:r w:rsidRPr="002F3F51">
        <w:rPr>
          <w:rFonts w:ascii="Calibri" w:hAnsi="Calibri" w:cs="Calibri"/>
        </w:rPr>
        <w:t>Comments</w:t>
      </w:r>
    </w:p>
    <w:p w14:paraId="52F26AB7" w14:textId="77777777" w:rsidR="002F3F51" w:rsidRPr="00A37C03" w:rsidRDefault="002F3F51" w:rsidP="00CE55E3">
      <w:pPr>
        <w:pStyle w:val="Heading5"/>
        <w:rPr>
          <w:rFonts w:ascii="Calibri" w:hAnsi="Calibri" w:cs="Calibri"/>
        </w:rPr>
      </w:pPr>
      <w:r w:rsidRPr="00A37C03">
        <w:rPr>
          <w:rFonts w:ascii="Calibri" w:hAnsi="Calibri" w:cs="Calibri"/>
        </w:rPr>
        <w:t>8.1.2 ACH Activity API</w:t>
      </w:r>
    </w:p>
    <w:p w14:paraId="38F4C5B3" w14:textId="77777777" w:rsidR="002F3F51" w:rsidRPr="002F3F51" w:rsidRDefault="002F3F51" w:rsidP="002F3F51">
      <w:pPr>
        <w:rPr>
          <w:rFonts w:ascii="Calibri" w:hAnsi="Calibri" w:cs="Calibri"/>
        </w:rPr>
      </w:pPr>
      <w:r w:rsidRPr="002F3F51">
        <w:rPr>
          <w:rFonts w:ascii="Calibri" w:hAnsi="Calibri" w:cs="Calibri"/>
          <w:b/>
          <w:bCs/>
        </w:rPr>
        <w:t>Endpoint:</w:t>
      </w:r>
      <w:r w:rsidRPr="002F3F51">
        <w:rPr>
          <w:rFonts w:ascii="Calibri" w:hAnsi="Calibri" w:cs="Calibri"/>
        </w:rPr>
        <w:t xml:space="preserve"> planconnect.capitalsg.com/Trading/AchActivity.aspx </w:t>
      </w:r>
      <w:r w:rsidRPr="002F3F51">
        <w:rPr>
          <w:rFonts w:ascii="Calibri" w:hAnsi="Calibri" w:cs="Calibri"/>
          <w:b/>
          <w:bCs/>
        </w:rPr>
        <w:t>Operations:</w:t>
      </w:r>
    </w:p>
    <w:p w14:paraId="215127FD" w14:textId="77777777" w:rsidR="002F3F51" w:rsidRPr="002F3F51" w:rsidRDefault="002F3F51" w:rsidP="007D5939">
      <w:pPr>
        <w:numPr>
          <w:ilvl w:val="0"/>
          <w:numId w:val="46"/>
        </w:numPr>
        <w:rPr>
          <w:rFonts w:ascii="Calibri" w:hAnsi="Calibri" w:cs="Calibri"/>
        </w:rPr>
      </w:pPr>
      <w:r w:rsidRPr="002F3F51">
        <w:rPr>
          <w:rFonts w:ascii="Calibri" w:hAnsi="Calibri" w:cs="Calibri"/>
        </w:rPr>
        <w:t>Create ACH activity record</w:t>
      </w:r>
    </w:p>
    <w:p w14:paraId="4177E515" w14:textId="77777777" w:rsidR="002F3F51" w:rsidRPr="002F3F51" w:rsidRDefault="002F3F51" w:rsidP="007D5939">
      <w:pPr>
        <w:numPr>
          <w:ilvl w:val="0"/>
          <w:numId w:val="46"/>
        </w:numPr>
        <w:rPr>
          <w:rFonts w:ascii="Calibri" w:hAnsi="Calibri" w:cs="Calibri"/>
        </w:rPr>
      </w:pPr>
      <w:r w:rsidRPr="002F3F51">
        <w:rPr>
          <w:rFonts w:ascii="Calibri" w:hAnsi="Calibri" w:cs="Calibri"/>
        </w:rPr>
        <w:t>Assign administrator</w:t>
      </w:r>
    </w:p>
    <w:p w14:paraId="2F9C3E1B" w14:textId="77777777" w:rsidR="002F3F51" w:rsidRPr="002F3F51" w:rsidRDefault="002F3F51" w:rsidP="007D5939">
      <w:pPr>
        <w:numPr>
          <w:ilvl w:val="0"/>
          <w:numId w:val="46"/>
        </w:numPr>
        <w:rPr>
          <w:rFonts w:ascii="Calibri" w:hAnsi="Calibri" w:cs="Calibri"/>
        </w:rPr>
      </w:pPr>
      <w:r w:rsidRPr="002F3F51">
        <w:rPr>
          <w:rFonts w:ascii="Calibri" w:hAnsi="Calibri" w:cs="Calibri"/>
        </w:rPr>
        <w:t>Send sponsor notification</w:t>
      </w:r>
    </w:p>
    <w:p w14:paraId="180765BB" w14:textId="77777777" w:rsidR="002F3F51" w:rsidRPr="002F3F51" w:rsidRDefault="002F3F51" w:rsidP="007D5939">
      <w:pPr>
        <w:numPr>
          <w:ilvl w:val="0"/>
          <w:numId w:val="46"/>
        </w:numPr>
        <w:rPr>
          <w:rFonts w:ascii="Calibri" w:hAnsi="Calibri" w:cs="Calibri"/>
        </w:rPr>
      </w:pPr>
      <w:r w:rsidRPr="002F3F51">
        <w:rPr>
          <w:rFonts w:ascii="Calibri" w:hAnsi="Calibri" w:cs="Calibri"/>
        </w:rPr>
        <w:t>Query pending ACH items</w:t>
      </w:r>
    </w:p>
    <w:p w14:paraId="6ED67B31" w14:textId="77777777" w:rsidR="002F3F51" w:rsidRPr="002F3F51" w:rsidRDefault="002F3F51" w:rsidP="007D5939">
      <w:pPr>
        <w:numPr>
          <w:ilvl w:val="0"/>
          <w:numId w:val="46"/>
        </w:numPr>
        <w:rPr>
          <w:rFonts w:ascii="Calibri" w:hAnsi="Calibri" w:cs="Calibri"/>
        </w:rPr>
      </w:pPr>
      <w:r w:rsidRPr="002F3F51">
        <w:rPr>
          <w:rFonts w:ascii="Calibri" w:hAnsi="Calibri" w:cs="Calibri"/>
        </w:rPr>
        <w:t>Check for duplicates</w:t>
      </w:r>
    </w:p>
    <w:p w14:paraId="3540F2D9" w14:textId="77777777" w:rsidR="002F3F51" w:rsidRPr="00A37C03" w:rsidRDefault="002F3F51" w:rsidP="00CE55E3">
      <w:pPr>
        <w:pStyle w:val="Heading4"/>
        <w:rPr>
          <w:rFonts w:ascii="Calibri" w:hAnsi="Calibri" w:cs="Calibri"/>
        </w:rPr>
      </w:pPr>
      <w:r w:rsidRPr="00A37C03">
        <w:rPr>
          <w:rFonts w:ascii="Calibri" w:hAnsi="Calibri" w:cs="Calibri"/>
        </w:rPr>
        <w:t>8.2 Relias Integration</w:t>
      </w:r>
    </w:p>
    <w:p w14:paraId="17B145FA" w14:textId="77777777" w:rsidR="002F3F51" w:rsidRPr="00A37C03" w:rsidRDefault="002F3F51" w:rsidP="00CE55E3">
      <w:pPr>
        <w:pStyle w:val="Heading5"/>
        <w:rPr>
          <w:rFonts w:ascii="Calibri" w:hAnsi="Calibri" w:cs="Calibri"/>
        </w:rPr>
      </w:pPr>
      <w:r w:rsidRPr="00A37C03">
        <w:rPr>
          <w:rFonts w:ascii="Calibri" w:hAnsi="Calibri" w:cs="Calibri"/>
        </w:rPr>
        <w:t>8.2.1 XML Import Interface</w:t>
      </w:r>
    </w:p>
    <w:p w14:paraId="07198D54" w14:textId="0CDB0112" w:rsidR="002F3F51" w:rsidRPr="002F3F51" w:rsidRDefault="002F3F51" w:rsidP="2A07374C">
      <w:pPr>
        <w:rPr>
          <w:rFonts w:ascii="Calibri" w:hAnsi="Calibri" w:cs="Calibri"/>
        </w:rPr>
      </w:pPr>
      <w:r w:rsidRPr="2A07374C">
        <w:rPr>
          <w:rFonts w:ascii="Calibri" w:hAnsi="Calibri" w:cs="Calibri"/>
          <w:b/>
          <w:bCs/>
        </w:rPr>
        <w:t>Type:</w:t>
      </w:r>
      <w:r w:rsidRPr="2A07374C">
        <w:rPr>
          <w:rFonts w:ascii="Calibri" w:hAnsi="Calibri" w:cs="Calibri"/>
        </w:rPr>
        <w:t xml:space="preserve"> File-based batch import </w:t>
      </w:r>
    </w:p>
    <w:p w14:paraId="16F512EB" w14:textId="31F03B46" w:rsidR="002F3F51" w:rsidRPr="002F3F51" w:rsidRDefault="002F3F51" w:rsidP="2A07374C">
      <w:pPr>
        <w:rPr>
          <w:rFonts w:ascii="Calibri" w:hAnsi="Calibri" w:cs="Calibri"/>
        </w:rPr>
      </w:pPr>
      <w:r w:rsidRPr="2A07374C">
        <w:rPr>
          <w:rFonts w:ascii="Calibri" w:hAnsi="Calibri" w:cs="Calibri"/>
          <w:b/>
          <w:bCs/>
        </w:rPr>
        <w:lastRenderedPageBreak/>
        <w:t>Format:</w:t>
      </w:r>
      <w:r w:rsidRPr="2A07374C">
        <w:rPr>
          <w:rFonts w:ascii="Calibri" w:hAnsi="Calibri" w:cs="Calibri"/>
        </w:rPr>
        <w:t xml:space="preserve"> XML </w:t>
      </w:r>
    </w:p>
    <w:p w14:paraId="576D31C1" w14:textId="22E01BEA" w:rsidR="002F3F51" w:rsidRPr="002F3F51" w:rsidRDefault="002F3F51" w:rsidP="2A07374C">
      <w:pPr>
        <w:rPr>
          <w:rFonts w:ascii="Calibri" w:hAnsi="Calibri" w:cs="Calibri"/>
        </w:rPr>
      </w:pPr>
      <w:r w:rsidRPr="2A07374C">
        <w:rPr>
          <w:rFonts w:ascii="Calibri" w:hAnsi="Calibri" w:cs="Calibri"/>
          <w:b/>
          <w:bCs/>
        </w:rPr>
        <w:t>Location:</w:t>
      </w:r>
      <w:r w:rsidRPr="2A07374C">
        <w:rPr>
          <w:rFonts w:ascii="Calibri" w:hAnsi="Calibri" w:cs="Calibri"/>
        </w:rPr>
        <w:t xml:space="preserve"> Designated import directory </w:t>
      </w:r>
    </w:p>
    <w:p w14:paraId="06D644D1" w14:textId="50495D51" w:rsidR="002F3F51" w:rsidRPr="002F3F51" w:rsidRDefault="002F3F51" w:rsidP="002F3F51">
      <w:pPr>
        <w:rPr>
          <w:rFonts w:ascii="Calibri" w:hAnsi="Calibri" w:cs="Calibri"/>
        </w:rPr>
      </w:pPr>
      <w:r w:rsidRPr="2A07374C">
        <w:rPr>
          <w:rFonts w:ascii="Calibri" w:hAnsi="Calibri" w:cs="Calibri"/>
          <w:b/>
          <w:bCs/>
        </w:rPr>
        <w:t>Processing:</w:t>
      </w:r>
      <w:r w:rsidRPr="2A07374C">
        <w:rPr>
          <w:rFonts w:ascii="Calibri" w:hAnsi="Calibri" w:cs="Calibri"/>
        </w:rPr>
        <w:t xml:space="preserve"> Automated import job</w:t>
      </w:r>
    </w:p>
    <w:p w14:paraId="651AB3DB" w14:textId="77777777" w:rsidR="002F3F51" w:rsidRPr="002F3F51" w:rsidRDefault="002F3F51" w:rsidP="002F3F51">
      <w:pPr>
        <w:rPr>
          <w:rFonts w:ascii="Calibri" w:hAnsi="Calibri" w:cs="Calibri"/>
        </w:rPr>
      </w:pPr>
      <w:r w:rsidRPr="002F3F51">
        <w:rPr>
          <w:rFonts w:ascii="Calibri" w:hAnsi="Calibri" w:cs="Calibri"/>
          <w:b/>
          <w:bCs/>
        </w:rPr>
        <w:t>Import Report Capture:</w:t>
      </w:r>
    </w:p>
    <w:p w14:paraId="4C72BFA9" w14:textId="77777777" w:rsidR="002F3F51" w:rsidRPr="002F3F51" w:rsidRDefault="002F3F51" w:rsidP="007D5939">
      <w:pPr>
        <w:numPr>
          <w:ilvl w:val="0"/>
          <w:numId w:val="47"/>
        </w:numPr>
        <w:rPr>
          <w:rFonts w:ascii="Calibri" w:hAnsi="Calibri" w:cs="Calibri"/>
        </w:rPr>
      </w:pPr>
      <w:r w:rsidRPr="002F3F51">
        <w:rPr>
          <w:rFonts w:ascii="Calibri" w:hAnsi="Calibri" w:cs="Calibri"/>
        </w:rPr>
        <w:t>Employee counts</w:t>
      </w:r>
    </w:p>
    <w:p w14:paraId="692F8DD5" w14:textId="77777777" w:rsidR="002F3F51" w:rsidRPr="002F3F51" w:rsidRDefault="002F3F51" w:rsidP="007D5939">
      <w:pPr>
        <w:numPr>
          <w:ilvl w:val="0"/>
          <w:numId w:val="47"/>
        </w:numPr>
        <w:rPr>
          <w:rFonts w:ascii="Calibri" w:hAnsi="Calibri" w:cs="Calibri"/>
        </w:rPr>
      </w:pPr>
      <w:r w:rsidRPr="002F3F51">
        <w:rPr>
          <w:rFonts w:ascii="Calibri" w:hAnsi="Calibri" w:cs="Calibri"/>
        </w:rPr>
        <w:t>Compensation totals</w:t>
      </w:r>
    </w:p>
    <w:p w14:paraId="6061239B" w14:textId="77777777" w:rsidR="002F3F51" w:rsidRPr="002F3F51" w:rsidRDefault="002F3F51" w:rsidP="007D5939">
      <w:pPr>
        <w:numPr>
          <w:ilvl w:val="0"/>
          <w:numId w:val="47"/>
        </w:numPr>
        <w:rPr>
          <w:rFonts w:ascii="Calibri" w:hAnsi="Calibri" w:cs="Calibri"/>
        </w:rPr>
      </w:pPr>
      <w:r w:rsidRPr="002F3F51">
        <w:rPr>
          <w:rFonts w:ascii="Calibri" w:hAnsi="Calibri" w:cs="Calibri"/>
        </w:rPr>
        <w:t>Warnings/errors</w:t>
      </w:r>
    </w:p>
    <w:p w14:paraId="099FDB7C" w14:textId="77777777" w:rsidR="002F3F51" w:rsidRPr="002F3F51" w:rsidRDefault="002F3F51" w:rsidP="007D5939">
      <w:pPr>
        <w:numPr>
          <w:ilvl w:val="0"/>
          <w:numId w:val="47"/>
        </w:numPr>
        <w:rPr>
          <w:rFonts w:ascii="Calibri" w:hAnsi="Calibri" w:cs="Calibri"/>
        </w:rPr>
      </w:pPr>
      <w:r w:rsidRPr="002F3F51">
        <w:rPr>
          <w:rFonts w:ascii="Calibri" w:hAnsi="Calibri" w:cs="Calibri"/>
        </w:rPr>
        <w:t>New employee flags</w:t>
      </w:r>
    </w:p>
    <w:p w14:paraId="54B3E648" w14:textId="77777777" w:rsidR="002F3F51" w:rsidRPr="00A37C03" w:rsidRDefault="002F3F51" w:rsidP="00CE55E3">
      <w:pPr>
        <w:pStyle w:val="Heading4"/>
        <w:rPr>
          <w:rFonts w:ascii="Calibri" w:hAnsi="Calibri" w:cs="Calibri"/>
        </w:rPr>
      </w:pPr>
      <w:r w:rsidRPr="00A37C03">
        <w:rPr>
          <w:rFonts w:ascii="Calibri" w:hAnsi="Calibri" w:cs="Calibri"/>
        </w:rPr>
        <w:t>8.3 File Storage Integration</w:t>
      </w:r>
    </w:p>
    <w:p w14:paraId="149647E1" w14:textId="77777777" w:rsidR="002F3F51" w:rsidRPr="00A37C03" w:rsidRDefault="002F3F51" w:rsidP="00CE55E3">
      <w:pPr>
        <w:pStyle w:val="Heading5"/>
        <w:rPr>
          <w:rFonts w:ascii="Calibri" w:hAnsi="Calibri" w:cs="Calibri"/>
        </w:rPr>
      </w:pPr>
      <w:r w:rsidRPr="00A37C03">
        <w:rPr>
          <w:rFonts w:ascii="Calibri" w:hAnsi="Calibri" w:cs="Calibri"/>
        </w:rPr>
        <w:t>8.3.1 SFTP</w:t>
      </w:r>
    </w:p>
    <w:p w14:paraId="64502F8B" w14:textId="77777777" w:rsidR="002F3F51" w:rsidRPr="002F3F51" w:rsidRDefault="002F3F51" w:rsidP="002F3F51">
      <w:pPr>
        <w:rPr>
          <w:rFonts w:ascii="Calibri" w:hAnsi="Calibri" w:cs="Calibri"/>
        </w:rPr>
      </w:pPr>
      <w:r w:rsidRPr="002F3F51">
        <w:rPr>
          <w:rFonts w:ascii="Calibri" w:hAnsi="Calibri" w:cs="Calibri"/>
          <w:b/>
          <w:bCs/>
        </w:rPr>
        <w:t>Current Paths:</w:t>
      </w:r>
    </w:p>
    <w:p w14:paraId="733CD929" w14:textId="77777777" w:rsidR="002F3F51" w:rsidRPr="002F3F51" w:rsidRDefault="002F3F51" w:rsidP="007D5939">
      <w:pPr>
        <w:numPr>
          <w:ilvl w:val="0"/>
          <w:numId w:val="48"/>
        </w:numPr>
        <w:rPr>
          <w:rFonts w:ascii="Calibri" w:hAnsi="Calibri" w:cs="Calibri"/>
        </w:rPr>
      </w:pPr>
      <w:r w:rsidRPr="002F3F51">
        <w:rPr>
          <w:rFonts w:ascii="Calibri" w:hAnsi="Calibri" w:cs="Calibri"/>
        </w:rPr>
        <w:t>\\bs-prod-file01\SFTP (S:)</w:t>
      </w:r>
    </w:p>
    <w:p w14:paraId="0063E8CB" w14:textId="77777777" w:rsidR="002F3F51" w:rsidRPr="002F3F51" w:rsidRDefault="002F3F51" w:rsidP="007D5939">
      <w:pPr>
        <w:numPr>
          <w:ilvl w:val="0"/>
          <w:numId w:val="48"/>
        </w:numPr>
        <w:rPr>
          <w:rFonts w:ascii="Calibri" w:hAnsi="Calibri" w:cs="Calibri"/>
        </w:rPr>
      </w:pPr>
      <w:r w:rsidRPr="002F3F51">
        <w:rPr>
          <w:rFonts w:ascii="Calibri" w:hAnsi="Calibri" w:cs="Calibri"/>
        </w:rPr>
        <w:t>\\bs-prod-file01\RetirementPlans (R:)</w:t>
      </w:r>
    </w:p>
    <w:p w14:paraId="13E660A2" w14:textId="77777777" w:rsidR="002F3F51" w:rsidRPr="002F3F51" w:rsidRDefault="002F3F51" w:rsidP="002F3F51">
      <w:pPr>
        <w:rPr>
          <w:rFonts w:ascii="Calibri" w:hAnsi="Calibri" w:cs="Calibri"/>
        </w:rPr>
      </w:pPr>
      <w:r w:rsidRPr="002F3F51">
        <w:rPr>
          <w:rFonts w:ascii="Calibri" w:hAnsi="Calibri" w:cs="Calibri"/>
          <w:b/>
          <w:bCs/>
        </w:rPr>
        <w:t>Operations:</w:t>
      </w:r>
    </w:p>
    <w:p w14:paraId="0815D2C4" w14:textId="77777777" w:rsidR="002F3F51" w:rsidRPr="002F3F51" w:rsidRDefault="002F3F51" w:rsidP="007D5939">
      <w:pPr>
        <w:numPr>
          <w:ilvl w:val="0"/>
          <w:numId w:val="49"/>
        </w:numPr>
        <w:rPr>
          <w:rFonts w:ascii="Calibri" w:hAnsi="Calibri" w:cs="Calibri"/>
        </w:rPr>
      </w:pPr>
      <w:r w:rsidRPr="002F3F51">
        <w:rPr>
          <w:rFonts w:ascii="Calibri" w:hAnsi="Calibri" w:cs="Calibri"/>
        </w:rPr>
        <w:t>Monitor for new files</w:t>
      </w:r>
    </w:p>
    <w:p w14:paraId="4843559E" w14:textId="77777777" w:rsidR="002F3F51" w:rsidRPr="002F3F51" w:rsidRDefault="002F3F51" w:rsidP="007D5939">
      <w:pPr>
        <w:numPr>
          <w:ilvl w:val="0"/>
          <w:numId w:val="49"/>
        </w:numPr>
        <w:rPr>
          <w:rFonts w:ascii="Calibri" w:hAnsi="Calibri" w:cs="Calibri"/>
        </w:rPr>
      </w:pPr>
      <w:r w:rsidRPr="002F3F51">
        <w:rPr>
          <w:rFonts w:ascii="Calibri" w:hAnsi="Calibri" w:cs="Calibri"/>
        </w:rPr>
        <w:t>Read file content</w:t>
      </w:r>
    </w:p>
    <w:p w14:paraId="5A386512" w14:textId="77777777" w:rsidR="002F3F51" w:rsidRPr="002F3F51" w:rsidRDefault="002F3F51" w:rsidP="007D5939">
      <w:pPr>
        <w:numPr>
          <w:ilvl w:val="0"/>
          <w:numId w:val="49"/>
        </w:numPr>
        <w:rPr>
          <w:rFonts w:ascii="Calibri" w:hAnsi="Calibri" w:cs="Calibri"/>
        </w:rPr>
      </w:pPr>
      <w:r w:rsidRPr="002F3F51">
        <w:rPr>
          <w:rFonts w:ascii="Calibri" w:hAnsi="Calibri" w:cs="Calibri"/>
        </w:rPr>
        <w:t>Archive processed files</w:t>
      </w:r>
    </w:p>
    <w:p w14:paraId="408A4B51" w14:textId="77777777" w:rsidR="002F3F51" w:rsidRPr="00A37C03" w:rsidRDefault="002F3F51" w:rsidP="00CE55E3">
      <w:pPr>
        <w:pStyle w:val="Heading5"/>
        <w:rPr>
          <w:rFonts w:ascii="Calibri" w:hAnsi="Calibri" w:cs="Calibri"/>
        </w:rPr>
      </w:pPr>
      <w:r w:rsidRPr="00A37C03">
        <w:rPr>
          <w:rFonts w:ascii="Calibri" w:hAnsi="Calibri" w:cs="Calibri"/>
        </w:rPr>
        <w:t>8.3.2 S3</w:t>
      </w:r>
    </w:p>
    <w:p w14:paraId="14782BDC" w14:textId="77777777" w:rsidR="002F3F51" w:rsidRPr="002F3F51" w:rsidRDefault="002F3F51" w:rsidP="002F3F51">
      <w:pPr>
        <w:rPr>
          <w:rFonts w:ascii="Calibri" w:hAnsi="Calibri" w:cs="Calibri"/>
        </w:rPr>
      </w:pPr>
      <w:r w:rsidRPr="002F3F51">
        <w:rPr>
          <w:rFonts w:ascii="Calibri" w:hAnsi="Calibri" w:cs="Calibri"/>
          <w:b/>
          <w:bCs/>
        </w:rPr>
        <w:t>Buckets:</w:t>
      </w:r>
    </w:p>
    <w:p w14:paraId="61374AB2" w14:textId="77777777" w:rsidR="002F3F51" w:rsidRPr="002F3F51" w:rsidRDefault="002F3F51" w:rsidP="007D5939">
      <w:pPr>
        <w:numPr>
          <w:ilvl w:val="0"/>
          <w:numId w:val="50"/>
        </w:numPr>
        <w:rPr>
          <w:rFonts w:ascii="Calibri" w:hAnsi="Calibri" w:cs="Calibri"/>
        </w:rPr>
      </w:pPr>
      <w:r w:rsidRPr="002F3F51">
        <w:rPr>
          <w:rFonts w:ascii="Calibri" w:hAnsi="Calibri" w:cs="Calibri"/>
        </w:rPr>
        <w:t>Raw file intake bucket</w:t>
      </w:r>
    </w:p>
    <w:p w14:paraId="21397C36" w14:textId="77777777" w:rsidR="002F3F51" w:rsidRPr="002F3F51" w:rsidRDefault="002F3F51" w:rsidP="007D5939">
      <w:pPr>
        <w:numPr>
          <w:ilvl w:val="0"/>
          <w:numId w:val="50"/>
        </w:numPr>
        <w:rPr>
          <w:rFonts w:ascii="Calibri" w:hAnsi="Calibri" w:cs="Calibri"/>
        </w:rPr>
      </w:pPr>
      <w:r w:rsidRPr="002F3F51">
        <w:rPr>
          <w:rFonts w:ascii="Calibri" w:hAnsi="Calibri" w:cs="Calibri"/>
        </w:rPr>
        <w:t>Processed file archive bucket</w:t>
      </w:r>
    </w:p>
    <w:p w14:paraId="355EEC86" w14:textId="77777777" w:rsidR="002F3F51" w:rsidRPr="002F3F51" w:rsidRDefault="002F3F51" w:rsidP="007D5939">
      <w:pPr>
        <w:numPr>
          <w:ilvl w:val="0"/>
          <w:numId w:val="50"/>
        </w:numPr>
        <w:rPr>
          <w:rFonts w:ascii="Calibri" w:hAnsi="Calibri" w:cs="Calibri"/>
        </w:rPr>
      </w:pPr>
      <w:r w:rsidRPr="002F3F51">
        <w:rPr>
          <w:rFonts w:ascii="Calibri" w:hAnsi="Calibri" w:cs="Calibri"/>
        </w:rPr>
        <w:t>Failed file quarantine bucket</w:t>
      </w:r>
    </w:p>
    <w:p w14:paraId="15A4A068" w14:textId="77777777" w:rsidR="002F3F51" w:rsidRPr="002F3F51" w:rsidRDefault="002F3F51" w:rsidP="002F3F51">
      <w:pPr>
        <w:rPr>
          <w:rFonts w:ascii="Calibri" w:hAnsi="Calibri" w:cs="Calibri"/>
        </w:rPr>
      </w:pPr>
      <w:r w:rsidRPr="002F3F51">
        <w:rPr>
          <w:rFonts w:ascii="Calibri" w:hAnsi="Calibri" w:cs="Calibri"/>
          <w:b/>
          <w:bCs/>
        </w:rPr>
        <w:t>Operations:</w:t>
      </w:r>
    </w:p>
    <w:p w14:paraId="67AA7372" w14:textId="77777777" w:rsidR="002F3F51" w:rsidRPr="002F3F51" w:rsidRDefault="002F3F51" w:rsidP="007D5939">
      <w:pPr>
        <w:numPr>
          <w:ilvl w:val="0"/>
          <w:numId w:val="51"/>
        </w:numPr>
        <w:rPr>
          <w:rFonts w:ascii="Calibri" w:hAnsi="Calibri" w:cs="Calibri"/>
        </w:rPr>
      </w:pPr>
      <w:r w:rsidRPr="002F3F51">
        <w:rPr>
          <w:rFonts w:ascii="Calibri" w:hAnsi="Calibri" w:cs="Calibri"/>
        </w:rPr>
        <w:t>Generate presigned URLs for upload</w:t>
      </w:r>
    </w:p>
    <w:p w14:paraId="111BC910" w14:textId="77777777" w:rsidR="002F3F51" w:rsidRPr="002F3F51" w:rsidRDefault="002F3F51" w:rsidP="007D5939">
      <w:pPr>
        <w:numPr>
          <w:ilvl w:val="0"/>
          <w:numId w:val="51"/>
        </w:numPr>
        <w:rPr>
          <w:rFonts w:ascii="Calibri" w:hAnsi="Calibri" w:cs="Calibri"/>
        </w:rPr>
      </w:pPr>
      <w:r w:rsidRPr="002F3F51">
        <w:rPr>
          <w:rFonts w:ascii="Calibri" w:hAnsi="Calibri" w:cs="Calibri"/>
        </w:rPr>
        <w:t>Trigger processing on upload event</w:t>
      </w:r>
    </w:p>
    <w:p w14:paraId="71FD2CD2" w14:textId="77777777" w:rsidR="002F3F51" w:rsidRPr="002F3F51" w:rsidRDefault="002F3F51" w:rsidP="007D5939">
      <w:pPr>
        <w:numPr>
          <w:ilvl w:val="0"/>
          <w:numId w:val="51"/>
        </w:numPr>
        <w:rPr>
          <w:rFonts w:ascii="Calibri" w:hAnsi="Calibri" w:cs="Calibri"/>
        </w:rPr>
      </w:pPr>
      <w:r w:rsidRPr="002F3F51">
        <w:rPr>
          <w:rFonts w:ascii="Calibri" w:hAnsi="Calibri" w:cs="Calibri"/>
        </w:rPr>
        <w:lastRenderedPageBreak/>
        <w:t>Archive with retention policy</w:t>
      </w:r>
    </w:p>
    <w:p w14:paraId="18AD7578" w14:textId="77777777" w:rsidR="002F3F51" w:rsidRPr="00A37C03" w:rsidRDefault="002F3F51" w:rsidP="00CE55E3">
      <w:pPr>
        <w:pStyle w:val="Heading4"/>
        <w:rPr>
          <w:rFonts w:ascii="Calibri" w:hAnsi="Calibri" w:cs="Calibri"/>
        </w:rPr>
      </w:pPr>
      <w:r w:rsidRPr="00A37C03">
        <w:rPr>
          <w:rFonts w:ascii="Calibri" w:hAnsi="Calibri" w:cs="Calibri"/>
        </w:rPr>
        <w:t>8.4 Notification Integration</w:t>
      </w:r>
    </w:p>
    <w:p w14:paraId="518035C3" w14:textId="77777777" w:rsidR="002F3F51" w:rsidRPr="00A37C03" w:rsidRDefault="002F3F51" w:rsidP="00CE55E3">
      <w:pPr>
        <w:pStyle w:val="Heading5"/>
        <w:rPr>
          <w:rFonts w:ascii="Calibri" w:hAnsi="Calibri" w:cs="Calibri"/>
        </w:rPr>
      </w:pPr>
      <w:r w:rsidRPr="00A37C03">
        <w:rPr>
          <w:rFonts w:ascii="Calibri" w:hAnsi="Calibri" w:cs="Calibri"/>
        </w:rPr>
        <w:t>8.4.1 SQS Queues</w:t>
      </w:r>
    </w:p>
    <w:p w14:paraId="3E9B6A62" w14:textId="77777777" w:rsidR="002F3F51" w:rsidRPr="002F3F51" w:rsidRDefault="002F3F51" w:rsidP="007D5939">
      <w:pPr>
        <w:numPr>
          <w:ilvl w:val="0"/>
          <w:numId w:val="52"/>
        </w:numPr>
        <w:rPr>
          <w:rFonts w:ascii="Calibri" w:hAnsi="Calibri" w:cs="Calibri"/>
        </w:rPr>
      </w:pPr>
      <w:r w:rsidRPr="002F3F51">
        <w:rPr>
          <w:rFonts w:ascii="Calibri" w:hAnsi="Calibri" w:cs="Calibri"/>
        </w:rPr>
        <w:t>payroll-review-queue - Items requiring human review</w:t>
      </w:r>
    </w:p>
    <w:p w14:paraId="6B4D04B2" w14:textId="77777777" w:rsidR="002F3F51" w:rsidRPr="002F3F51" w:rsidRDefault="002F3F51" w:rsidP="007D5939">
      <w:pPr>
        <w:numPr>
          <w:ilvl w:val="0"/>
          <w:numId w:val="52"/>
        </w:numPr>
        <w:rPr>
          <w:rFonts w:ascii="Calibri" w:hAnsi="Calibri" w:cs="Calibri"/>
        </w:rPr>
      </w:pPr>
      <w:r w:rsidRPr="002F3F51">
        <w:rPr>
          <w:rFonts w:ascii="Calibri" w:hAnsi="Calibri" w:cs="Calibri"/>
        </w:rPr>
        <w:t>payroll-notification-queue - Status notifications</w:t>
      </w:r>
    </w:p>
    <w:p w14:paraId="04BA0B5E" w14:textId="77777777" w:rsidR="002F3F51" w:rsidRPr="002F3F51" w:rsidRDefault="002F3F51" w:rsidP="007D5939">
      <w:pPr>
        <w:numPr>
          <w:ilvl w:val="0"/>
          <w:numId w:val="52"/>
        </w:numPr>
        <w:rPr>
          <w:rFonts w:ascii="Calibri" w:hAnsi="Calibri" w:cs="Calibri"/>
        </w:rPr>
      </w:pPr>
      <w:r w:rsidRPr="002F3F51">
        <w:rPr>
          <w:rFonts w:ascii="Calibri" w:hAnsi="Calibri" w:cs="Calibri"/>
        </w:rPr>
        <w:t>payroll-exception-queue - Exception handling</w:t>
      </w:r>
    </w:p>
    <w:p w14:paraId="7052BB6F" w14:textId="77777777" w:rsidR="002F3F51" w:rsidRPr="00A37C03" w:rsidRDefault="002F3F51" w:rsidP="00CE55E3">
      <w:pPr>
        <w:pStyle w:val="Heading5"/>
        <w:rPr>
          <w:rFonts w:ascii="Calibri" w:hAnsi="Calibri" w:cs="Calibri"/>
        </w:rPr>
      </w:pPr>
      <w:r w:rsidRPr="00A37C03">
        <w:rPr>
          <w:rFonts w:ascii="Calibri" w:hAnsi="Calibri" w:cs="Calibri"/>
        </w:rPr>
        <w:t>8.4.2 EventBridge</w:t>
      </w:r>
    </w:p>
    <w:p w14:paraId="30ED8A8F" w14:textId="77777777" w:rsidR="002F3F51" w:rsidRPr="002F3F51" w:rsidRDefault="002F3F51" w:rsidP="007D5939">
      <w:pPr>
        <w:numPr>
          <w:ilvl w:val="0"/>
          <w:numId w:val="53"/>
        </w:numPr>
        <w:rPr>
          <w:rFonts w:ascii="Calibri" w:hAnsi="Calibri" w:cs="Calibri"/>
        </w:rPr>
      </w:pPr>
      <w:r w:rsidRPr="002F3F51">
        <w:rPr>
          <w:rFonts w:ascii="Calibri" w:hAnsi="Calibri" w:cs="Calibri"/>
        </w:rPr>
        <w:t>File arrival events</w:t>
      </w:r>
    </w:p>
    <w:p w14:paraId="23E965E5" w14:textId="77777777" w:rsidR="002F3F51" w:rsidRPr="002F3F51" w:rsidRDefault="002F3F51" w:rsidP="007D5939">
      <w:pPr>
        <w:numPr>
          <w:ilvl w:val="0"/>
          <w:numId w:val="53"/>
        </w:numPr>
        <w:rPr>
          <w:rFonts w:ascii="Calibri" w:hAnsi="Calibri" w:cs="Calibri"/>
        </w:rPr>
      </w:pPr>
      <w:r w:rsidRPr="002F3F51">
        <w:rPr>
          <w:rFonts w:ascii="Calibri" w:hAnsi="Calibri" w:cs="Calibri"/>
        </w:rPr>
        <w:t>Processing completion events</w:t>
      </w:r>
    </w:p>
    <w:p w14:paraId="4BF6C2C7" w14:textId="77777777" w:rsidR="002F3F51" w:rsidRPr="002F3F51" w:rsidRDefault="002F3F51" w:rsidP="007D5939">
      <w:pPr>
        <w:numPr>
          <w:ilvl w:val="0"/>
          <w:numId w:val="53"/>
        </w:numPr>
        <w:rPr>
          <w:rFonts w:ascii="Calibri" w:hAnsi="Calibri" w:cs="Calibri"/>
        </w:rPr>
      </w:pPr>
      <w:r w:rsidRPr="002F3F51">
        <w:rPr>
          <w:rFonts w:ascii="Calibri" w:hAnsi="Calibri" w:cs="Calibri"/>
        </w:rPr>
        <w:t>Error events</w:t>
      </w:r>
    </w:p>
    <w:p w14:paraId="549B3C29" w14:textId="77777777" w:rsidR="002F3F51" w:rsidRPr="002F3F51" w:rsidRDefault="002F3F51" w:rsidP="007D5939">
      <w:pPr>
        <w:numPr>
          <w:ilvl w:val="0"/>
          <w:numId w:val="53"/>
        </w:numPr>
        <w:rPr>
          <w:rFonts w:ascii="Calibri" w:hAnsi="Calibri" w:cs="Calibri"/>
        </w:rPr>
      </w:pPr>
      <w:r w:rsidRPr="002F3F51">
        <w:rPr>
          <w:rFonts w:ascii="Calibri" w:hAnsi="Calibri" w:cs="Calibri"/>
        </w:rPr>
        <w:t>Deadline warning events</w:t>
      </w:r>
    </w:p>
    <w:p w14:paraId="625FD200" w14:textId="77777777" w:rsidR="002F3F51" w:rsidRPr="002F3F51" w:rsidRDefault="00000000" w:rsidP="002F3F51">
      <w:pPr>
        <w:rPr>
          <w:rFonts w:ascii="Calibri" w:hAnsi="Calibri" w:cs="Calibri"/>
        </w:rPr>
      </w:pPr>
      <w:r>
        <w:rPr>
          <w:rFonts w:ascii="Calibri" w:hAnsi="Calibri" w:cs="Calibri"/>
        </w:rPr>
        <w:pict w14:anchorId="237A80E9">
          <v:rect id="_x0000_i1028" style="width:0;height:1.5pt" o:hralign="center" o:hrstd="t" o:hr="t" fillcolor="#a0a0a0" stroked="f"/>
        </w:pict>
      </w:r>
    </w:p>
    <w:p w14:paraId="1108336D" w14:textId="77777777" w:rsidR="002F3F51" w:rsidRPr="00A37C03" w:rsidRDefault="002F3F51" w:rsidP="00CE55E3">
      <w:pPr>
        <w:pStyle w:val="Heading2"/>
        <w:rPr>
          <w:rFonts w:ascii="Calibri" w:hAnsi="Calibri" w:cs="Calibri"/>
        </w:rPr>
      </w:pPr>
      <w:bookmarkStart w:id="215" w:name="_Toc220763520"/>
      <w:r w:rsidRPr="00A37C03">
        <w:rPr>
          <w:rFonts w:ascii="Calibri" w:hAnsi="Calibri" w:cs="Calibri"/>
        </w:rPr>
        <w:t>9. Record Exclusion Rules</w:t>
      </w:r>
      <w:bookmarkEnd w:id="215"/>
    </w:p>
    <w:p w14:paraId="02A9A5E2" w14:textId="77777777" w:rsidR="002F3F51" w:rsidRPr="002F3F51" w:rsidRDefault="002F3F51" w:rsidP="002F3F51">
      <w:pPr>
        <w:rPr>
          <w:rFonts w:ascii="Calibri" w:hAnsi="Calibri" w:cs="Calibri"/>
        </w:rPr>
      </w:pPr>
      <w:r w:rsidRPr="002F3F51">
        <w:rPr>
          <w:rFonts w:ascii="Calibri" w:hAnsi="Calibri" w:cs="Calibri"/>
        </w:rPr>
        <w:t>This section documents all conditions under which records are excluded from processing or output.</w:t>
      </w:r>
    </w:p>
    <w:p w14:paraId="414D74F1" w14:textId="77777777" w:rsidR="002F3F51" w:rsidRPr="00A37C03" w:rsidRDefault="002F3F51" w:rsidP="00F84AED">
      <w:pPr>
        <w:pStyle w:val="Heading3"/>
        <w:rPr>
          <w:rFonts w:ascii="Calibri" w:hAnsi="Calibri" w:cs="Calibri"/>
        </w:rPr>
      </w:pPr>
      <w:bookmarkStart w:id="216" w:name="_Toc220763521"/>
      <w:r w:rsidRPr="00A37C03">
        <w:rPr>
          <w:rFonts w:ascii="Calibri" w:hAnsi="Calibri" w:cs="Calibri"/>
        </w:rPr>
        <w:t>9.1 Pre-Processing Exclusions</w:t>
      </w:r>
      <w:bookmarkEnd w:id="216"/>
    </w:p>
    <w:tbl>
      <w:tblPr>
        <w:tblStyle w:val="TableGrid"/>
        <w:tblW w:w="0" w:type="auto"/>
        <w:tblLook w:val="04A0" w:firstRow="1" w:lastRow="0" w:firstColumn="1" w:lastColumn="0" w:noHBand="0" w:noVBand="1"/>
      </w:tblPr>
      <w:tblGrid>
        <w:gridCol w:w="2235"/>
        <w:gridCol w:w="4481"/>
        <w:gridCol w:w="885"/>
        <w:gridCol w:w="1749"/>
      </w:tblGrid>
      <w:tr w:rsidR="002F3F51" w:rsidRPr="002F3F51" w14:paraId="0E6B254D" w14:textId="77777777" w:rsidTr="00CE55E3">
        <w:tc>
          <w:tcPr>
            <w:tcW w:w="0" w:type="auto"/>
            <w:hideMark/>
          </w:tcPr>
          <w:p w14:paraId="538C10FA"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Exclusion Rule</w:t>
            </w:r>
          </w:p>
        </w:tc>
        <w:tc>
          <w:tcPr>
            <w:tcW w:w="0" w:type="auto"/>
            <w:hideMark/>
          </w:tcPr>
          <w:p w14:paraId="3F7425FB"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Condition</w:t>
            </w:r>
          </w:p>
        </w:tc>
        <w:tc>
          <w:tcPr>
            <w:tcW w:w="0" w:type="auto"/>
            <w:hideMark/>
          </w:tcPr>
          <w:p w14:paraId="65E1DBE2"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Stage</w:t>
            </w:r>
          </w:p>
        </w:tc>
        <w:tc>
          <w:tcPr>
            <w:tcW w:w="0" w:type="auto"/>
            <w:hideMark/>
          </w:tcPr>
          <w:p w14:paraId="24BD54C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Output</w:t>
            </w:r>
          </w:p>
        </w:tc>
      </w:tr>
      <w:tr w:rsidR="002F3F51" w:rsidRPr="002F3F51" w14:paraId="6526A26E" w14:textId="77777777" w:rsidTr="00CE55E3">
        <w:tc>
          <w:tcPr>
            <w:tcW w:w="0" w:type="auto"/>
            <w:hideMark/>
          </w:tcPr>
          <w:p w14:paraId="3F82B2DF" w14:textId="77777777" w:rsidR="002F3F51" w:rsidRPr="002F3F51" w:rsidRDefault="002F3F51" w:rsidP="002F3F51">
            <w:pPr>
              <w:spacing w:after="160" w:line="279" w:lineRule="auto"/>
              <w:rPr>
                <w:rFonts w:ascii="Calibri" w:hAnsi="Calibri" w:cs="Calibri"/>
              </w:rPr>
            </w:pPr>
            <w:r w:rsidRPr="002F3F51">
              <w:rPr>
                <w:rFonts w:ascii="Calibri" w:hAnsi="Calibri" w:cs="Calibri"/>
              </w:rPr>
              <w:t>Header row removal</w:t>
            </w:r>
          </w:p>
        </w:tc>
        <w:tc>
          <w:tcPr>
            <w:tcW w:w="0" w:type="auto"/>
            <w:hideMark/>
          </w:tcPr>
          <w:p w14:paraId="1414DBD2" w14:textId="77777777" w:rsidR="002F3F51" w:rsidRPr="002F3F51" w:rsidRDefault="002F3F51" w:rsidP="002F3F51">
            <w:pPr>
              <w:spacing w:after="160" w:line="279" w:lineRule="auto"/>
              <w:rPr>
                <w:rFonts w:ascii="Calibri" w:hAnsi="Calibri" w:cs="Calibri"/>
              </w:rPr>
            </w:pPr>
            <w:r w:rsidRPr="002F3F51">
              <w:rPr>
                <w:rFonts w:ascii="Calibri" w:hAnsi="Calibri" w:cs="Calibri"/>
              </w:rPr>
              <w:t>SSN = "pad" OR SSN = "ssn" (case-insensitive)</w:t>
            </w:r>
          </w:p>
        </w:tc>
        <w:tc>
          <w:tcPr>
            <w:tcW w:w="0" w:type="auto"/>
            <w:hideMark/>
          </w:tcPr>
          <w:p w14:paraId="7F41D3B6" w14:textId="77777777" w:rsidR="002F3F51" w:rsidRPr="002F3F51" w:rsidRDefault="002F3F51" w:rsidP="002F3F51">
            <w:pPr>
              <w:spacing w:after="160" w:line="279" w:lineRule="auto"/>
              <w:rPr>
                <w:rFonts w:ascii="Calibri" w:hAnsi="Calibri" w:cs="Calibri"/>
              </w:rPr>
            </w:pPr>
            <w:r w:rsidRPr="002F3F51">
              <w:rPr>
                <w:rFonts w:ascii="Calibri" w:hAnsi="Calibri" w:cs="Calibri"/>
              </w:rPr>
              <w:t>Import</w:t>
            </w:r>
          </w:p>
        </w:tc>
        <w:tc>
          <w:tcPr>
            <w:tcW w:w="0" w:type="auto"/>
            <w:hideMark/>
          </w:tcPr>
          <w:p w14:paraId="1B63F7D0" w14:textId="77777777" w:rsidR="002F3F51" w:rsidRPr="002F3F51" w:rsidRDefault="002F3F51" w:rsidP="002F3F51">
            <w:pPr>
              <w:spacing w:after="160" w:line="279" w:lineRule="auto"/>
              <w:rPr>
                <w:rFonts w:ascii="Calibri" w:hAnsi="Calibri" w:cs="Calibri"/>
              </w:rPr>
            </w:pPr>
            <w:r w:rsidRPr="002F3F51">
              <w:rPr>
                <w:rFonts w:ascii="Calibri" w:hAnsi="Calibri" w:cs="Calibri"/>
              </w:rPr>
              <w:t>Dropped</w:t>
            </w:r>
          </w:p>
        </w:tc>
      </w:tr>
      <w:tr w:rsidR="002F3F51" w:rsidRPr="002F3F51" w14:paraId="44C12DC9" w14:textId="77777777" w:rsidTr="00CE55E3">
        <w:tc>
          <w:tcPr>
            <w:tcW w:w="0" w:type="auto"/>
            <w:hideMark/>
          </w:tcPr>
          <w:p w14:paraId="163234D3" w14:textId="77777777" w:rsidR="002F3F51" w:rsidRPr="002F3F51" w:rsidRDefault="002F3F51" w:rsidP="002F3F51">
            <w:pPr>
              <w:spacing w:after="160" w:line="279" w:lineRule="auto"/>
              <w:rPr>
                <w:rFonts w:ascii="Calibri" w:hAnsi="Calibri" w:cs="Calibri"/>
              </w:rPr>
            </w:pPr>
            <w:r w:rsidRPr="002F3F51">
              <w:rPr>
                <w:rFonts w:ascii="Calibri" w:hAnsi="Calibri" w:cs="Calibri"/>
              </w:rPr>
              <w:t>Header row removal</w:t>
            </w:r>
          </w:p>
        </w:tc>
        <w:tc>
          <w:tcPr>
            <w:tcW w:w="0" w:type="auto"/>
            <w:hideMark/>
          </w:tcPr>
          <w:p w14:paraId="1F21347B" w14:textId="77777777" w:rsidR="002F3F51" w:rsidRPr="002F3F51" w:rsidRDefault="002F3F51" w:rsidP="002F3F51">
            <w:pPr>
              <w:spacing w:after="160" w:line="279" w:lineRule="auto"/>
              <w:rPr>
                <w:rFonts w:ascii="Calibri" w:hAnsi="Calibri" w:cs="Calibri"/>
              </w:rPr>
            </w:pPr>
            <w:r w:rsidRPr="002F3F51">
              <w:rPr>
                <w:rFonts w:ascii="Calibri" w:hAnsi="Calibri" w:cs="Calibri"/>
              </w:rPr>
              <w:t>SSN = "SS#" AND lname = "Last Name"</w:t>
            </w:r>
          </w:p>
        </w:tc>
        <w:tc>
          <w:tcPr>
            <w:tcW w:w="0" w:type="auto"/>
            <w:hideMark/>
          </w:tcPr>
          <w:p w14:paraId="57E72481" w14:textId="77777777" w:rsidR="002F3F51" w:rsidRPr="002F3F51" w:rsidRDefault="002F3F51" w:rsidP="002F3F51">
            <w:pPr>
              <w:spacing w:after="160" w:line="279" w:lineRule="auto"/>
              <w:rPr>
                <w:rFonts w:ascii="Calibri" w:hAnsi="Calibri" w:cs="Calibri"/>
              </w:rPr>
            </w:pPr>
            <w:r w:rsidRPr="002F3F51">
              <w:rPr>
                <w:rFonts w:ascii="Calibri" w:hAnsi="Calibri" w:cs="Calibri"/>
              </w:rPr>
              <w:t>Import</w:t>
            </w:r>
          </w:p>
        </w:tc>
        <w:tc>
          <w:tcPr>
            <w:tcW w:w="0" w:type="auto"/>
            <w:hideMark/>
          </w:tcPr>
          <w:p w14:paraId="59705030" w14:textId="77777777" w:rsidR="002F3F51" w:rsidRPr="002F3F51" w:rsidRDefault="002F3F51" w:rsidP="002F3F51">
            <w:pPr>
              <w:spacing w:after="160" w:line="279" w:lineRule="auto"/>
              <w:rPr>
                <w:rFonts w:ascii="Calibri" w:hAnsi="Calibri" w:cs="Calibri"/>
              </w:rPr>
            </w:pPr>
            <w:r w:rsidRPr="002F3F51">
              <w:rPr>
                <w:rFonts w:ascii="Calibri" w:hAnsi="Calibri" w:cs="Calibri"/>
              </w:rPr>
              <w:t>Dropped</w:t>
            </w:r>
          </w:p>
        </w:tc>
      </w:tr>
      <w:tr w:rsidR="002F3F51" w:rsidRPr="002F3F51" w14:paraId="4016E7A0" w14:textId="77777777" w:rsidTr="00CE55E3">
        <w:tc>
          <w:tcPr>
            <w:tcW w:w="0" w:type="auto"/>
            <w:hideMark/>
          </w:tcPr>
          <w:p w14:paraId="42064486" w14:textId="77777777" w:rsidR="002F3F51" w:rsidRPr="002F3F51" w:rsidRDefault="002F3F51" w:rsidP="002F3F51">
            <w:pPr>
              <w:spacing w:after="160" w:line="279" w:lineRule="auto"/>
              <w:rPr>
                <w:rFonts w:ascii="Calibri" w:hAnsi="Calibri" w:cs="Calibri"/>
              </w:rPr>
            </w:pPr>
            <w:r w:rsidRPr="002F3F51">
              <w:rPr>
                <w:rFonts w:ascii="Calibri" w:hAnsi="Calibri" w:cs="Calibri"/>
              </w:rPr>
              <w:t>Header row removal</w:t>
            </w:r>
          </w:p>
        </w:tc>
        <w:tc>
          <w:tcPr>
            <w:tcW w:w="0" w:type="auto"/>
            <w:hideMark/>
          </w:tcPr>
          <w:p w14:paraId="057F8D9E" w14:textId="77777777" w:rsidR="002F3F51" w:rsidRPr="002F3F51" w:rsidRDefault="002F3F51" w:rsidP="002F3F51">
            <w:pPr>
              <w:spacing w:after="160" w:line="279" w:lineRule="auto"/>
              <w:rPr>
                <w:rFonts w:ascii="Calibri" w:hAnsi="Calibri" w:cs="Calibri"/>
              </w:rPr>
            </w:pPr>
            <w:r w:rsidRPr="002F3F51">
              <w:rPr>
                <w:rFonts w:ascii="Calibri" w:hAnsi="Calibri" w:cs="Calibri"/>
              </w:rPr>
              <w:t>SSN = "Social Security Number" AND lname = "Last Name"</w:t>
            </w:r>
          </w:p>
        </w:tc>
        <w:tc>
          <w:tcPr>
            <w:tcW w:w="0" w:type="auto"/>
            <w:hideMark/>
          </w:tcPr>
          <w:p w14:paraId="09689E13" w14:textId="77777777" w:rsidR="002F3F51" w:rsidRPr="002F3F51" w:rsidRDefault="002F3F51" w:rsidP="002F3F51">
            <w:pPr>
              <w:spacing w:after="160" w:line="279" w:lineRule="auto"/>
              <w:rPr>
                <w:rFonts w:ascii="Calibri" w:hAnsi="Calibri" w:cs="Calibri"/>
              </w:rPr>
            </w:pPr>
            <w:r w:rsidRPr="002F3F51">
              <w:rPr>
                <w:rFonts w:ascii="Calibri" w:hAnsi="Calibri" w:cs="Calibri"/>
              </w:rPr>
              <w:t>Import</w:t>
            </w:r>
          </w:p>
        </w:tc>
        <w:tc>
          <w:tcPr>
            <w:tcW w:w="0" w:type="auto"/>
            <w:hideMark/>
          </w:tcPr>
          <w:p w14:paraId="0D84F0CF" w14:textId="77777777" w:rsidR="002F3F51" w:rsidRPr="002F3F51" w:rsidRDefault="002F3F51" w:rsidP="002F3F51">
            <w:pPr>
              <w:spacing w:after="160" w:line="279" w:lineRule="auto"/>
              <w:rPr>
                <w:rFonts w:ascii="Calibri" w:hAnsi="Calibri" w:cs="Calibri"/>
              </w:rPr>
            </w:pPr>
            <w:r w:rsidRPr="002F3F51">
              <w:rPr>
                <w:rFonts w:ascii="Calibri" w:hAnsi="Calibri" w:cs="Calibri"/>
              </w:rPr>
              <w:t>Dropped</w:t>
            </w:r>
          </w:p>
        </w:tc>
      </w:tr>
      <w:tr w:rsidR="002F3F51" w:rsidRPr="002F3F51" w14:paraId="226EC07A" w14:textId="77777777" w:rsidTr="00CE55E3">
        <w:tc>
          <w:tcPr>
            <w:tcW w:w="0" w:type="auto"/>
            <w:hideMark/>
          </w:tcPr>
          <w:p w14:paraId="49C0C854" w14:textId="77777777" w:rsidR="002F3F51" w:rsidRPr="002F3F51" w:rsidRDefault="002F3F51" w:rsidP="002F3F51">
            <w:pPr>
              <w:spacing w:after="160" w:line="279" w:lineRule="auto"/>
              <w:rPr>
                <w:rFonts w:ascii="Calibri" w:hAnsi="Calibri" w:cs="Calibri"/>
              </w:rPr>
            </w:pPr>
            <w:r w:rsidRPr="002F3F51">
              <w:rPr>
                <w:rFonts w:ascii="Calibri" w:hAnsi="Calibri" w:cs="Calibri"/>
              </w:rPr>
              <w:t>Empty record</w:t>
            </w:r>
          </w:p>
        </w:tc>
        <w:tc>
          <w:tcPr>
            <w:tcW w:w="0" w:type="auto"/>
            <w:hideMark/>
          </w:tcPr>
          <w:p w14:paraId="03D22B3E" w14:textId="77777777" w:rsidR="002F3F51" w:rsidRPr="002F3F51" w:rsidRDefault="002F3F51" w:rsidP="002F3F51">
            <w:pPr>
              <w:spacing w:after="160" w:line="279" w:lineRule="auto"/>
              <w:rPr>
                <w:rFonts w:ascii="Calibri" w:hAnsi="Calibri" w:cs="Calibri"/>
              </w:rPr>
            </w:pPr>
            <w:r w:rsidRPr="002F3F51">
              <w:rPr>
                <w:rFonts w:ascii="Calibri" w:hAnsi="Calibri" w:cs="Calibri"/>
              </w:rPr>
              <w:t>SSN = "" AND lname = "" AND fname = ""</w:t>
            </w:r>
          </w:p>
        </w:tc>
        <w:tc>
          <w:tcPr>
            <w:tcW w:w="0" w:type="auto"/>
            <w:hideMark/>
          </w:tcPr>
          <w:p w14:paraId="30D18C24" w14:textId="77777777" w:rsidR="002F3F51" w:rsidRPr="002F3F51" w:rsidRDefault="002F3F51" w:rsidP="002F3F51">
            <w:pPr>
              <w:spacing w:after="160" w:line="279" w:lineRule="auto"/>
              <w:rPr>
                <w:rFonts w:ascii="Calibri" w:hAnsi="Calibri" w:cs="Calibri"/>
              </w:rPr>
            </w:pPr>
            <w:r w:rsidRPr="002F3F51">
              <w:rPr>
                <w:rFonts w:ascii="Calibri" w:hAnsi="Calibri" w:cs="Calibri"/>
              </w:rPr>
              <w:t>Import</w:t>
            </w:r>
          </w:p>
        </w:tc>
        <w:tc>
          <w:tcPr>
            <w:tcW w:w="0" w:type="auto"/>
            <w:hideMark/>
          </w:tcPr>
          <w:p w14:paraId="71FA17C4" w14:textId="77777777" w:rsidR="002F3F51" w:rsidRPr="002F3F51" w:rsidRDefault="002F3F51" w:rsidP="002F3F51">
            <w:pPr>
              <w:spacing w:after="160" w:line="279" w:lineRule="auto"/>
              <w:rPr>
                <w:rFonts w:ascii="Calibri" w:hAnsi="Calibri" w:cs="Calibri"/>
              </w:rPr>
            </w:pPr>
            <w:r w:rsidRPr="002F3F51">
              <w:rPr>
                <w:rFonts w:ascii="Calibri" w:hAnsi="Calibri" w:cs="Calibri"/>
              </w:rPr>
              <w:t>Dropped</w:t>
            </w:r>
          </w:p>
        </w:tc>
      </w:tr>
      <w:tr w:rsidR="002F3F51" w:rsidRPr="002F3F51" w14:paraId="11CE12B6" w14:textId="77777777" w:rsidTr="00CE55E3">
        <w:tc>
          <w:tcPr>
            <w:tcW w:w="0" w:type="auto"/>
            <w:hideMark/>
          </w:tcPr>
          <w:p w14:paraId="0DDACEFB" w14:textId="77777777" w:rsidR="002F3F51" w:rsidRPr="002F3F51" w:rsidRDefault="002F3F51" w:rsidP="002F3F51">
            <w:pPr>
              <w:spacing w:after="160" w:line="279" w:lineRule="auto"/>
              <w:rPr>
                <w:rFonts w:ascii="Calibri" w:hAnsi="Calibri" w:cs="Calibri"/>
              </w:rPr>
            </w:pPr>
            <w:r w:rsidRPr="002F3F51">
              <w:rPr>
                <w:rFonts w:ascii="Calibri" w:hAnsi="Calibri" w:cs="Calibri"/>
              </w:rPr>
              <w:t>Blank with last name only</w:t>
            </w:r>
          </w:p>
        </w:tc>
        <w:tc>
          <w:tcPr>
            <w:tcW w:w="0" w:type="auto"/>
            <w:hideMark/>
          </w:tcPr>
          <w:p w14:paraId="1E4331AD" w14:textId="77777777" w:rsidR="002F3F51" w:rsidRPr="002F3F51" w:rsidRDefault="002F3F51" w:rsidP="002F3F51">
            <w:pPr>
              <w:spacing w:after="160" w:line="279" w:lineRule="auto"/>
              <w:rPr>
                <w:rFonts w:ascii="Calibri" w:hAnsi="Calibri" w:cs="Calibri"/>
              </w:rPr>
            </w:pPr>
            <w:r w:rsidRPr="002F3F51">
              <w:rPr>
                <w:rFonts w:ascii="Calibri" w:hAnsi="Calibri" w:cs="Calibri"/>
              </w:rPr>
              <w:t>SSN = "" AND lname = ""</w:t>
            </w:r>
          </w:p>
        </w:tc>
        <w:tc>
          <w:tcPr>
            <w:tcW w:w="0" w:type="auto"/>
            <w:hideMark/>
          </w:tcPr>
          <w:p w14:paraId="12D5800F" w14:textId="77777777" w:rsidR="002F3F51" w:rsidRPr="002F3F51" w:rsidRDefault="002F3F51" w:rsidP="002F3F51">
            <w:pPr>
              <w:spacing w:after="160" w:line="279" w:lineRule="auto"/>
              <w:rPr>
                <w:rFonts w:ascii="Calibri" w:hAnsi="Calibri" w:cs="Calibri"/>
              </w:rPr>
            </w:pPr>
            <w:r w:rsidRPr="002F3F51">
              <w:rPr>
                <w:rFonts w:ascii="Calibri" w:hAnsi="Calibri" w:cs="Calibri"/>
              </w:rPr>
              <w:t>Import</w:t>
            </w:r>
          </w:p>
        </w:tc>
        <w:tc>
          <w:tcPr>
            <w:tcW w:w="0" w:type="auto"/>
            <w:hideMark/>
          </w:tcPr>
          <w:p w14:paraId="239E7A7F" w14:textId="77777777" w:rsidR="002F3F51" w:rsidRPr="002F3F51" w:rsidRDefault="002F3F51" w:rsidP="002F3F51">
            <w:pPr>
              <w:spacing w:after="160" w:line="279" w:lineRule="auto"/>
              <w:rPr>
                <w:rFonts w:ascii="Calibri" w:hAnsi="Calibri" w:cs="Calibri"/>
              </w:rPr>
            </w:pPr>
            <w:r w:rsidRPr="002F3F51">
              <w:rPr>
                <w:rFonts w:ascii="Calibri" w:hAnsi="Calibri" w:cs="Calibri"/>
              </w:rPr>
              <w:t>Dropped</w:t>
            </w:r>
          </w:p>
        </w:tc>
      </w:tr>
      <w:tr w:rsidR="002F3F51" w:rsidRPr="002F3F51" w14:paraId="03FDA0FF" w14:textId="77777777" w:rsidTr="00CE55E3">
        <w:tc>
          <w:tcPr>
            <w:tcW w:w="0" w:type="auto"/>
            <w:hideMark/>
          </w:tcPr>
          <w:p w14:paraId="29B088EA"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Wrong plan file</w:t>
            </w:r>
          </w:p>
        </w:tc>
        <w:tc>
          <w:tcPr>
            <w:tcW w:w="0" w:type="auto"/>
            <w:hideMark/>
          </w:tcPr>
          <w:p w14:paraId="748146B5" w14:textId="77777777" w:rsidR="002F3F51" w:rsidRPr="002F3F51" w:rsidRDefault="002F3F51" w:rsidP="002F3F51">
            <w:pPr>
              <w:spacing w:after="160" w:line="279" w:lineRule="auto"/>
              <w:rPr>
                <w:rFonts w:ascii="Calibri" w:hAnsi="Calibri" w:cs="Calibri"/>
              </w:rPr>
            </w:pPr>
            <w:r w:rsidRPr="002F3F51">
              <w:rPr>
                <w:rFonts w:ascii="Calibri" w:hAnsi="Calibri" w:cs="Calibri"/>
              </w:rPr>
              <w:t>Identifying field doesn't contain expected value</w:t>
            </w:r>
          </w:p>
        </w:tc>
        <w:tc>
          <w:tcPr>
            <w:tcW w:w="0" w:type="auto"/>
            <w:hideMark/>
          </w:tcPr>
          <w:p w14:paraId="1E827575" w14:textId="77777777" w:rsidR="002F3F51" w:rsidRPr="002F3F51" w:rsidRDefault="002F3F51" w:rsidP="002F3F51">
            <w:pPr>
              <w:spacing w:after="160" w:line="279" w:lineRule="auto"/>
              <w:rPr>
                <w:rFonts w:ascii="Calibri" w:hAnsi="Calibri" w:cs="Calibri"/>
              </w:rPr>
            </w:pPr>
            <w:r w:rsidRPr="002F3F51">
              <w:rPr>
                <w:rFonts w:ascii="Calibri" w:hAnsi="Calibri" w:cs="Calibri"/>
              </w:rPr>
              <w:t>Import</w:t>
            </w:r>
          </w:p>
        </w:tc>
        <w:tc>
          <w:tcPr>
            <w:tcW w:w="0" w:type="auto"/>
            <w:hideMark/>
          </w:tcPr>
          <w:p w14:paraId="0DE0CBF8" w14:textId="77777777" w:rsidR="002F3F51" w:rsidRPr="002F3F51" w:rsidRDefault="002F3F51" w:rsidP="002F3F51">
            <w:pPr>
              <w:spacing w:after="160" w:line="279" w:lineRule="auto"/>
              <w:rPr>
                <w:rFonts w:ascii="Calibri" w:hAnsi="Calibri" w:cs="Calibri"/>
              </w:rPr>
            </w:pPr>
            <w:r w:rsidRPr="002F3F51">
              <w:rPr>
                <w:rFonts w:ascii="Calibri" w:hAnsi="Calibri" w:cs="Calibri"/>
              </w:rPr>
              <w:t>Drop all data fields</w:t>
            </w:r>
          </w:p>
        </w:tc>
      </w:tr>
    </w:tbl>
    <w:p w14:paraId="3415F715" w14:textId="77777777" w:rsidR="002F3F51" w:rsidRPr="00A37C03" w:rsidRDefault="002F3F51" w:rsidP="00F84AED">
      <w:pPr>
        <w:pStyle w:val="Heading3"/>
        <w:rPr>
          <w:rFonts w:ascii="Calibri" w:hAnsi="Calibri" w:cs="Calibri"/>
        </w:rPr>
      </w:pPr>
      <w:bookmarkStart w:id="217" w:name="_Toc220763522"/>
      <w:r w:rsidRPr="00A37C03">
        <w:rPr>
          <w:rFonts w:ascii="Calibri" w:hAnsi="Calibri" w:cs="Calibri"/>
        </w:rPr>
        <w:t>9.2 Post-Validation Exclusions</w:t>
      </w:r>
      <w:bookmarkEnd w:id="217"/>
    </w:p>
    <w:tbl>
      <w:tblPr>
        <w:tblStyle w:val="TableGrid"/>
        <w:tblW w:w="0" w:type="auto"/>
        <w:tblLook w:val="04A0" w:firstRow="1" w:lastRow="0" w:firstColumn="1" w:lastColumn="0" w:noHBand="0" w:noVBand="1"/>
      </w:tblPr>
      <w:tblGrid>
        <w:gridCol w:w="1557"/>
        <w:gridCol w:w="3848"/>
        <w:gridCol w:w="998"/>
        <w:gridCol w:w="2947"/>
      </w:tblGrid>
      <w:tr w:rsidR="002F3F51" w:rsidRPr="002F3F51" w14:paraId="2C703BB1" w14:textId="77777777" w:rsidTr="00CE55E3">
        <w:tc>
          <w:tcPr>
            <w:tcW w:w="0" w:type="auto"/>
            <w:hideMark/>
          </w:tcPr>
          <w:p w14:paraId="49B4AD0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Exclusion Rule</w:t>
            </w:r>
          </w:p>
        </w:tc>
        <w:tc>
          <w:tcPr>
            <w:tcW w:w="0" w:type="auto"/>
            <w:hideMark/>
          </w:tcPr>
          <w:p w14:paraId="335FD66B"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Condition</w:t>
            </w:r>
          </w:p>
        </w:tc>
        <w:tc>
          <w:tcPr>
            <w:tcW w:w="0" w:type="auto"/>
            <w:hideMark/>
          </w:tcPr>
          <w:p w14:paraId="7EB182A9"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Stage</w:t>
            </w:r>
          </w:p>
        </w:tc>
        <w:tc>
          <w:tcPr>
            <w:tcW w:w="0" w:type="auto"/>
            <w:hideMark/>
          </w:tcPr>
          <w:p w14:paraId="7AEE8BA5"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Output</w:t>
            </w:r>
          </w:p>
        </w:tc>
      </w:tr>
      <w:tr w:rsidR="002F3F51" w:rsidRPr="002F3F51" w14:paraId="4B93C272" w14:textId="77777777" w:rsidTr="00CE55E3">
        <w:tc>
          <w:tcPr>
            <w:tcW w:w="0" w:type="auto"/>
            <w:hideMark/>
          </w:tcPr>
          <w:p w14:paraId="68AECDCA" w14:textId="77777777" w:rsidR="002F3F51" w:rsidRPr="002F3F51" w:rsidRDefault="002F3F51" w:rsidP="002F3F51">
            <w:pPr>
              <w:spacing w:after="160" w:line="279" w:lineRule="auto"/>
              <w:rPr>
                <w:rFonts w:ascii="Calibri" w:hAnsi="Calibri" w:cs="Calibri"/>
              </w:rPr>
            </w:pPr>
            <w:r w:rsidRPr="002F3F51">
              <w:rPr>
                <w:rFonts w:ascii="Calibri" w:hAnsi="Calibri" w:cs="Calibri"/>
              </w:rPr>
              <w:t>Bad SSN</w:t>
            </w:r>
          </w:p>
        </w:tc>
        <w:tc>
          <w:tcPr>
            <w:tcW w:w="0" w:type="auto"/>
            <w:hideMark/>
          </w:tcPr>
          <w:p w14:paraId="1519AC15" w14:textId="77777777" w:rsidR="002F3F51" w:rsidRPr="002F3F51" w:rsidRDefault="002F3F51" w:rsidP="002F3F51">
            <w:pPr>
              <w:spacing w:after="160" w:line="279" w:lineRule="auto"/>
              <w:rPr>
                <w:rFonts w:ascii="Calibri" w:hAnsi="Calibri" w:cs="Calibri"/>
              </w:rPr>
            </w:pPr>
            <w:r w:rsidRPr="002F3F51">
              <w:rPr>
                <w:rFonts w:ascii="Calibri" w:hAnsi="Calibri" w:cs="Calibri"/>
              </w:rPr>
              <w:t>badssn = "Y"</w:t>
            </w:r>
          </w:p>
        </w:tc>
        <w:tc>
          <w:tcPr>
            <w:tcW w:w="0" w:type="auto"/>
            <w:hideMark/>
          </w:tcPr>
          <w:p w14:paraId="14EB521C" w14:textId="77777777" w:rsidR="002F3F51" w:rsidRPr="002F3F51" w:rsidRDefault="002F3F51" w:rsidP="002F3F51">
            <w:pPr>
              <w:spacing w:after="160" w:line="279" w:lineRule="auto"/>
              <w:rPr>
                <w:rFonts w:ascii="Calibri" w:hAnsi="Calibri" w:cs="Calibri"/>
              </w:rPr>
            </w:pPr>
            <w:r w:rsidRPr="002F3F51">
              <w:rPr>
                <w:rFonts w:ascii="Calibri" w:hAnsi="Calibri" w:cs="Calibri"/>
              </w:rPr>
              <w:t>Export</w:t>
            </w:r>
          </w:p>
        </w:tc>
        <w:tc>
          <w:tcPr>
            <w:tcW w:w="0" w:type="auto"/>
            <w:hideMark/>
          </w:tcPr>
          <w:p w14:paraId="22B9C3A8" w14:textId="77777777" w:rsidR="002F3F51" w:rsidRPr="002F3F51" w:rsidRDefault="002F3F51" w:rsidP="002F3F51">
            <w:pPr>
              <w:spacing w:after="160" w:line="279" w:lineRule="auto"/>
              <w:rPr>
                <w:rFonts w:ascii="Calibri" w:hAnsi="Calibri" w:cs="Calibri"/>
              </w:rPr>
            </w:pPr>
            <w:r w:rsidRPr="002F3F51">
              <w:rPr>
                <w:rFonts w:ascii="Calibri" w:hAnsi="Calibri" w:cs="Calibri"/>
              </w:rPr>
              <w:t>BadSSN.csv, excluded from PayrollALL</w:t>
            </w:r>
          </w:p>
        </w:tc>
      </w:tr>
      <w:tr w:rsidR="002F3F51" w:rsidRPr="002F3F51" w14:paraId="44D4E2BD" w14:textId="77777777" w:rsidTr="00CE55E3">
        <w:tc>
          <w:tcPr>
            <w:tcW w:w="0" w:type="auto"/>
            <w:hideMark/>
          </w:tcPr>
          <w:p w14:paraId="7E977503" w14:textId="77777777" w:rsidR="002F3F51" w:rsidRPr="002F3F51" w:rsidRDefault="002F3F51" w:rsidP="002F3F51">
            <w:pPr>
              <w:spacing w:after="160" w:line="279" w:lineRule="auto"/>
              <w:rPr>
                <w:rFonts w:ascii="Calibri" w:hAnsi="Calibri" w:cs="Calibri"/>
              </w:rPr>
            </w:pPr>
            <w:r w:rsidRPr="002F3F51">
              <w:rPr>
                <w:rFonts w:ascii="Calibri" w:hAnsi="Calibri" w:cs="Calibri"/>
              </w:rPr>
              <w:t>Old terminated</w:t>
            </w:r>
          </w:p>
        </w:tc>
        <w:tc>
          <w:tcPr>
            <w:tcW w:w="0" w:type="auto"/>
            <w:hideMark/>
          </w:tcPr>
          <w:p w14:paraId="1370FFFC" w14:textId="77777777" w:rsidR="002F3F51" w:rsidRPr="002F3F51" w:rsidRDefault="002F3F51" w:rsidP="002F3F51">
            <w:pPr>
              <w:spacing w:after="160" w:line="279" w:lineRule="auto"/>
              <w:rPr>
                <w:rFonts w:ascii="Calibri" w:hAnsi="Calibri" w:cs="Calibri"/>
              </w:rPr>
            </w:pPr>
            <w:r w:rsidRPr="002F3F51">
              <w:rPr>
                <w:rFonts w:ascii="Calibri" w:hAnsi="Calibri" w:cs="Calibri"/>
              </w:rPr>
              <w:t>All contributions = 0 AND DOT &lt; (payroll - 180 days)</w:t>
            </w:r>
          </w:p>
        </w:tc>
        <w:tc>
          <w:tcPr>
            <w:tcW w:w="0" w:type="auto"/>
            <w:hideMark/>
          </w:tcPr>
          <w:p w14:paraId="71191ED1" w14:textId="77777777" w:rsidR="002F3F51" w:rsidRPr="002F3F51" w:rsidRDefault="002F3F51" w:rsidP="002F3F51">
            <w:pPr>
              <w:spacing w:after="160" w:line="279" w:lineRule="auto"/>
              <w:rPr>
                <w:rFonts w:ascii="Calibri" w:hAnsi="Calibri" w:cs="Calibri"/>
              </w:rPr>
            </w:pPr>
            <w:r w:rsidRPr="002F3F51">
              <w:rPr>
                <w:rFonts w:ascii="Calibri" w:hAnsi="Calibri" w:cs="Calibri"/>
              </w:rPr>
              <w:t>Export</w:t>
            </w:r>
          </w:p>
        </w:tc>
        <w:tc>
          <w:tcPr>
            <w:tcW w:w="0" w:type="auto"/>
            <w:hideMark/>
          </w:tcPr>
          <w:p w14:paraId="6BC02193" w14:textId="77777777" w:rsidR="002F3F51" w:rsidRPr="002F3F51" w:rsidRDefault="002F3F51" w:rsidP="002F3F51">
            <w:pPr>
              <w:spacing w:after="160" w:line="279" w:lineRule="auto"/>
              <w:rPr>
                <w:rFonts w:ascii="Calibri" w:hAnsi="Calibri" w:cs="Calibri"/>
              </w:rPr>
            </w:pPr>
            <w:r w:rsidRPr="002F3F51">
              <w:rPr>
                <w:rFonts w:ascii="Calibri" w:hAnsi="Calibri" w:cs="Calibri"/>
              </w:rPr>
              <w:t>Dropped</w:t>
            </w:r>
          </w:p>
        </w:tc>
      </w:tr>
      <w:tr w:rsidR="002F3F51" w:rsidRPr="002F3F51" w14:paraId="345FC229" w14:textId="77777777" w:rsidTr="00CE55E3">
        <w:tc>
          <w:tcPr>
            <w:tcW w:w="0" w:type="auto"/>
            <w:hideMark/>
          </w:tcPr>
          <w:p w14:paraId="360B3A83" w14:textId="77777777" w:rsidR="002F3F51" w:rsidRPr="002F3F51" w:rsidRDefault="002F3F51" w:rsidP="002F3F51">
            <w:pPr>
              <w:spacing w:after="160" w:line="279" w:lineRule="auto"/>
              <w:rPr>
                <w:rFonts w:ascii="Calibri" w:hAnsi="Calibri" w:cs="Calibri"/>
              </w:rPr>
            </w:pPr>
            <w:r w:rsidRPr="002F3F51">
              <w:rPr>
                <w:rFonts w:ascii="Calibri" w:hAnsi="Calibri" w:cs="Calibri"/>
              </w:rPr>
              <w:t>Zero activity</w:t>
            </w:r>
          </w:p>
        </w:tc>
        <w:tc>
          <w:tcPr>
            <w:tcW w:w="0" w:type="auto"/>
            <w:hideMark/>
          </w:tcPr>
          <w:p w14:paraId="67D082DD" w14:textId="77777777" w:rsidR="002F3F51" w:rsidRPr="002F3F51" w:rsidRDefault="002F3F51" w:rsidP="002F3F51">
            <w:pPr>
              <w:spacing w:after="160" w:line="279" w:lineRule="auto"/>
              <w:rPr>
                <w:rFonts w:ascii="Calibri" w:hAnsi="Calibri" w:cs="Calibri"/>
              </w:rPr>
            </w:pPr>
            <w:r w:rsidRPr="002F3F51">
              <w:rPr>
                <w:rFonts w:ascii="Calibri" w:hAnsi="Calibri" w:cs="Calibri"/>
              </w:rPr>
              <w:t>All sources = 0 (after duplicate consolidation)</w:t>
            </w:r>
          </w:p>
        </w:tc>
        <w:tc>
          <w:tcPr>
            <w:tcW w:w="0" w:type="auto"/>
            <w:hideMark/>
          </w:tcPr>
          <w:p w14:paraId="453938DE" w14:textId="77777777" w:rsidR="002F3F51" w:rsidRPr="002F3F51" w:rsidRDefault="002F3F51" w:rsidP="002F3F51">
            <w:pPr>
              <w:spacing w:after="160" w:line="279" w:lineRule="auto"/>
              <w:rPr>
                <w:rFonts w:ascii="Calibri" w:hAnsi="Calibri" w:cs="Calibri"/>
              </w:rPr>
            </w:pPr>
            <w:r w:rsidRPr="002F3F51">
              <w:rPr>
                <w:rFonts w:ascii="Calibri" w:hAnsi="Calibri" w:cs="Calibri"/>
              </w:rPr>
              <w:t>ACH Calc</w:t>
            </w:r>
          </w:p>
        </w:tc>
        <w:tc>
          <w:tcPr>
            <w:tcW w:w="0" w:type="auto"/>
            <w:hideMark/>
          </w:tcPr>
          <w:p w14:paraId="3F477BA8" w14:textId="77777777" w:rsidR="002F3F51" w:rsidRPr="002F3F51" w:rsidRDefault="002F3F51" w:rsidP="002F3F51">
            <w:pPr>
              <w:spacing w:after="160" w:line="279" w:lineRule="auto"/>
              <w:rPr>
                <w:rFonts w:ascii="Calibri" w:hAnsi="Calibri" w:cs="Calibri"/>
              </w:rPr>
            </w:pPr>
            <w:r w:rsidRPr="002F3F51">
              <w:rPr>
                <w:rFonts w:ascii="Calibri" w:hAnsi="Calibri" w:cs="Calibri"/>
              </w:rPr>
              <w:t>Excluded from ACH file</w:t>
            </w:r>
          </w:p>
        </w:tc>
      </w:tr>
    </w:tbl>
    <w:p w14:paraId="58A86879" w14:textId="77777777" w:rsidR="002F3F51" w:rsidRPr="00A37C03" w:rsidRDefault="002F3F51" w:rsidP="00F84AED">
      <w:pPr>
        <w:pStyle w:val="Heading3"/>
        <w:rPr>
          <w:rFonts w:ascii="Calibri" w:hAnsi="Calibri" w:cs="Calibri"/>
        </w:rPr>
      </w:pPr>
      <w:bookmarkStart w:id="218" w:name="_Toc220763523"/>
      <w:r w:rsidRPr="00A37C03">
        <w:rPr>
          <w:rFonts w:ascii="Calibri" w:hAnsi="Calibri" w:cs="Calibri"/>
        </w:rPr>
        <w:t>9.3 Record Routing</w:t>
      </w:r>
      <w:bookmarkEnd w:id="218"/>
    </w:p>
    <w:tbl>
      <w:tblPr>
        <w:tblStyle w:val="TableGrid"/>
        <w:tblW w:w="0" w:type="auto"/>
        <w:tblLook w:val="04A0" w:firstRow="1" w:lastRow="0" w:firstColumn="1" w:lastColumn="0" w:noHBand="0" w:noVBand="1"/>
      </w:tblPr>
      <w:tblGrid>
        <w:gridCol w:w="2730"/>
        <w:gridCol w:w="3405"/>
      </w:tblGrid>
      <w:tr w:rsidR="002F3F51" w:rsidRPr="002F3F51" w14:paraId="370E7B46" w14:textId="77777777" w:rsidTr="00CE55E3">
        <w:tc>
          <w:tcPr>
            <w:tcW w:w="0" w:type="auto"/>
            <w:hideMark/>
          </w:tcPr>
          <w:p w14:paraId="4FBCD208"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Condition</w:t>
            </w:r>
          </w:p>
        </w:tc>
        <w:tc>
          <w:tcPr>
            <w:tcW w:w="0" w:type="auto"/>
            <w:hideMark/>
          </w:tcPr>
          <w:p w14:paraId="19D26236"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Destination</w:t>
            </w:r>
          </w:p>
        </w:tc>
      </w:tr>
      <w:tr w:rsidR="002F3F51" w:rsidRPr="002F3F51" w14:paraId="6B74B116" w14:textId="77777777" w:rsidTr="00CE55E3">
        <w:tc>
          <w:tcPr>
            <w:tcW w:w="0" w:type="auto"/>
            <w:hideMark/>
          </w:tcPr>
          <w:p w14:paraId="419BF51C"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 record, no hold</w:t>
            </w:r>
          </w:p>
        </w:tc>
        <w:tc>
          <w:tcPr>
            <w:tcW w:w="0" w:type="auto"/>
            <w:hideMark/>
          </w:tcPr>
          <w:p w14:paraId="1717145B" w14:textId="77777777" w:rsidR="002F3F51" w:rsidRPr="002F3F51" w:rsidRDefault="002F3F51" w:rsidP="002F3F51">
            <w:pPr>
              <w:spacing w:after="160" w:line="279" w:lineRule="auto"/>
              <w:rPr>
                <w:rFonts w:ascii="Calibri" w:hAnsi="Calibri" w:cs="Calibri"/>
              </w:rPr>
            </w:pPr>
            <w:r w:rsidRPr="002F3F51">
              <w:rPr>
                <w:rFonts w:ascii="Calibri" w:hAnsi="Calibri" w:cs="Calibri"/>
              </w:rPr>
              <w:t>Normal output files</w:t>
            </w:r>
          </w:p>
        </w:tc>
      </w:tr>
      <w:tr w:rsidR="002F3F51" w:rsidRPr="002F3F51" w14:paraId="33D77541" w14:textId="77777777" w:rsidTr="00CE55E3">
        <w:tc>
          <w:tcPr>
            <w:tcW w:w="0" w:type="auto"/>
            <w:hideMark/>
          </w:tcPr>
          <w:p w14:paraId="76BA8483"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 record, plan on hold</w:t>
            </w:r>
          </w:p>
        </w:tc>
        <w:tc>
          <w:tcPr>
            <w:tcW w:w="0" w:type="auto"/>
            <w:hideMark/>
          </w:tcPr>
          <w:p w14:paraId="6C7A889A"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 output folder</w:t>
            </w:r>
          </w:p>
        </w:tc>
      </w:tr>
      <w:tr w:rsidR="002F3F51" w:rsidRPr="002F3F51" w14:paraId="0C8BEFBB" w14:textId="77777777" w:rsidTr="00CE55E3">
        <w:tc>
          <w:tcPr>
            <w:tcW w:w="0" w:type="auto"/>
            <w:hideMark/>
          </w:tcPr>
          <w:p w14:paraId="6BBA1B72" w14:textId="77777777" w:rsidR="002F3F51" w:rsidRPr="002F3F51" w:rsidRDefault="002F3F51" w:rsidP="002F3F51">
            <w:pPr>
              <w:spacing w:after="160" w:line="279" w:lineRule="auto"/>
              <w:rPr>
                <w:rFonts w:ascii="Calibri" w:hAnsi="Calibri" w:cs="Calibri"/>
              </w:rPr>
            </w:pPr>
            <w:r w:rsidRPr="002F3F51">
              <w:rPr>
                <w:rFonts w:ascii="Calibri" w:hAnsi="Calibri" w:cs="Calibri"/>
              </w:rPr>
              <w:t>Bad SSN</w:t>
            </w:r>
          </w:p>
        </w:tc>
        <w:tc>
          <w:tcPr>
            <w:tcW w:w="0" w:type="auto"/>
            <w:hideMark/>
          </w:tcPr>
          <w:p w14:paraId="5DBBE6A3" w14:textId="77777777" w:rsidR="002F3F51" w:rsidRPr="002F3F51" w:rsidRDefault="002F3F51" w:rsidP="002F3F51">
            <w:pPr>
              <w:spacing w:after="160" w:line="279" w:lineRule="auto"/>
              <w:rPr>
                <w:rFonts w:ascii="Calibri" w:hAnsi="Calibri" w:cs="Calibri"/>
              </w:rPr>
            </w:pPr>
            <w:r w:rsidRPr="002F3F51">
              <w:rPr>
                <w:rFonts w:ascii="Calibri" w:hAnsi="Calibri" w:cs="Calibri"/>
              </w:rPr>
              <w:t>BadSSN.csv (excluded from ACH)</w:t>
            </w:r>
          </w:p>
        </w:tc>
      </w:tr>
      <w:tr w:rsidR="002F3F51" w:rsidRPr="002F3F51" w14:paraId="2C04DD23" w14:textId="77777777" w:rsidTr="00CE55E3">
        <w:tc>
          <w:tcPr>
            <w:tcW w:w="0" w:type="auto"/>
            <w:hideMark/>
          </w:tcPr>
          <w:p w14:paraId="6F789DB7" w14:textId="77777777" w:rsidR="002F3F51" w:rsidRPr="002F3F51" w:rsidRDefault="002F3F51" w:rsidP="002F3F51">
            <w:pPr>
              <w:spacing w:after="160" w:line="279" w:lineRule="auto"/>
              <w:rPr>
                <w:rFonts w:ascii="Calibri" w:hAnsi="Calibri" w:cs="Calibri"/>
              </w:rPr>
            </w:pPr>
            <w:r w:rsidRPr="002F3F51">
              <w:rPr>
                <w:rFonts w:ascii="Calibri" w:hAnsi="Calibri" w:cs="Calibri"/>
              </w:rPr>
              <w:t>Issues detected</w:t>
            </w:r>
          </w:p>
        </w:tc>
        <w:tc>
          <w:tcPr>
            <w:tcW w:w="0" w:type="auto"/>
            <w:hideMark/>
          </w:tcPr>
          <w:p w14:paraId="01476BF2" w14:textId="77777777" w:rsidR="002F3F51" w:rsidRPr="002F3F51" w:rsidRDefault="002F3F51" w:rsidP="002F3F51">
            <w:pPr>
              <w:spacing w:after="160" w:line="279" w:lineRule="auto"/>
              <w:rPr>
                <w:rFonts w:ascii="Calibri" w:hAnsi="Calibri" w:cs="Calibri"/>
              </w:rPr>
            </w:pPr>
            <w:r w:rsidRPr="002F3F51">
              <w:rPr>
                <w:rFonts w:ascii="Calibri" w:hAnsi="Calibri" w:cs="Calibri"/>
              </w:rPr>
              <w:t>Issues.csv or Issues-STOP.csv</w:t>
            </w:r>
          </w:p>
        </w:tc>
      </w:tr>
      <w:tr w:rsidR="002F3F51" w:rsidRPr="002F3F51" w14:paraId="08BCF9FE" w14:textId="77777777" w:rsidTr="00CE55E3">
        <w:tc>
          <w:tcPr>
            <w:tcW w:w="0" w:type="auto"/>
            <w:hideMark/>
          </w:tcPr>
          <w:p w14:paraId="51A4405C" w14:textId="77777777" w:rsidR="002F3F51" w:rsidRPr="002F3F51" w:rsidRDefault="002F3F51" w:rsidP="002F3F51">
            <w:pPr>
              <w:spacing w:after="160" w:line="279" w:lineRule="auto"/>
              <w:rPr>
                <w:rFonts w:ascii="Calibri" w:hAnsi="Calibri" w:cs="Calibri"/>
              </w:rPr>
            </w:pPr>
            <w:r w:rsidRPr="002F3F51">
              <w:rPr>
                <w:rFonts w:ascii="Calibri" w:hAnsi="Calibri" w:cs="Calibri"/>
              </w:rPr>
              <w:t>Warnings detected</w:t>
            </w:r>
          </w:p>
        </w:tc>
        <w:tc>
          <w:tcPr>
            <w:tcW w:w="0" w:type="auto"/>
            <w:hideMark/>
          </w:tcPr>
          <w:p w14:paraId="2545FB0D" w14:textId="77777777" w:rsidR="002F3F51" w:rsidRPr="002F3F51" w:rsidRDefault="002F3F51" w:rsidP="002F3F51">
            <w:pPr>
              <w:spacing w:after="160" w:line="279" w:lineRule="auto"/>
              <w:rPr>
                <w:rFonts w:ascii="Calibri" w:hAnsi="Calibri" w:cs="Calibri"/>
              </w:rPr>
            </w:pPr>
            <w:r w:rsidRPr="002F3F51">
              <w:rPr>
                <w:rFonts w:ascii="Calibri" w:hAnsi="Calibri" w:cs="Calibri"/>
              </w:rPr>
              <w:t>Warnings.csv</w:t>
            </w:r>
          </w:p>
        </w:tc>
      </w:tr>
      <w:tr w:rsidR="002F3F51" w:rsidRPr="002F3F51" w14:paraId="78D41127" w14:textId="77777777" w:rsidTr="00CE55E3">
        <w:tc>
          <w:tcPr>
            <w:tcW w:w="0" w:type="auto"/>
            <w:hideMark/>
          </w:tcPr>
          <w:p w14:paraId="54CF37B3" w14:textId="77777777" w:rsidR="002F3F51" w:rsidRPr="002F3F51" w:rsidRDefault="002F3F51" w:rsidP="002F3F51">
            <w:pPr>
              <w:spacing w:after="160" w:line="279" w:lineRule="auto"/>
              <w:rPr>
                <w:rFonts w:ascii="Calibri" w:hAnsi="Calibri" w:cs="Calibri"/>
              </w:rPr>
            </w:pPr>
            <w:r w:rsidRPr="002F3F51">
              <w:rPr>
                <w:rFonts w:ascii="Calibri" w:hAnsi="Calibri" w:cs="Calibri"/>
              </w:rPr>
              <w:t>Missing SEFA</w:t>
            </w:r>
          </w:p>
        </w:tc>
        <w:tc>
          <w:tcPr>
            <w:tcW w:w="0" w:type="auto"/>
            <w:hideMark/>
          </w:tcPr>
          <w:p w14:paraId="2C98B13C" w14:textId="77777777" w:rsidR="002F3F51" w:rsidRPr="002F3F51" w:rsidRDefault="002F3F51" w:rsidP="002F3F51">
            <w:pPr>
              <w:spacing w:after="160" w:line="279" w:lineRule="auto"/>
              <w:rPr>
                <w:rFonts w:ascii="Calibri" w:hAnsi="Calibri" w:cs="Calibri"/>
              </w:rPr>
            </w:pPr>
            <w:r w:rsidRPr="002F3F51">
              <w:rPr>
                <w:rFonts w:ascii="Calibri" w:hAnsi="Calibri" w:cs="Calibri"/>
              </w:rPr>
              <w:t>MissingSEFA.csv</w:t>
            </w:r>
          </w:p>
        </w:tc>
      </w:tr>
      <w:tr w:rsidR="002F3F51" w:rsidRPr="002F3F51" w14:paraId="6BCE95E1" w14:textId="77777777" w:rsidTr="00CE55E3">
        <w:tc>
          <w:tcPr>
            <w:tcW w:w="0" w:type="auto"/>
            <w:hideMark/>
          </w:tcPr>
          <w:p w14:paraId="7AA2F482" w14:textId="77777777" w:rsidR="002F3F51" w:rsidRPr="002F3F51" w:rsidRDefault="002F3F51" w:rsidP="002F3F51">
            <w:pPr>
              <w:spacing w:after="160" w:line="279" w:lineRule="auto"/>
              <w:rPr>
                <w:rFonts w:ascii="Calibri" w:hAnsi="Calibri" w:cs="Calibri"/>
              </w:rPr>
            </w:pPr>
            <w:r w:rsidRPr="002F3F51">
              <w:rPr>
                <w:rFonts w:ascii="Calibri" w:hAnsi="Calibri" w:cs="Calibri"/>
              </w:rPr>
              <w:t>Has loan payments</w:t>
            </w:r>
          </w:p>
        </w:tc>
        <w:tc>
          <w:tcPr>
            <w:tcW w:w="0" w:type="auto"/>
            <w:hideMark/>
          </w:tcPr>
          <w:p w14:paraId="588B1C6E"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Loans.csv</w:t>
            </w:r>
          </w:p>
        </w:tc>
      </w:tr>
      <w:tr w:rsidR="002F3F51" w:rsidRPr="002F3F51" w14:paraId="527EA2C3" w14:textId="77777777" w:rsidTr="00CE55E3">
        <w:tc>
          <w:tcPr>
            <w:tcW w:w="0" w:type="auto"/>
            <w:hideMark/>
          </w:tcPr>
          <w:p w14:paraId="6F58C47C" w14:textId="77777777" w:rsidR="002F3F51" w:rsidRPr="002F3F51" w:rsidRDefault="002F3F51" w:rsidP="002F3F51">
            <w:pPr>
              <w:spacing w:after="160" w:line="279" w:lineRule="auto"/>
              <w:rPr>
                <w:rFonts w:ascii="Calibri" w:hAnsi="Calibri" w:cs="Calibri"/>
              </w:rPr>
            </w:pPr>
            <w:r w:rsidRPr="002F3F51">
              <w:rPr>
                <w:rFonts w:ascii="Calibri" w:hAnsi="Calibri" w:cs="Calibri"/>
              </w:rPr>
              <w:t>Has forfeitures to apply</w:t>
            </w:r>
          </w:p>
        </w:tc>
        <w:tc>
          <w:tcPr>
            <w:tcW w:w="0" w:type="auto"/>
            <w:hideMark/>
          </w:tcPr>
          <w:p w14:paraId="3B76AAAE" w14:textId="77777777" w:rsidR="002F3F51" w:rsidRPr="002F3F51" w:rsidRDefault="002F3F51" w:rsidP="002F3F51">
            <w:pPr>
              <w:spacing w:after="160" w:line="279" w:lineRule="auto"/>
              <w:rPr>
                <w:rFonts w:ascii="Calibri" w:hAnsi="Calibri" w:cs="Calibri"/>
              </w:rPr>
            </w:pPr>
            <w:r w:rsidRPr="002F3F51">
              <w:rPr>
                <w:rFonts w:ascii="Calibri" w:hAnsi="Calibri" w:cs="Calibri"/>
              </w:rPr>
              <w:t>Forfs.csv</w:t>
            </w:r>
          </w:p>
        </w:tc>
      </w:tr>
    </w:tbl>
    <w:p w14:paraId="5F36EC9A" w14:textId="77777777" w:rsidR="002F3F51" w:rsidRPr="002F3F51" w:rsidRDefault="00000000" w:rsidP="002F3F51">
      <w:pPr>
        <w:rPr>
          <w:rFonts w:ascii="Calibri" w:hAnsi="Calibri" w:cs="Calibri"/>
        </w:rPr>
      </w:pPr>
      <w:r>
        <w:rPr>
          <w:rFonts w:ascii="Calibri" w:hAnsi="Calibri" w:cs="Calibri"/>
        </w:rPr>
        <w:pict w14:anchorId="2DB033B3">
          <v:rect id="_x0000_i1029" style="width:0;height:1.5pt" o:hralign="center" o:hrstd="t" o:hr="t" fillcolor="#a0a0a0" stroked="f"/>
        </w:pict>
      </w:r>
    </w:p>
    <w:p w14:paraId="591FC103" w14:textId="77777777" w:rsidR="002F3F51" w:rsidRPr="00A37C03" w:rsidRDefault="002F3F51" w:rsidP="00CE55E3">
      <w:pPr>
        <w:pStyle w:val="Heading2"/>
        <w:rPr>
          <w:rFonts w:ascii="Calibri" w:hAnsi="Calibri" w:cs="Calibri"/>
        </w:rPr>
      </w:pPr>
      <w:bookmarkStart w:id="219" w:name="_Toc220763524"/>
      <w:r w:rsidRPr="00A37C03">
        <w:rPr>
          <w:rFonts w:ascii="Calibri" w:hAnsi="Calibri" w:cs="Calibri"/>
        </w:rPr>
        <w:lastRenderedPageBreak/>
        <w:t>10. MVP Phasing Plan</w:t>
      </w:r>
      <w:bookmarkEnd w:id="219"/>
    </w:p>
    <w:p w14:paraId="323C6D9A" w14:textId="77777777" w:rsidR="002F3F51" w:rsidRPr="00A37C03" w:rsidRDefault="002F3F51" w:rsidP="00F84AED">
      <w:pPr>
        <w:pStyle w:val="Heading3"/>
        <w:rPr>
          <w:rFonts w:ascii="Calibri" w:hAnsi="Calibri" w:cs="Calibri"/>
        </w:rPr>
      </w:pPr>
      <w:bookmarkStart w:id="220" w:name="_Toc220763525"/>
      <w:r w:rsidRPr="00A37C03">
        <w:rPr>
          <w:rFonts w:ascii="Calibri" w:hAnsi="Calibri" w:cs="Calibri"/>
        </w:rPr>
        <w:t>10.1 MVP 0: Baseline Validation</w:t>
      </w:r>
      <w:bookmarkEnd w:id="220"/>
    </w:p>
    <w:p w14:paraId="53457ACC" w14:textId="003C6533" w:rsidR="002F3F51" w:rsidRPr="002F3F51" w:rsidRDefault="002F3F51" w:rsidP="002F3F51">
      <w:pPr>
        <w:rPr>
          <w:rFonts w:ascii="Calibri" w:hAnsi="Calibri" w:cs="Calibri"/>
        </w:rPr>
      </w:pPr>
      <w:r w:rsidRPr="444BEF9A">
        <w:rPr>
          <w:rFonts w:ascii="Calibri" w:hAnsi="Calibri" w:cs="Calibri"/>
          <w:b/>
          <w:bCs/>
        </w:rPr>
        <w:t>Duration:</w:t>
      </w:r>
      <w:r w:rsidRPr="444BEF9A">
        <w:rPr>
          <w:rFonts w:ascii="Calibri" w:hAnsi="Calibri" w:cs="Calibri"/>
        </w:rPr>
        <w:t xml:space="preserve"> </w:t>
      </w:r>
      <w:r w:rsidR="08AA1421" w:rsidRPr="444BEF9A">
        <w:rPr>
          <w:rFonts w:ascii="Calibri" w:hAnsi="Calibri" w:cs="Calibri"/>
        </w:rPr>
        <w:t>3</w:t>
      </w:r>
      <w:r w:rsidRPr="444BEF9A">
        <w:rPr>
          <w:rFonts w:ascii="Calibri" w:hAnsi="Calibri" w:cs="Calibri"/>
        </w:rPr>
        <w:t xml:space="preserve"> weeks</w:t>
      </w:r>
      <w:r w:rsidRPr="00A37C03">
        <w:rPr>
          <w:rFonts w:ascii="Calibri" w:hAnsi="Calibri" w:cs="Calibri"/>
        </w:rPr>
        <w:br/>
      </w:r>
      <w:r w:rsidRPr="444BEF9A">
        <w:rPr>
          <w:rFonts w:ascii="Calibri" w:hAnsi="Calibri" w:cs="Calibri"/>
          <w:b/>
          <w:bCs/>
        </w:rPr>
        <w:t>Objective:</w:t>
      </w:r>
      <w:r w:rsidRPr="444BEF9A">
        <w:rPr>
          <w:rFonts w:ascii="Calibri" w:hAnsi="Calibri" w:cs="Calibri"/>
        </w:rPr>
        <w:t xml:space="preserve"> Prove manual conversion works with sample files</w:t>
      </w:r>
    </w:p>
    <w:p w14:paraId="2B84B363" w14:textId="77777777" w:rsidR="002F3F51" w:rsidRPr="002F3F51" w:rsidRDefault="002F3F51" w:rsidP="002F3F51">
      <w:pPr>
        <w:rPr>
          <w:rFonts w:ascii="Calibri" w:hAnsi="Calibri" w:cs="Calibri"/>
        </w:rPr>
      </w:pPr>
      <w:r w:rsidRPr="002F3F51">
        <w:rPr>
          <w:rFonts w:ascii="Calibri" w:hAnsi="Calibri" w:cs="Calibri"/>
          <w:b/>
          <w:bCs/>
        </w:rPr>
        <w:t>Scope:</w:t>
      </w:r>
    </w:p>
    <w:p w14:paraId="1CE29730" w14:textId="77777777" w:rsidR="002F3F51" w:rsidRPr="002F3F51" w:rsidRDefault="002F3F51" w:rsidP="007D5939">
      <w:pPr>
        <w:numPr>
          <w:ilvl w:val="0"/>
          <w:numId w:val="54"/>
        </w:numPr>
        <w:rPr>
          <w:rFonts w:ascii="Calibri" w:hAnsi="Calibri" w:cs="Calibri"/>
        </w:rPr>
      </w:pPr>
      <w:r w:rsidRPr="002F3F51">
        <w:rPr>
          <w:rFonts w:ascii="Calibri" w:hAnsi="Calibri" w:cs="Calibri"/>
        </w:rPr>
        <w:t>Manual conversion of sample Excel files to ACH format</w:t>
      </w:r>
    </w:p>
    <w:p w14:paraId="3BCEC515" w14:textId="77777777" w:rsidR="002F3F51" w:rsidRPr="002F3F51" w:rsidRDefault="002F3F51" w:rsidP="007D5939">
      <w:pPr>
        <w:numPr>
          <w:ilvl w:val="0"/>
          <w:numId w:val="54"/>
        </w:numPr>
        <w:rPr>
          <w:rFonts w:ascii="Calibri" w:hAnsi="Calibri" w:cs="Calibri"/>
        </w:rPr>
      </w:pPr>
      <w:r w:rsidRPr="002F3F51">
        <w:rPr>
          <w:rFonts w:ascii="Calibri" w:hAnsi="Calibri" w:cs="Calibri"/>
        </w:rPr>
        <w:t>On-premises execution</w:t>
      </w:r>
    </w:p>
    <w:p w14:paraId="066B9CC3" w14:textId="77777777" w:rsidR="002F3F51" w:rsidRPr="002F3F51" w:rsidRDefault="002F3F51" w:rsidP="007D5939">
      <w:pPr>
        <w:numPr>
          <w:ilvl w:val="0"/>
          <w:numId w:val="54"/>
        </w:numPr>
        <w:rPr>
          <w:rFonts w:ascii="Calibri" w:hAnsi="Calibri" w:cs="Calibri"/>
        </w:rPr>
      </w:pPr>
      <w:r w:rsidRPr="002F3F51">
        <w:rPr>
          <w:rFonts w:ascii="Calibri" w:hAnsi="Calibri" w:cs="Calibri"/>
        </w:rPr>
        <w:t>Baseline accuracy validation</w:t>
      </w:r>
    </w:p>
    <w:p w14:paraId="6969880E" w14:textId="77777777" w:rsidR="002F3F51" w:rsidRPr="002F3F51" w:rsidRDefault="002F3F51" w:rsidP="007D5939">
      <w:pPr>
        <w:numPr>
          <w:ilvl w:val="0"/>
          <w:numId w:val="54"/>
        </w:numPr>
        <w:rPr>
          <w:rFonts w:ascii="Calibri" w:hAnsi="Calibri" w:cs="Calibri"/>
        </w:rPr>
      </w:pPr>
      <w:r w:rsidRPr="002F3F51">
        <w:rPr>
          <w:rFonts w:ascii="Calibri" w:hAnsi="Calibri" w:cs="Calibri"/>
        </w:rPr>
        <w:t>Stakeholder sign-off</w:t>
      </w:r>
    </w:p>
    <w:p w14:paraId="1095692A" w14:textId="1F6C8D7E" w:rsidR="002F3F51" w:rsidRPr="002F3F51" w:rsidRDefault="002F3F51" w:rsidP="002F3F51">
      <w:pPr>
        <w:rPr>
          <w:rFonts w:ascii="Calibri" w:hAnsi="Calibri" w:cs="Calibri"/>
        </w:rPr>
      </w:pPr>
      <w:r w:rsidRPr="002F3F51">
        <w:rPr>
          <w:rFonts w:ascii="Calibri" w:hAnsi="Calibri" w:cs="Calibri"/>
          <w:b/>
          <w:bCs/>
        </w:rPr>
        <w:t>Deliverables:</w:t>
      </w:r>
      <w:r w:rsidR="0071640D">
        <w:rPr>
          <w:rFonts w:ascii="Calibri" w:hAnsi="Calibri" w:cs="Calibri"/>
          <w:b/>
          <w:bCs/>
        </w:rPr>
        <w:t xml:space="preserve"> </w:t>
      </w:r>
    </w:p>
    <w:p w14:paraId="4EF02F32" w14:textId="77777777" w:rsidR="002F3F51" w:rsidRPr="002F3F51" w:rsidRDefault="002F3F51" w:rsidP="007D5939">
      <w:pPr>
        <w:numPr>
          <w:ilvl w:val="0"/>
          <w:numId w:val="55"/>
        </w:numPr>
        <w:rPr>
          <w:rFonts w:ascii="Calibri" w:hAnsi="Calibri" w:cs="Calibri"/>
        </w:rPr>
      </w:pPr>
      <w:r w:rsidRPr="002F3F51">
        <w:rPr>
          <w:rFonts w:ascii="Calibri" w:hAnsi="Calibri" w:cs="Calibri"/>
        </w:rPr>
        <w:t>Sample conversion results</w:t>
      </w:r>
    </w:p>
    <w:p w14:paraId="6F4F812E" w14:textId="77777777" w:rsidR="002F3F51" w:rsidRPr="002F3F51" w:rsidRDefault="002F3F51" w:rsidP="007D5939">
      <w:pPr>
        <w:numPr>
          <w:ilvl w:val="0"/>
          <w:numId w:val="55"/>
        </w:numPr>
        <w:rPr>
          <w:rFonts w:ascii="Calibri" w:hAnsi="Calibri" w:cs="Calibri"/>
        </w:rPr>
      </w:pPr>
      <w:r w:rsidRPr="002F3F51">
        <w:rPr>
          <w:rFonts w:ascii="Calibri" w:hAnsi="Calibri" w:cs="Calibri"/>
        </w:rPr>
        <w:t>Accuracy metrics</w:t>
      </w:r>
    </w:p>
    <w:p w14:paraId="581BB0C1" w14:textId="77777777" w:rsidR="002F3F51" w:rsidRPr="002F3F51" w:rsidRDefault="002F3F51" w:rsidP="007D5939">
      <w:pPr>
        <w:numPr>
          <w:ilvl w:val="0"/>
          <w:numId w:val="55"/>
        </w:numPr>
        <w:rPr>
          <w:rFonts w:ascii="Calibri" w:hAnsi="Calibri" w:cs="Calibri"/>
        </w:rPr>
      </w:pPr>
      <w:r w:rsidRPr="444BEF9A">
        <w:rPr>
          <w:rFonts w:ascii="Calibri" w:hAnsi="Calibri" w:cs="Calibri"/>
        </w:rPr>
        <w:t>Go/no-go decision</w:t>
      </w:r>
    </w:p>
    <w:p w14:paraId="4CE36CA6" w14:textId="39CF123A" w:rsidR="444BEF9A" w:rsidRDefault="444BEF9A" w:rsidP="444BEF9A">
      <w:pPr>
        <w:rPr>
          <w:rFonts w:ascii="Calibri" w:hAnsi="Calibri" w:cs="Calibri"/>
        </w:rPr>
      </w:pPr>
    </w:p>
    <w:p w14:paraId="453C36F7" w14:textId="2DAD703E" w:rsidR="444BEF9A" w:rsidRDefault="444BEF9A" w:rsidP="444BEF9A">
      <w:pPr>
        <w:rPr>
          <w:rFonts w:ascii="Calibri" w:hAnsi="Calibri" w:cs="Calibri"/>
        </w:rPr>
      </w:pPr>
    </w:p>
    <w:p w14:paraId="748CAFF0" w14:textId="7CBAA050" w:rsidR="444BEF9A" w:rsidRDefault="444BEF9A" w:rsidP="444BEF9A">
      <w:pPr>
        <w:rPr>
          <w:rFonts w:ascii="Calibri" w:hAnsi="Calibri" w:cs="Calibri"/>
        </w:rPr>
      </w:pPr>
    </w:p>
    <w:p w14:paraId="2AB1D259" w14:textId="1A217C13" w:rsidR="444BEF9A" w:rsidRDefault="444BEF9A" w:rsidP="444BEF9A">
      <w:pPr>
        <w:rPr>
          <w:rFonts w:ascii="Calibri" w:hAnsi="Calibri" w:cs="Calibri"/>
        </w:rPr>
      </w:pPr>
    </w:p>
    <w:p w14:paraId="3958BD72" w14:textId="77777777" w:rsidR="002F3F51" w:rsidRPr="00A37C03" w:rsidRDefault="002F3F51" w:rsidP="00F84AED">
      <w:pPr>
        <w:pStyle w:val="Heading3"/>
        <w:rPr>
          <w:rFonts w:ascii="Calibri" w:hAnsi="Calibri" w:cs="Calibri"/>
        </w:rPr>
      </w:pPr>
      <w:bookmarkStart w:id="221" w:name="_Toc220763526"/>
      <w:r w:rsidRPr="00A37C03">
        <w:rPr>
          <w:rFonts w:ascii="Calibri" w:hAnsi="Calibri" w:cs="Calibri"/>
        </w:rPr>
        <w:t>10.2 MVP 1: Cloud Infrastructure</w:t>
      </w:r>
      <w:bookmarkEnd w:id="221"/>
    </w:p>
    <w:p w14:paraId="1C689662" w14:textId="77777777" w:rsidR="002F3F51" w:rsidRPr="002F3F51" w:rsidRDefault="002F3F51" w:rsidP="002F3F51">
      <w:pPr>
        <w:rPr>
          <w:rFonts w:ascii="Calibri" w:hAnsi="Calibri" w:cs="Calibri"/>
        </w:rPr>
      </w:pPr>
      <w:r w:rsidRPr="002F3F51">
        <w:rPr>
          <w:rFonts w:ascii="Calibri" w:hAnsi="Calibri" w:cs="Calibri"/>
          <w:b/>
          <w:bCs/>
        </w:rPr>
        <w:t>Duration:</w:t>
      </w:r>
      <w:r w:rsidRPr="002F3F51">
        <w:rPr>
          <w:rFonts w:ascii="Calibri" w:hAnsi="Calibri" w:cs="Calibri"/>
        </w:rPr>
        <w:t xml:space="preserve"> 4 weeks</w:t>
      </w:r>
      <w:r w:rsidRPr="002F3F51">
        <w:rPr>
          <w:rFonts w:ascii="Calibri" w:hAnsi="Calibri" w:cs="Calibri"/>
        </w:rPr>
        <w:br/>
      </w:r>
      <w:r w:rsidRPr="002F3F51">
        <w:rPr>
          <w:rFonts w:ascii="Calibri" w:hAnsi="Calibri" w:cs="Calibri"/>
          <w:b/>
          <w:bCs/>
        </w:rPr>
        <w:t>Objective:</w:t>
      </w:r>
      <w:r w:rsidRPr="002F3F51">
        <w:rPr>
          <w:rFonts w:ascii="Calibri" w:hAnsi="Calibri" w:cs="Calibri"/>
        </w:rPr>
        <w:t xml:space="preserve"> Deploy basic pipeline to AWS</w:t>
      </w:r>
    </w:p>
    <w:p w14:paraId="735DEA84" w14:textId="77777777" w:rsidR="002F3F51" w:rsidRPr="002F3F51" w:rsidRDefault="002F3F51" w:rsidP="002F3F51">
      <w:pPr>
        <w:rPr>
          <w:rFonts w:ascii="Calibri" w:hAnsi="Calibri" w:cs="Calibri"/>
        </w:rPr>
      </w:pPr>
      <w:r w:rsidRPr="002F3F51">
        <w:rPr>
          <w:rFonts w:ascii="Calibri" w:hAnsi="Calibri" w:cs="Calibri"/>
          <w:b/>
          <w:bCs/>
        </w:rPr>
        <w:t>Scope:</w:t>
      </w:r>
    </w:p>
    <w:p w14:paraId="74FABDA4" w14:textId="77777777" w:rsidR="002F3F51" w:rsidRPr="002F3F51" w:rsidRDefault="002F3F51" w:rsidP="007D5939">
      <w:pPr>
        <w:numPr>
          <w:ilvl w:val="0"/>
          <w:numId w:val="56"/>
        </w:numPr>
        <w:rPr>
          <w:rFonts w:ascii="Calibri" w:hAnsi="Calibri" w:cs="Calibri"/>
        </w:rPr>
      </w:pPr>
      <w:r w:rsidRPr="002F3F51">
        <w:rPr>
          <w:rFonts w:ascii="Calibri" w:hAnsi="Calibri" w:cs="Calibri"/>
        </w:rPr>
        <w:t>ECS container deployment</w:t>
      </w:r>
    </w:p>
    <w:p w14:paraId="524A27CD" w14:textId="77777777" w:rsidR="002F3F51" w:rsidRPr="002F3F51" w:rsidRDefault="002F3F51" w:rsidP="007D5939">
      <w:pPr>
        <w:numPr>
          <w:ilvl w:val="0"/>
          <w:numId w:val="56"/>
        </w:numPr>
        <w:rPr>
          <w:rFonts w:ascii="Calibri" w:hAnsi="Calibri" w:cs="Calibri"/>
        </w:rPr>
      </w:pPr>
      <w:r w:rsidRPr="002F3F51">
        <w:rPr>
          <w:rFonts w:ascii="Calibri" w:hAnsi="Calibri" w:cs="Calibri"/>
        </w:rPr>
        <w:t>S3 file intake</w:t>
      </w:r>
    </w:p>
    <w:p w14:paraId="01E5BA9E" w14:textId="77777777" w:rsidR="002F3F51" w:rsidRPr="002F3F51" w:rsidRDefault="002F3F51" w:rsidP="007D5939">
      <w:pPr>
        <w:numPr>
          <w:ilvl w:val="0"/>
          <w:numId w:val="56"/>
        </w:numPr>
        <w:rPr>
          <w:rFonts w:ascii="Calibri" w:hAnsi="Calibri" w:cs="Calibri"/>
        </w:rPr>
      </w:pPr>
      <w:r w:rsidRPr="002F3F51">
        <w:rPr>
          <w:rFonts w:ascii="Calibri" w:hAnsi="Calibri" w:cs="Calibri"/>
        </w:rPr>
        <w:t>Basic orchestration</w:t>
      </w:r>
    </w:p>
    <w:p w14:paraId="6534FC63" w14:textId="77777777" w:rsidR="002F3F51" w:rsidRPr="002F3F51" w:rsidRDefault="002F3F51" w:rsidP="007D5939">
      <w:pPr>
        <w:numPr>
          <w:ilvl w:val="0"/>
          <w:numId w:val="56"/>
        </w:numPr>
        <w:rPr>
          <w:rFonts w:ascii="Calibri" w:hAnsi="Calibri" w:cs="Calibri"/>
        </w:rPr>
      </w:pPr>
      <w:r w:rsidRPr="002F3F51">
        <w:rPr>
          <w:rFonts w:ascii="Calibri" w:hAnsi="Calibri" w:cs="Calibri"/>
        </w:rPr>
        <w:t>Monitoring setup</w:t>
      </w:r>
    </w:p>
    <w:p w14:paraId="3CC35CA0" w14:textId="77777777" w:rsidR="002F3F51" w:rsidRPr="002F3F51" w:rsidRDefault="002F3F51" w:rsidP="002F3F51">
      <w:pPr>
        <w:rPr>
          <w:rFonts w:ascii="Calibri" w:hAnsi="Calibri" w:cs="Calibri"/>
        </w:rPr>
      </w:pPr>
      <w:r w:rsidRPr="002F3F51">
        <w:rPr>
          <w:rFonts w:ascii="Calibri" w:hAnsi="Calibri" w:cs="Calibri"/>
          <w:b/>
          <w:bCs/>
        </w:rPr>
        <w:lastRenderedPageBreak/>
        <w:t>Deliverables:</w:t>
      </w:r>
    </w:p>
    <w:p w14:paraId="2DC53DDE" w14:textId="77777777" w:rsidR="002F3F51" w:rsidRPr="002F3F51" w:rsidRDefault="002F3F51" w:rsidP="007D5939">
      <w:pPr>
        <w:numPr>
          <w:ilvl w:val="0"/>
          <w:numId w:val="57"/>
        </w:numPr>
        <w:rPr>
          <w:rFonts w:ascii="Calibri" w:hAnsi="Calibri" w:cs="Calibri"/>
        </w:rPr>
      </w:pPr>
      <w:r w:rsidRPr="002F3F51">
        <w:rPr>
          <w:rFonts w:ascii="Calibri" w:hAnsi="Calibri" w:cs="Calibri"/>
        </w:rPr>
        <w:t>Deployed containers</w:t>
      </w:r>
    </w:p>
    <w:p w14:paraId="02E33C07" w14:textId="77777777" w:rsidR="002F3F51" w:rsidRPr="002F3F51" w:rsidRDefault="002F3F51" w:rsidP="007D5939">
      <w:pPr>
        <w:numPr>
          <w:ilvl w:val="0"/>
          <w:numId w:val="57"/>
        </w:numPr>
        <w:rPr>
          <w:rFonts w:ascii="Calibri" w:hAnsi="Calibri" w:cs="Calibri"/>
        </w:rPr>
      </w:pPr>
      <w:r w:rsidRPr="002F3F51">
        <w:rPr>
          <w:rFonts w:ascii="Calibri" w:hAnsi="Calibri" w:cs="Calibri"/>
        </w:rPr>
        <w:t>S3 integration working</w:t>
      </w:r>
    </w:p>
    <w:p w14:paraId="62828BDE" w14:textId="77777777" w:rsidR="002F3F51" w:rsidRPr="002F3F51" w:rsidRDefault="002F3F51" w:rsidP="007D5939">
      <w:pPr>
        <w:numPr>
          <w:ilvl w:val="0"/>
          <w:numId w:val="57"/>
        </w:numPr>
        <w:rPr>
          <w:rFonts w:ascii="Calibri" w:hAnsi="Calibri" w:cs="Calibri"/>
        </w:rPr>
      </w:pPr>
      <w:r w:rsidRPr="002F3F51">
        <w:rPr>
          <w:rFonts w:ascii="Calibri" w:hAnsi="Calibri" w:cs="Calibri"/>
        </w:rPr>
        <w:t>Basic dashboard</w:t>
      </w:r>
    </w:p>
    <w:p w14:paraId="453CADC0" w14:textId="77777777" w:rsidR="002F3F51" w:rsidRPr="00A37C03" w:rsidRDefault="002F3F51" w:rsidP="00F84AED">
      <w:pPr>
        <w:pStyle w:val="Heading3"/>
        <w:rPr>
          <w:rFonts w:ascii="Calibri" w:hAnsi="Calibri" w:cs="Calibri"/>
        </w:rPr>
      </w:pPr>
      <w:bookmarkStart w:id="222" w:name="_Toc220763527"/>
      <w:r w:rsidRPr="00A37C03">
        <w:rPr>
          <w:rFonts w:ascii="Calibri" w:hAnsi="Calibri" w:cs="Calibri"/>
        </w:rPr>
        <w:t>10.3 MVP 2: Agent Core</w:t>
      </w:r>
      <w:bookmarkEnd w:id="222"/>
    </w:p>
    <w:p w14:paraId="43E27105" w14:textId="77777777" w:rsidR="002F3F51" w:rsidRPr="002F3F51" w:rsidRDefault="002F3F51" w:rsidP="002F3F51">
      <w:pPr>
        <w:rPr>
          <w:rFonts w:ascii="Calibri" w:hAnsi="Calibri" w:cs="Calibri"/>
        </w:rPr>
      </w:pPr>
      <w:r w:rsidRPr="002F3F51">
        <w:rPr>
          <w:rFonts w:ascii="Calibri" w:hAnsi="Calibri" w:cs="Calibri"/>
          <w:b/>
          <w:bCs/>
        </w:rPr>
        <w:t>Duration:</w:t>
      </w:r>
      <w:r w:rsidRPr="002F3F51">
        <w:rPr>
          <w:rFonts w:ascii="Calibri" w:hAnsi="Calibri" w:cs="Calibri"/>
        </w:rPr>
        <w:t xml:space="preserve"> 6 weeks</w:t>
      </w:r>
      <w:r w:rsidRPr="002F3F51">
        <w:rPr>
          <w:rFonts w:ascii="Calibri" w:hAnsi="Calibri" w:cs="Calibri"/>
        </w:rPr>
        <w:br/>
      </w:r>
      <w:r w:rsidRPr="002F3F51">
        <w:rPr>
          <w:rFonts w:ascii="Calibri" w:hAnsi="Calibri" w:cs="Calibri"/>
          <w:b/>
          <w:bCs/>
        </w:rPr>
        <w:t>Objective:</w:t>
      </w:r>
      <w:r w:rsidRPr="002F3F51">
        <w:rPr>
          <w:rFonts w:ascii="Calibri" w:hAnsi="Calibri" w:cs="Calibri"/>
        </w:rPr>
        <w:t xml:space="preserve"> Deploy individual agents</w:t>
      </w:r>
    </w:p>
    <w:p w14:paraId="6116B796" w14:textId="77777777" w:rsidR="002F3F51" w:rsidRPr="002F3F51" w:rsidRDefault="002F3F51" w:rsidP="002F3F51">
      <w:pPr>
        <w:rPr>
          <w:rFonts w:ascii="Calibri" w:hAnsi="Calibri" w:cs="Calibri"/>
        </w:rPr>
      </w:pPr>
      <w:r w:rsidRPr="002F3F51">
        <w:rPr>
          <w:rFonts w:ascii="Calibri" w:hAnsi="Calibri" w:cs="Calibri"/>
          <w:b/>
          <w:bCs/>
        </w:rPr>
        <w:t>Scope:</w:t>
      </w:r>
    </w:p>
    <w:p w14:paraId="3F8DEF7A" w14:textId="77777777" w:rsidR="002F3F51" w:rsidRPr="002F3F51" w:rsidRDefault="002F3F51" w:rsidP="007D5939">
      <w:pPr>
        <w:numPr>
          <w:ilvl w:val="0"/>
          <w:numId w:val="58"/>
        </w:numPr>
        <w:rPr>
          <w:rFonts w:ascii="Calibri" w:hAnsi="Calibri" w:cs="Calibri"/>
        </w:rPr>
      </w:pPr>
      <w:r w:rsidRPr="002F3F51">
        <w:rPr>
          <w:rFonts w:ascii="Calibri" w:hAnsi="Calibri" w:cs="Calibri"/>
        </w:rPr>
        <w:t>IDP Agent deployment</w:t>
      </w:r>
    </w:p>
    <w:p w14:paraId="4328EA12" w14:textId="77777777" w:rsidR="002F3F51" w:rsidRPr="002F3F51" w:rsidRDefault="002F3F51" w:rsidP="007D5939">
      <w:pPr>
        <w:numPr>
          <w:ilvl w:val="0"/>
          <w:numId w:val="58"/>
        </w:numPr>
        <w:rPr>
          <w:rFonts w:ascii="Calibri" w:hAnsi="Calibri" w:cs="Calibri"/>
        </w:rPr>
      </w:pPr>
      <w:r w:rsidRPr="002F3F51">
        <w:rPr>
          <w:rFonts w:ascii="Calibri" w:hAnsi="Calibri" w:cs="Calibri"/>
        </w:rPr>
        <w:t>Validator Agent deployment</w:t>
      </w:r>
    </w:p>
    <w:p w14:paraId="13A88AB6" w14:textId="77777777" w:rsidR="002F3F51" w:rsidRPr="002F3F51" w:rsidRDefault="002F3F51" w:rsidP="007D5939">
      <w:pPr>
        <w:numPr>
          <w:ilvl w:val="0"/>
          <w:numId w:val="58"/>
        </w:numPr>
        <w:rPr>
          <w:rFonts w:ascii="Calibri" w:hAnsi="Calibri" w:cs="Calibri"/>
        </w:rPr>
      </w:pPr>
      <w:r w:rsidRPr="002F3F51">
        <w:rPr>
          <w:rFonts w:ascii="Calibri" w:hAnsi="Calibri" w:cs="Calibri"/>
        </w:rPr>
        <w:t>Transformation Agent deployment</w:t>
      </w:r>
    </w:p>
    <w:p w14:paraId="43DE173F" w14:textId="77777777" w:rsidR="002F3F51" w:rsidRPr="002F3F51" w:rsidRDefault="002F3F51" w:rsidP="007D5939">
      <w:pPr>
        <w:numPr>
          <w:ilvl w:val="0"/>
          <w:numId w:val="58"/>
        </w:numPr>
        <w:rPr>
          <w:rFonts w:ascii="Calibri" w:hAnsi="Calibri" w:cs="Calibri"/>
        </w:rPr>
      </w:pPr>
      <w:r w:rsidRPr="002F3F51">
        <w:rPr>
          <w:rFonts w:ascii="Calibri" w:hAnsi="Calibri" w:cs="Calibri"/>
        </w:rPr>
        <w:t>Redis cache setup</w:t>
      </w:r>
    </w:p>
    <w:p w14:paraId="3A2EAF64" w14:textId="77777777" w:rsidR="002F3F51" w:rsidRPr="002F3F51" w:rsidRDefault="002F3F51" w:rsidP="002F3F51">
      <w:pPr>
        <w:rPr>
          <w:rFonts w:ascii="Calibri" w:hAnsi="Calibri" w:cs="Calibri"/>
        </w:rPr>
      </w:pPr>
      <w:r w:rsidRPr="002F3F51">
        <w:rPr>
          <w:rFonts w:ascii="Calibri" w:hAnsi="Calibri" w:cs="Calibri"/>
          <w:b/>
          <w:bCs/>
        </w:rPr>
        <w:t>Deliverables:</w:t>
      </w:r>
    </w:p>
    <w:p w14:paraId="2C0B7190" w14:textId="77777777" w:rsidR="002F3F51" w:rsidRPr="002F3F51" w:rsidRDefault="002F3F51" w:rsidP="007D5939">
      <w:pPr>
        <w:numPr>
          <w:ilvl w:val="0"/>
          <w:numId w:val="59"/>
        </w:numPr>
        <w:rPr>
          <w:rFonts w:ascii="Calibri" w:hAnsi="Calibri" w:cs="Calibri"/>
        </w:rPr>
      </w:pPr>
      <w:r w:rsidRPr="002F3F51">
        <w:rPr>
          <w:rFonts w:ascii="Calibri" w:hAnsi="Calibri" w:cs="Calibri"/>
        </w:rPr>
        <w:t>All agents operational</w:t>
      </w:r>
    </w:p>
    <w:p w14:paraId="4E1059CF" w14:textId="77777777" w:rsidR="002F3F51" w:rsidRPr="002F3F51" w:rsidRDefault="002F3F51" w:rsidP="007D5939">
      <w:pPr>
        <w:numPr>
          <w:ilvl w:val="0"/>
          <w:numId w:val="59"/>
        </w:numPr>
        <w:rPr>
          <w:rFonts w:ascii="Calibri" w:hAnsi="Calibri" w:cs="Calibri"/>
        </w:rPr>
      </w:pPr>
      <w:r w:rsidRPr="002F3F51">
        <w:rPr>
          <w:rFonts w:ascii="Calibri" w:hAnsi="Calibri" w:cs="Calibri"/>
        </w:rPr>
        <w:t>Schema caching working</w:t>
      </w:r>
    </w:p>
    <w:p w14:paraId="64523263" w14:textId="77777777" w:rsidR="002F3F51" w:rsidRPr="002F3F51" w:rsidRDefault="002F3F51" w:rsidP="007D5939">
      <w:pPr>
        <w:numPr>
          <w:ilvl w:val="0"/>
          <w:numId w:val="59"/>
        </w:numPr>
        <w:rPr>
          <w:rFonts w:ascii="Calibri" w:hAnsi="Calibri" w:cs="Calibri"/>
        </w:rPr>
      </w:pPr>
      <w:r w:rsidRPr="002F3F51">
        <w:rPr>
          <w:rFonts w:ascii="Calibri" w:hAnsi="Calibri" w:cs="Calibri"/>
        </w:rPr>
        <w:t>End-to-end file processing (happy path)</w:t>
      </w:r>
    </w:p>
    <w:p w14:paraId="4063F826" w14:textId="77777777" w:rsidR="002F3F51" w:rsidRPr="00A37C03" w:rsidRDefault="002F3F51" w:rsidP="00F84AED">
      <w:pPr>
        <w:pStyle w:val="Heading3"/>
        <w:rPr>
          <w:rFonts w:ascii="Calibri" w:hAnsi="Calibri" w:cs="Calibri"/>
        </w:rPr>
      </w:pPr>
      <w:bookmarkStart w:id="223" w:name="_Toc220763528"/>
      <w:r w:rsidRPr="00A37C03">
        <w:rPr>
          <w:rFonts w:ascii="Calibri" w:hAnsi="Calibri" w:cs="Calibri"/>
        </w:rPr>
        <w:t>10.4 MVP 3: Integration</w:t>
      </w:r>
      <w:bookmarkEnd w:id="223"/>
    </w:p>
    <w:p w14:paraId="5633B121" w14:textId="77777777" w:rsidR="002F3F51" w:rsidRPr="002F3F51" w:rsidRDefault="002F3F51" w:rsidP="002F3F51">
      <w:pPr>
        <w:rPr>
          <w:rFonts w:ascii="Calibri" w:hAnsi="Calibri" w:cs="Calibri"/>
        </w:rPr>
      </w:pPr>
      <w:r w:rsidRPr="002F3F51">
        <w:rPr>
          <w:rFonts w:ascii="Calibri" w:hAnsi="Calibri" w:cs="Calibri"/>
          <w:b/>
          <w:bCs/>
        </w:rPr>
        <w:t>Duration:</w:t>
      </w:r>
      <w:r w:rsidRPr="002F3F51">
        <w:rPr>
          <w:rFonts w:ascii="Calibri" w:hAnsi="Calibri" w:cs="Calibri"/>
        </w:rPr>
        <w:t xml:space="preserve"> 4 weeks</w:t>
      </w:r>
      <w:r w:rsidRPr="002F3F51">
        <w:rPr>
          <w:rFonts w:ascii="Calibri" w:hAnsi="Calibri" w:cs="Calibri"/>
        </w:rPr>
        <w:br/>
      </w:r>
      <w:r w:rsidRPr="002F3F51">
        <w:rPr>
          <w:rFonts w:ascii="Calibri" w:hAnsi="Calibri" w:cs="Calibri"/>
          <w:b/>
          <w:bCs/>
        </w:rPr>
        <w:t>Objective:</w:t>
      </w:r>
      <w:r w:rsidRPr="002F3F51">
        <w:rPr>
          <w:rFonts w:ascii="Calibri" w:hAnsi="Calibri" w:cs="Calibri"/>
        </w:rPr>
        <w:t xml:space="preserve"> Integrate with existing systems</w:t>
      </w:r>
    </w:p>
    <w:p w14:paraId="181F2B56" w14:textId="77777777" w:rsidR="002F3F51" w:rsidRPr="002F3F51" w:rsidRDefault="002F3F51" w:rsidP="002F3F51">
      <w:pPr>
        <w:rPr>
          <w:rFonts w:ascii="Calibri" w:hAnsi="Calibri" w:cs="Calibri"/>
        </w:rPr>
      </w:pPr>
      <w:r w:rsidRPr="002F3F51">
        <w:rPr>
          <w:rFonts w:ascii="Calibri" w:hAnsi="Calibri" w:cs="Calibri"/>
          <w:b/>
          <w:bCs/>
        </w:rPr>
        <w:t>Scope:</w:t>
      </w:r>
    </w:p>
    <w:p w14:paraId="7ECE4EBE" w14:textId="77777777" w:rsidR="002F3F51" w:rsidRPr="002F3F51" w:rsidRDefault="002F3F51" w:rsidP="007D5939">
      <w:pPr>
        <w:numPr>
          <w:ilvl w:val="0"/>
          <w:numId w:val="60"/>
        </w:numPr>
        <w:rPr>
          <w:rFonts w:ascii="Calibri" w:hAnsi="Calibri" w:cs="Calibri"/>
        </w:rPr>
      </w:pPr>
      <w:r w:rsidRPr="002F3F51">
        <w:rPr>
          <w:rFonts w:ascii="Calibri" w:hAnsi="Calibri" w:cs="Calibri"/>
        </w:rPr>
        <w:t>PlanConnect integration</w:t>
      </w:r>
    </w:p>
    <w:p w14:paraId="4BAFBA52" w14:textId="77777777" w:rsidR="002F3F51" w:rsidRPr="002F3F51" w:rsidRDefault="002F3F51" w:rsidP="007D5939">
      <w:pPr>
        <w:numPr>
          <w:ilvl w:val="0"/>
          <w:numId w:val="60"/>
        </w:numPr>
        <w:rPr>
          <w:rFonts w:ascii="Calibri" w:hAnsi="Calibri" w:cs="Calibri"/>
        </w:rPr>
      </w:pPr>
      <w:r w:rsidRPr="002F3F51">
        <w:rPr>
          <w:rFonts w:ascii="Calibri" w:hAnsi="Calibri" w:cs="Calibri"/>
        </w:rPr>
        <w:t>Relias XML generation</w:t>
      </w:r>
    </w:p>
    <w:p w14:paraId="2F8BB9D3" w14:textId="77777777" w:rsidR="002F3F51" w:rsidRPr="002F3F51" w:rsidRDefault="002F3F51" w:rsidP="007D5939">
      <w:pPr>
        <w:numPr>
          <w:ilvl w:val="0"/>
          <w:numId w:val="60"/>
        </w:numPr>
        <w:rPr>
          <w:rFonts w:ascii="Calibri" w:hAnsi="Calibri" w:cs="Calibri"/>
        </w:rPr>
      </w:pPr>
      <w:r w:rsidRPr="002F3F51">
        <w:rPr>
          <w:rFonts w:ascii="Calibri" w:hAnsi="Calibri" w:cs="Calibri"/>
        </w:rPr>
        <w:t>ACH file generation</w:t>
      </w:r>
    </w:p>
    <w:p w14:paraId="1E64ABEC" w14:textId="77777777" w:rsidR="002F3F51" w:rsidRPr="002F3F51" w:rsidRDefault="002F3F51" w:rsidP="007D5939">
      <w:pPr>
        <w:numPr>
          <w:ilvl w:val="0"/>
          <w:numId w:val="60"/>
        </w:numPr>
        <w:rPr>
          <w:rFonts w:ascii="Calibri" w:hAnsi="Calibri" w:cs="Calibri"/>
        </w:rPr>
      </w:pPr>
      <w:r w:rsidRPr="002F3F51">
        <w:rPr>
          <w:rFonts w:ascii="Calibri" w:hAnsi="Calibri" w:cs="Calibri"/>
        </w:rPr>
        <w:t>Notification system</w:t>
      </w:r>
    </w:p>
    <w:p w14:paraId="17242F2A" w14:textId="77777777" w:rsidR="002F3F51" w:rsidRPr="002F3F51" w:rsidRDefault="002F3F51" w:rsidP="002F3F51">
      <w:pPr>
        <w:rPr>
          <w:rFonts w:ascii="Calibri" w:hAnsi="Calibri" w:cs="Calibri"/>
        </w:rPr>
      </w:pPr>
      <w:r w:rsidRPr="002F3F51">
        <w:rPr>
          <w:rFonts w:ascii="Calibri" w:hAnsi="Calibri" w:cs="Calibri"/>
          <w:b/>
          <w:bCs/>
        </w:rPr>
        <w:t>Deliverables:</w:t>
      </w:r>
    </w:p>
    <w:p w14:paraId="62321B19" w14:textId="77777777" w:rsidR="002F3F51" w:rsidRPr="002F3F51" w:rsidRDefault="002F3F51" w:rsidP="007D5939">
      <w:pPr>
        <w:numPr>
          <w:ilvl w:val="0"/>
          <w:numId w:val="61"/>
        </w:numPr>
        <w:rPr>
          <w:rFonts w:ascii="Calibri" w:hAnsi="Calibri" w:cs="Calibri"/>
        </w:rPr>
      </w:pPr>
      <w:r w:rsidRPr="002F3F51">
        <w:rPr>
          <w:rFonts w:ascii="Calibri" w:hAnsi="Calibri" w:cs="Calibri"/>
        </w:rPr>
        <w:lastRenderedPageBreak/>
        <w:t>Full pipeline integration</w:t>
      </w:r>
    </w:p>
    <w:p w14:paraId="37467ACE" w14:textId="77777777" w:rsidR="002F3F51" w:rsidRPr="002F3F51" w:rsidRDefault="002F3F51" w:rsidP="007D5939">
      <w:pPr>
        <w:numPr>
          <w:ilvl w:val="0"/>
          <w:numId w:val="61"/>
        </w:numPr>
        <w:rPr>
          <w:rFonts w:ascii="Calibri" w:hAnsi="Calibri" w:cs="Calibri"/>
        </w:rPr>
      </w:pPr>
      <w:r w:rsidRPr="002F3F51">
        <w:rPr>
          <w:rFonts w:ascii="Calibri" w:hAnsi="Calibri" w:cs="Calibri"/>
        </w:rPr>
        <w:t>Import reports captured</w:t>
      </w:r>
    </w:p>
    <w:p w14:paraId="25E1F9D1" w14:textId="77777777" w:rsidR="002F3F51" w:rsidRPr="002F3F51" w:rsidRDefault="002F3F51" w:rsidP="007D5939">
      <w:pPr>
        <w:numPr>
          <w:ilvl w:val="0"/>
          <w:numId w:val="61"/>
        </w:numPr>
        <w:rPr>
          <w:rFonts w:ascii="Calibri" w:hAnsi="Calibri" w:cs="Calibri"/>
        </w:rPr>
      </w:pPr>
      <w:r w:rsidRPr="002F3F51">
        <w:rPr>
          <w:rFonts w:ascii="Calibri" w:hAnsi="Calibri" w:cs="Calibri"/>
        </w:rPr>
        <w:t>Notifications working</w:t>
      </w:r>
    </w:p>
    <w:p w14:paraId="69399D9E" w14:textId="77777777" w:rsidR="002F3F51" w:rsidRPr="00A37C03" w:rsidRDefault="002F3F51" w:rsidP="00F84AED">
      <w:pPr>
        <w:pStyle w:val="Heading3"/>
        <w:rPr>
          <w:rFonts w:ascii="Calibri" w:hAnsi="Calibri" w:cs="Calibri"/>
        </w:rPr>
      </w:pPr>
      <w:bookmarkStart w:id="224" w:name="_Toc220763529"/>
      <w:r w:rsidRPr="00A37C03">
        <w:rPr>
          <w:rFonts w:ascii="Calibri" w:hAnsi="Calibri" w:cs="Calibri"/>
        </w:rPr>
        <w:t>10.5 MVP 4: Edge Cases &amp; HITL</w:t>
      </w:r>
      <w:bookmarkEnd w:id="224"/>
    </w:p>
    <w:p w14:paraId="6260964E" w14:textId="77777777" w:rsidR="002F3F51" w:rsidRPr="002F3F51" w:rsidRDefault="002F3F51" w:rsidP="002F3F51">
      <w:pPr>
        <w:rPr>
          <w:rFonts w:ascii="Calibri" w:hAnsi="Calibri" w:cs="Calibri"/>
        </w:rPr>
      </w:pPr>
      <w:r w:rsidRPr="002F3F51">
        <w:rPr>
          <w:rFonts w:ascii="Calibri" w:hAnsi="Calibri" w:cs="Calibri"/>
          <w:b/>
          <w:bCs/>
        </w:rPr>
        <w:t>Duration:</w:t>
      </w:r>
      <w:r w:rsidRPr="002F3F51">
        <w:rPr>
          <w:rFonts w:ascii="Calibri" w:hAnsi="Calibri" w:cs="Calibri"/>
        </w:rPr>
        <w:t xml:space="preserve"> 4 weeks</w:t>
      </w:r>
      <w:r w:rsidRPr="002F3F51">
        <w:rPr>
          <w:rFonts w:ascii="Calibri" w:hAnsi="Calibri" w:cs="Calibri"/>
        </w:rPr>
        <w:br/>
      </w:r>
      <w:r w:rsidRPr="002F3F51">
        <w:rPr>
          <w:rFonts w:ascii="Calibri" w:hAnsi="Calibri" w:cs="Calibri"/>
          <w:b/>
          <w:bCs/>
        </w:rPr>
        <w:t>Objective:</w:t>
      </w:r>
      <w:r w:rsidRPr="002F3F51">
        <w:rPr>
          <w:rFonts w:ascii="Calibri" w:hAnsi="Calibri" w:cs="Calibri"/>
        </w:rPr>
        <w:t xml:space="preserve"> Handle exceptions and edge cases</w:t>
      </w:r>
    </w:p>
    <w:p w14:paraId="2E731B5C" w14:textId="77777777" w:rsidR="002F3F51" w:rsidRPr="002F3F51" w:rsidRDefault="002F3F51" w:rsidP="002F3F51">
      <w:pPr>
        <w:rPr>
          <w:rFonts w:ascii="Calibri" w:hAnsi="Calibri" w:cs="Calibri"/>
        </w:rPr>
      </w:pPr>
      <w:r w:rsidRPr="002F3F51">
        <w:rPr>
          <w:rFonts w:ascii="Calibri" w:hAnsi="Calibri" w:cs="Calibri"/>
          <w:b/>
          <w:bCs/>
        </w:rPr>
        <w:t>Scope:</w:t>
      </w:r>
    </w:p>
    <w:p w14:paraId="10ED56EA" w14:textId="77777777" w:rsidR="002F3F51" w:rsidRPr="002F3F51" w:rsidRDefault="002F3F51" w:rsidP="007D5939">
      <w:pPr>
        <w:numPr>
          <w:ilvl w:val="0"/>
          <w:numId w:val="62"/>
        </w:numPr>
        <w:rPr>
          <w:rFonts w:ascii="Calibri" w:hAnsi="Calibri" w:cs="Calibri"/>
        </w:rPr>
      </w:pPr>
      <w:r w:rsidRPr="002F3F51">
        <w:rPr>
          <w:rFonts w:ascii="Calibri" w:hAnsi="Calibri" w:cs="Calibri"/>
        </w:rPr>
        <w:t>Human-in-the-loop workflow</w:t>
      </w:r>
    </w:p>
    <w:p w14:paraId="7C2C1536" w14:textId="77777777" w:rsidR="002F3F51" w:rsidRPr="002F3F51" w:rsidRDefault="002F3F51" w:rsidP="007D5939">
      <w:pPr>
        <w:numPr>
          <w:ilvl w:val="0"/>
          <w:numId w:val="62"/>
        </w:numPr>
        <w:rPr>
          <w:rFonts w:ascii="Calibri" w:hAnsi="Calibri" w:cs="Calibri"/>
        </w:rPr>
      </w:pPr>
      <w:r w:rsidRPr="002F3F51">
        <w:rPr>
          <w:rFonts w:ascii="Calibri" w:hAnsi="Calibri" w:cs="Calibri"/>
        </w:rPr>
        <w:t>Format change detection</w:t>
      </w:r>
    </w:p>
    <w:p w14:paraId="4236C063" w14:textId="77777777" w:rsidR="002F3F51" w:rsidRPr="002F3F51" w:rsidRDefault="002F3F51" w:rsidP="007D5939">
      <w:pPr>
        <w:numPr>
          <w:ilvl w:val="0"/>
          <w:numId w:val="62"/>
        </w:numPr>
        <w:rPr>
          <w:rFonts w:ascii="Calibri" w:hAnsi="Calibri" w:cs="Calibri"/>
        </w:rPr>
      </w:pPr>
      <w:r w:rsidRPr="002F3F51">
        <w:rPr>
          <w:rFonts w:ascii="Calibri" w:hAnsi="Calibri" w:cs="Calibri"/>
        </w:rPr>
        <w:t>Exception handling</w:t>
      </w:r>
    </w:p>
    <w:p w14:paraId="497F74E6" w14:textId="77777777" w:rsidR="002F3F51" w:rsidRPr="002F3F51" w:rsidRDefault="002F3F51" w:rsidP="007D5939">
      <w:pPr>
        <w:numPr>
          <w:ilvl w:val="0"/>
          <w:numId w:val="62"/>
        </w:numPr>
        <w:rPr>
          <w:rFonts w:ascii="Calibri" w:hAnsi="Calibri" w:cs="Calibri"/>
        </w:rPr>
      </w:pPr>
      <w:r w:rsidRPr="002F3F51">
        <w:rPr>
          <w:rFonts w:ascii="Calibri" w:hAnsi="Calibri" w:cs="Calibri"/>
        </w:rPr>
        <w:t>Compliance agent deployment</w:t>
      </w:r>
    </w:p>
    <w:p w14:paraId="39B47AB7" w14:textId="77777777" w:rsidR="002F3F51" w:rsidRPr="002F3F51" w:rsidRDefault="002F3F51" w:rsidP="002F3F51">
      <w:pPr>
        <w:rPr>
          <w:rFonts w:ascii="Calibri" w:hAnsi="Calibri" w:cs="Calibri"/>
        </w:rPr>
      </w:pPr>
      <w:r w:rsidRPr="002F3F51">
        <w:rPr>
          <w:rFonts w:ascii="Calibri" w:hAnsi="Calibri" w:cs="Calibri"/>
          <w:b/>
          <w:bCs/>
        </w:rPr>
        <w:t>Deliverables:</w:t>
      </w:r>
    </w:p>
    <w:p w14:paraId="5BD48C2E" w14:textId="77777777" w:rsidR="002F3F51" w:rsidRPr="002F3F51" w:rsidRDefault="002F3F51" w:rsidP="007D5939">
      <w:pPr>
        <w:numPr>
          <w:ilvl w:val="0"/>
          <w:numId w:val="63"/>
        </w:numPr>
        <w:rPr>
          <w:rFonts w:ascii="Calibri" w:hAnsi="Calibri" w:cs="Calibri"/>
        </w:rPr>
      </w:pPr>
      <w:r w:rsidRPr="002F3F51">
        <w:rPr>
          <w:rFonts w:ascii="Calibri" w:hAnsi="Calibri" w:cs="Calibri"/>
        </w:rPr>
        <w:t>Review queue operational</w:t>
      </w:r>
    </w:p>
    <w:p w14:paraId="0412A86A" w14:textId="77777777" w:rsidR="002F3F51" w:rsidRPr="002F3F51" w:rsidRDefault="002F3F51" w:rsidP="007D5939">
      <w:pPr>
        <w:numPr>
          <w:ilvl w:val="0"/>
          <w:numId w:val="63"/>
        </w:numPr>
        <w:rPr>
          <w:rFonts w:ascii="Calibri" w:hAnsi="Calibri" w:cs="Calibri"/>
        </w:rPr>
      </w:pPr>
      <w:r w:rsidRPr="002F3F51">
        <w:rPr>
          <w:rFonts w:ascii="Calibri" w:hAnsi="Calibri" w:cs="Calibri"/>
        </w:rPr>
        <w:t>Exception handling complete</w:t>
      </w:r>
    </w:p>
    <w:p w14:paraId="5AD3ACF8" w14:textId="77777777" w:rsidR="002F3F51" w:rsidRPr="002F3F51" w:rsidRDefault="002F3F51" w:rsidP="007D5939">
      <w:pPr>
        <w:numPr>
          <w:ilvl w:val="0"/>
          <w:numId w:val="63"/>
        </w:numPr>
        <w:rPr>
          <w:rFonts w:ascii="Calibri" w:hAnsi="Calibri" w:cs="Calibri"/>
        </w:rPr>
      </w:pPr>
      <w:r w:rsidRPr="002F3F51">
        <w:rPr>
          <w:rFonts w:ascii="Calibri" w:hAnsi="Calibri" w:cs="Calibri"/>
        </w:rPr>
        <w:t>Edge case coverage</w:t>
      </w:r>
    </w:p>
    <w:p w14:paraId="059F845C" w14:textId="77777777" w:rsidR="002F3F51" w:rsidRPr="002F3F51" w:rsidRDefault="00000000" w:rsidP="002F3F51">
      <w:pPr>
        <w:rPr>
          <w:rFonts w:ascii="Calibri" w:hAnsi="Calibri" w:cs="Calibri"/>
        </w:rPr>
      </w:pPr>
      <w:r>
        <w:rPr>
          <w:rFonts w:ascii="Calibri" w:hAnsi="Calibri" w:cs="Calibri"/>
        </w:rPr>
        <w:pict w14:anchorId="5BBC37B0">
          <v:rect id="_x0000_i1030" style="width:0;height:1.5pt" o:hralign="center" o:hrstd="t" o:hr="t" fillcolor="#a0a0a0" stroked="f"/>
        </w:pict>
      </w:r>
    </w:p>
    <w:p w14:paraId="53A55DDD" w14:textId="77777777" w:rsidR="002F3F51" w:rsidRPr="00A37C03" w:rsidRDefault="002F3F51" w:rsidP="00F84AED">
      <w:pPr>
        <w:pStyle w:val="Heading2"/>
        <w:rPr>
          <w:rFonts w:ascii="Calibri" w:hAnsi="Calibri" w:cs="Calibri"/>
        </w:rPr>
      </w:pPr>
      <w:bookmarkStart w:id="225" w:name="_Toc220763530"/>
      <w:r w:rsidRPr="00A37C03">
        <w:rPr>
          <w:rFonts w:ascii="Calibri" w:hAnsi="Calibri" w:cs="Calibri"/>
        </w:rPr>
        <w:t>11. Test Requirements</w:t>
      </w:r>
      <w:bookmarkEnd w:id="225"/>
    </w:p>
    <w:p w14:paraId="0A0EDA14" w14:textId="77777777" w:rsidR="002F3F51" w:rsidRPr="00A37C03" w:rsidRDefault="002F3F51" w:rsidP="00F84AED">
      <w:pPr>
        <w:pStyle w:val="Heading3"/>
        <w:rPr>
          <w:rFonts w:ascii="Calibri" w:hAnsi="Calibri" w:cs="Calibri"/>
        </w:rPr>
      </w:pPr>
      <w:bookmarkStart w:id="226" w:name="_Toc220763531"/>
      <w:r w:rsidRPr="00A37C03">
        <w:rPr>
          <w:rFonts w:ascii="Calibri" w:hAnsi="Calibri" w:cs="Calibri"/>
        </w:rPr>
        <w:t>11.1 Unit Testing</w:t>
      </w:r>
      <w:bookmarkEnd w:id="226"/>
    </w:p>
    <w:p w14:paraId="76D0EF3A" w14:textId="77777777" w:rsidR="002F3F51" w:rsidRPr="002F3F51" w:rsidRDefault="002F3F51" w:rsidP="007D5939">
      <w:pPr>
        <w:numPr>
          <w:ilvl w:val="0"/>
          <w:numId w:val="64"/>
        </w:numPr>
        <w:rPr>
          <w:rFonts w:ascii="Calibri" w:hAnsi="Calibri" w:cs="Calibri"/>
        </w:rPr>
      </w:pPr>
      <w:r w:rsidRPr="002F3F51">
        <w:rPr>
          <w:rFonts w:ascii="Calibri" w:hAnsi="Calibri" w:cs="Calibri"/>
        </w:rPr>
        <w:t>Schema detection accuracy</w:t>
      </w:r>
    </w:p>
    <w:p w14:paraId="48768C97" w14:textId="77777777" w:rsidR="002F3F51" w:rsidRPr="002F3F51" w:rsidRDefault="002F3F51" w:rsidP="007D5939">
      <w:pPr>
        <w:numPr>
          <w:ilvl w:val="0"/>
          <w:numId w:val="64"/>
        </w:numPr>
        <w:rPr>
          <w:rFonts w:ascii="Calibri" w:hAnsi="Calibri" w:cs="Calibri"/>
        </w:rPr>
      </w:pPr>
      <w:r w:rsidRPr="002F3F51">
        <w:rPr>
          <w:rFonts w:ascii="Calibri" w:hAnsi="Calibri" w:cs="Calibri"/>
        </w:rPr>
        <w:t>Field mapping correctness</w:t>
      </w:r>
    </w:p>
    <w:p w14:paraId="06FC54E6" w14:textId="77777777" w:rsidR="002F3F51" w:rsidRPr="002F3F51" w:rsidRDefault="002F3F51" w:rsidP="007D5939">
      <w:pPr>
        <w:numPr>
          <w:ilvl w:val="0"/>
          <w:numId w:val="64"/>
        </w:numPr>
        <w:rPr>
          <w:rFonts w:ascii="Calibri" w:hAnsi="Calibri" w:cs="Calibri"/>
        </w:rPr>
      </w:pPr>
      <w:r w:rsidRPr="002F3F51">
        <w:rPr>
          <w:rFonts w:ascii="Calibri" w:hAnsi="Calibri" w:cs="Calibri"/>
        </w:rPr>
        <w:t>Validation rule execution (all rules from Section 6.7-6.10)</w:t>
      </w:r>
    </w:p>
    <w:p w14:paraId="1951BF71" w14:textId="77777777" w:rsidR="002F3F51" w:rsidRPr="002F3F51" w:rsidRDefault="002F3F51" w:rsidP="007D5939">
      <w:pPr>
        <w:numPr>
          <w:ilvl w:val="0"/>
          <w:numId w:val="64"/>
        </w:numPr>
        <w:rPr>
          <w:rFonts w:ascii="Calibri" w:hAnsi="Calibri" w:cs="Calibri"/>
        </w:rPr>
      </w:pPr>
      <w:r w:rsidRPr="002F3F51">
        <w:rPr>
          <w:rFonts w:ascii="Calibri" w:hAnsi="Calibri" w:cs="Calibri"/>
        </w:rPr>
        <w:t>Transformation accuracy</w:t>
      </w:r>
    </w:p>
    <w:p w14:paraId="702A1B41" w14:textId="77777777" w:rsidR="002F3F51" w:rsidRPr="002F3F51" w:rsidRDefault="002F3F51" w:rsidP="007D5939">
      <w:pPr>
        <w:numPr>
          <w:ilvl w:val="0"/>
          <w:numId w:val="64"/>
        </w:numPr>
        <w:rPr>
          <w:rFonts w:ascii="Calibri" w:hAnsi="Calibri" w:cs="Calibri"/>
        </w:rPr>
      </w:pPr>
      <w:r w:rsidRPr="002F3F51">
        <w:rPr>
          <w:rFonts w:ascii="Calibri" w:hAnsi="Calibri" w:cs="Calibri"/>
        </w:rPr>
        <w:t>Duplicate consolidation logic</w:t>
      </w:r>
    </w:p>
    <w:p w14:paraId="1A647837" w14:textId="77777777" w:rsidR="002F3F51" w:rsidRPr="002F3F51" w:rsidRDefault="002F3F51" w:rsidP="007D5939">
      <w:pPr>
        <w:numPr>
          <w:ilvl w:val="0"/>
          <w:numId w:val="64"/>
        </w:numPr>
        <w:rPr>
          <w:rFonts w:ascii="Calibri" w:hAnsi="Calibri" w:cs="Calibri"/>
        </w:rPr>
      </w:pPr>
      <w:r w:rsidRPr="002F3F51">
        <w:rPr>
          <w:rFonts w:ascii="Calibri" w:hAnsi="Calibri" w:cs="Calibri"/>
        </w:rPr>
        <w:t>Employment status logic</w:t>
      </w:r>
    </w:p>
    <w:p w14:paraId="1B64832A" w14:textId="77777777" w:rsidR="002F3F51" w:rsidRPr="00A37C03" w:rsidRDefault="002F3F51" w:rsidP="00F84AED">
      <w:pPr>
        <w:pStyle w:val="Heading3"/>
        <w:rPr>
          <w:rFonts w:ascii="Calibri" w:hAnsi="Calibri" w:cs="Calibri"/>
        </w:rPr>
      </w:pPr>
      <w:bookmarkStart w:id="227" w:name="_Toc220763532"/>
      <w:r w:rsidRPr="00A37C03">
        <w:rPr>
          <w:rFonts w:ascii="Calibri" w:hAnsi="Calibri" w:cs="Calibri"/>
        </w:rPr>
        <w:lastRenderedPageBreak/>
        <w:t>11.2 Integration Testing</w:t>
      </w:r>
      <w:bookmarkEnd w:id="227"/>
    </w:p>
    <w:p w14:paraId="7A08AA09" w14:textId="77777777" w:rsidR="002F3F51" w:rsidRPr="002F3F51" w:rsidRDefault="002F3F51" w:rsidP="007D5939">
      <w:pPr>
        <w:numPr>
          <w:ilvl w:val="0"/>
          <w:numId w:val="65"/>
        </w:numPr>
        <w:rPr>
          <w:rFonts w:ascii="Calibri" w:hAnsi="Calibri" w:cs="Calibri"/>
        </w:rPr>
      </w:pPr>
      <w:r w:rsidRPr="002F3F51">
        <w:rPr>
          <w:rFonts w:ascii="Calibri" w:hAnsi="Calibri" w:cs="Calibri"/>
        </w:rPr>
        <w:t>End-to-end file processing</w:t>
      </w:r>
    </w:p>
    <w:p w14:paraId="39701BEC" w14:textId="77777777" w:rsidR="002F3F51" w:rsidRPr="002F3F51" w:rsidRDefault="002F3F51" w:rsidP="007D5939">
      <w:pPr>
        <w:numPr>
          <w:ilvl w:val="0"/>
          <w:numId w:val="65"/>
        </w:numPr>
        <w:rPr>
          <w:rFonts w:ascii="Calibri" w:hAnsi="Calibri" w:cs="Calibri"/>
        </w:rPr>
      </w:pPr>
      <w:r w:rsidRPr="002F3F51">
        <w:rPr>
          <w:rFonts w:ascii="Calibri" w:hAnsi="Calibri" w:cs="Calibri"/>
        </w:rPr>
        <w:t>PlanConnect API integration</w:t>
      </w:r>
    </w:p>
    <w:p w14:paraId="1CEC01EE" w14:textId="77777777" w:rsidR="002F3F51" w:rsidRPr="002F3F51" w:rsidRDefault="002F3F51" w:rsidP="007D5939">
      <w:pPr>
        <w:numPr>
          <w:ilvl w:val="0"/>
          <w:numId w:val="65"/>
        </w:numPr>
        <w:rPr>
          <w:rFonts w:ascii="Calibri" w:hAnsi="Calibri" w:cs="Calibri"/>
        </w:rPr>
      </w:pPr>
      <w:r w:rsidRPr="002F3F51">
        <w:rPr>
          <w:rFonts w:ascii="Calibri" w:hAnsi="Calibri" w:cs="Calibri"/>
        </w:rPr>
        <w:t>Relias import verification</w:t>
      </w:r>
    </w:p>
    <w:p w14:paraId="2512CF18" w14:textId="77777777" w:rsidR="002F3F51" w:rsidRPr="002F3F51" w:rsidRDefault="002F3F51" w:rsidP="007D5939">
      <w:pPr>
        <w:numPr>
          <w:ilvl w:val="0"/>
          <w:numId w:val="65"/>
        </w:numPr>
        <w:rPr>
          <w:rFonts w:ascii="Calibri" w:hAnsi="Calibri" w:cs="Calibri"/>
        </w:rPr>
      </w:pPr>
      <w:r w:rsidRPr="002F3F51">
        <w:rPr>
          <w:rFonts w:ascii="Calibri" w:hAnsi="Calibri" w:cs="Calibri"/>
        </w:rPr>
        <w:t>S3 event triggering</w:t>
      </w:r>
    </w:p>
    <w:p w14:paraId="5D9F9812" w14:textId="77777777" w:rsidR="002F3F51" w:rsidRPr="002F3F51" w:rsidRDefault="002F3F51" w:rsidP="007D5939">
      <w:pPr>
        <w:numPr>
          <w:ilvl w:val="0"/>
          <w:numId w:val="65"/>
        </w:numPr>
        <w:rPr>
          <w:rFonts w:ascii="Calibri" w:hAnsi="Calibri" w:cs="Calibri"/>
        </w:rPr>
      </w:pPr>
      <w:r w:rsidRPr="002F3F51">
        <w:rPr>
          <w:rFonts w:ascii="Calibri" w:hAnsi="Calibri" w:cs="Calibri"/>
        </w:rPr>
        <w:t>External data dependency loading</w:t>
      </w:r>
    </w:p>
    <w:p w14:paraId="4E99C7E6" w14:textId="77777777" w:rsidR="002F3F51" w:rsidRPr="00A37C03" w:rsidRDefault="002F3F51" w:rsidP="00F84AED">
      <w:pPr>
        <w:pStyle w:val="Heading3"/>
        <w:rPr>
          <w:rFonts w:ascii="Calibri" w:hAnsi="Calibri" w:cs="Calibri"/>
        </w:rPr>
      </w:pPr>
      <w:bookmarkStart w:id="228" w:name="_Toc220763533"/>
      <w:r w:rsidRPr="00A37C03">
        <w:rPr>
          <w:rFonts w:ascii="Calibri" w:hAnsi="Calibri" w:cs="Calibri"/>
        </w:rPr>
        <w:t>11.3 Performance Testing</w:t>
      </w:r>
      <w:bookmarkEnd w:id="228"/>
    </w:p>
    <w:p w14:paraId="7C96A8D4" w14:textId="77777777" w:rsidR="002F3F51" w:rsidRPr="002F3F51" w:rsidRDefault="002F3F51" w:rsidP="007D5939">
      <w:pPr>
        <w:numPr>
          <w:ilvl w:val="0"/>
          <w:numId w:val="66"/>
        </w:numPr>
        <w:rPr>
          <w:rFonts w:ascii="Calibri" w:hAnsi="Calibri" w:cs="Calibri"/>
        </w:rPr>
      </w:pPr>
      <w:r w:rsidRPr="002F3F51">
        <w:rPr>
          <w:rFonts w:ascii="Calibri" w:hAnsi="Calibri" w:cs="Calibri"/>
        </w:rPr>
        <w:t>Throughput at target volumes</w:t>
      </w:r>
    </w:p>
    <w:p w14:paraId="3AD7CAE5" w14:textId="77777777" w:rsidR="002F3F51" w:rsidRPr="002F3F51" w:rsidRDefault="002F3F51" w:rsidP="007D5939">
      <w:pPr>
        <w:numPr>
          <w:ilvl w:val="0"/>
          <w:numId w:val="66"/>
        </w:numPr>
        <w:rPr>
          <w:rFonts w:ascii="Calibri" w:hAnsi="Calibri" w:cs="Calibri"/>
        </w:rPr>
      </w:pPr>
      <w:r w:rsidRPr="002F3F51">
        <w:rPr>
          <w:rFonts w:ascii="Calibri" w:hAnsi="Calibri" w:cs="Calibri"/>
        </w:rPr>
        <w:t>Latency under load</w:t>
      </w:r>
    </w:p>
    <w:p w14:paraId="038F9307" w14:textId="77777777" w:rsidR="002F3F51" w:rsidRPr="002F3F51" w:rsidRDefault="002F3F51" w:rsidP="007D5939">
      <w:pPr>
        <w:numPr>
          <w:ilvl w:val="0"/>
          <w:numId w:val="66"/>
        </w:numPr>
        <w:rPr>
          <w:rFonts w:ascii="Calibri" w:hAnsi="Calibri" w:cs="Calibri"/>
        </w:rPr>
      </w:pPr>
      <w:r w:rsidRPr="002F3F51">
        <w:rPr>
          <w:rFonts w:ascii="Calibri" w:hAnsi="Calibri" w:cs="Calibri"/>
        </w:rPr>
        <w:t>Concurrent file processing</w:t>
      </w:r>
    </w:p>
    <w:p w14:paraId="3608333C" w14:textId="77777777" w:rsidR="002F3F51" w:rsidRPr="002F3F51" w:rsidRDefault="002F3F51" w:rsidP="007D5939">
      <w:pPr>
        <w:numPr>
          <w:ilvl w:val="0"/>
          <w:numId w:val="66"/>
        </w:numPr>
        <w:rPr>
          <w:rFonts w:ascii="Calibri" w:hAnsi="Calibri" w:cs="Calibri"/>
        </w:rPr>
      </w:pPr>
      <w:r w:rsidRPr="002F3F51">
        <w:rPr>
          <w:rFonts w:ascii="Calibri" w:hAnsi="Calibri" w:cs="Calibri"/>
        </w:rPr>
        <w:t>Cache performance</w:t>
      </w:r>
    </w:p>
    <w:p w14:paraId="73A24768" w14:textId="77777777" w:rsidR="002F3F51" w:rsidRPr="00A37C03" w:rsidRDefault="002F3F51" w:rsidP="00F84AED">
      <w:pPr>
        <w:pStyle w:val="Heading3"/>
        <w:rPr>
          <w:rFonts w:ascii="Calibri" w:hAnsi="Calibri" w:cs="Calibri"/>
        </w:rPr>
      </w:pPr>
      <w:bookmarkStart w:id="229" w:name="_Toc220763534"/>
      <w:r w:rsidRPr="00A37C03">
        <w:rPr>
          <w:rFonts w:ascii="Calibri" w:hAnsi="Calibri" w:cs="Calibri"/>
        </w:rPr>
        <w:t>11.4 User Acceptance Testing</w:t>
      </w:r>
      <w:bookmarkEnd w:id="229"/>
    </w:p>
    <w:p w14:paraId="339A4CFB" w14:textId="77777777" w:rsidR="002F3F51" w:rsidRPr="002F3F51" w:rsidRDefault="002F3F51" w:rsidP="007D5939">
      <w:pPr>
        <w:numPr>
          <w:ilvl w:val="0"/>
          <w:numId w:val="67"/>
        </w:numPr>
        <w:rPr>
          <w:rFonts w:ascii="Calibri" w:hAnsi="Calibri" w:cs="Calibri"/>
        </w:rPr>
      </w:pPr>
      <w:r w:rsidRPr="002F3F51">
        <w:rPr>
          <w:rFonts w:ascii="Calibri" w:hAnsi="Calibri" w:cs="Calibri"/>
        </w:rPr>
        <w:t>Sample files from 10 representative vendors</w:t>
      </w:r>
    </w:p>
    <w:p w14:paraId="4187F7C0" w14:textId="77777777" w:rsidR="002F3F51" w:rsidRPr="002F3F51" w:rsidRDefault="002F3F51" w:rsidP="007D5939">
      <w:pPr>
        <w:numPr>
          <w:ilvl w:val="0"/>
          <w:numId w:val="67"/>
        </w:numPr>
        <w:rPr>
          <w:rFonts w:ascii="Calibri" w:hAnsi="Calibri" w:cs="Calibri"/>
        </w:rPr>
      </w:pPr>
      <w:r w:rsidRPr="002F3F51">
        <w:rPr>
          <w:rFonts w:ascii="Calibri" w:hAnsi="Calibri" w:cs="Calibri"/>
        </w:rPr>
        <w:t>Exception handling scenarios</w:t>
      </w:r>
    </w:p>
    <w:p w14:paraId="18384DEE" w14:textId="77777777" w:rsidR="002F3F51" w:rsidRPr="002F3F51" w:rsidRDefault="002F3F51" w:rsidP="007D5939">
      <w:pPr>
        <w:numPr>
          <w:ilvl w:val="0"/>
          <w:numId w:val="67"/>
        </w:numPr>
        <w:rPr>
          <w:rFonts w:ascii="Calibri" w:hAnsi="Calibri" w:cs="Calibri"/>
        </w:rPr>
      </w:pPr>
      <w:r w:rsidRPr="002F3F51">
        <w:rPr>
          <w:rFonts w:ascii="Calibri" w:hAnsi="Calibri" w:cs="Calibri"/>
        </w:rPr>
        <w:t>Review workflow usability</w:t>
      </w:r>
    </w:p>
    <w:p w14:paraId="43125A62" w14:textId="77777777" w:rsidR="002F3F51" w:rsidRPr="002F3F51" w:rsidRDefault="002F3F51" w:rsidP="007D5939">
      <w:pPr>
        <w:numPr>
          <w:ilvl w:val="0"/>
          <w:numId w:val="67"/>
        </w:numPr>
        <w:rPr>
          <w:rFonts w:ascii="Calibri" w:hAnsi="Calibri" w:cs="Calibri"/>
        </w:rPr>
      </w:pPr>
      <w:r w:rsidRPr="002F3F51">
        <w:rPr>
          <w:rFonts w:ascii="Calibri" w:hAnsi="Calibri" w:cs="Calibri"/>
        </w:rPr>
        <w:t>Report accuracy verification</w:t>
      </w:r>
    </w:p>
    <w:p w14:paraId="322240E9" w14:textId="77777777" w:rsidR="002F3F51" w:rsidRPr="002F3F51" w:rsidRDefault="002F3F51" w:rsidP="007D5939">
      <w:pPr>
        <w:numPr>
          <w:ilvl w:val="0"/>
          <w:numId w:val="67"/>
        </w:numPr>
        <w:rPr>
          <w:rFonts w:ascii="Calibri" w:hAnsi="Calibri" w:cs="Calibri"/>
        </w:rPr>
      </w:pPr>
      <w:r w:rsidRPr="002F3F51">
        <w:rPr>
          <w:rFonts w:ascii="Calibri" w:hAnsi="Calibri" w:cs="Calibri"/>
        </w:rPr>
        <w:t>Plan hold scenarios</w:t>
      </w:r>
    </w:p>
    <w:p w14:paraId="67210648" w14:textId="77777777" w:rsidR="002F3F51" w:rsidRPr="002F3F51" w:rsidRDefault="002F3F51" w:rsidP="007D5939">
      <w:pPr>
        <w:numPr>
          <w:ilvl w:val="0"/>
          <w:numId w:val="67"/>
        </w:numPr>
        <w:rPr>
          <w:rFonts w:ascii="Calibri" w:hAnsi="Calibri" w:cs="Calibri"/>
        </w:rPr>
      </w:pPr>
      <w:r w:rsidRPr="002F3F51">
        <w:rPr>
          <w:rFonts w:ascii="Calibri" w:hAnsi="Calibri" w:cs="Calibri"/>
        </w:rPr>
        <w:t>Forfeiture calculations</w:t>
      </w:r>
    </w:p>
    <w:p w14:paraId="78FAD79D" w14:textId="77777777" w:rsidR="002F3F51" w:rsidRPr="002F3F51" w:rsidRDefault="00000000" w:rsidP="002F3F51">
      <w:pPr>
        <w:rPr>
          <w:rFonts w:ascii="Calibri" w:hAnsi="Calibri" w:cs="Calibri"/>
        </w:rPr>
      </w:pPr>
      <w:r>
        <w:rPr>
          <w:rFonts w:ascii="Calibri" w:hAnsi="Calibri" w:cs="Calibri"/>
        </w:rPr>
        <w:pict w14:anchorId="5EB136B9">
          <v:rect id="_x0000_i1031" style="width:0;height:1.5pt" o:hralign="center" o:hrstd="t" o:hr="t" fillcolor="#a0a0a0" stroked="f"/>
        </w:pict>
      </w:r>
    </w:p>
    <w:p w14:paraId="4A2E8B9C" w14:textId="77777777" w:rsidR="002F3F51" w:rsidRPr="00A37C03" w:rsidRDefault="002F3F51" w:rsidP="00F84AED">
      <w:pPr>
        <w:pStyle w:val="Heading2"/>
        <w:rPr>
          <w:rFonts w:ascii="Calibri" w:hAnsi="Calibri" w:cs="Calibri"/>
        </w:rPr>
      </w:pPr>
      <w:bookmarkStart w:id="230" w:name="_Toc220763535"/>
      <w:r w:rsidRPr="00A37C03">
        <w:rPr>
          <w:rFonts w:ascii="Calibri" w:hAnsi="Calibri" w:cs="Calibri"/>
        </w:rPr>
        <w:t>12. Success Criteria</w:t>
      </w:r>
      <w:bookmarkEnd w:id="230"/>
    </w:p>
    <w:p w14:paraId="76AEB6F6" w14:textId="77777777" w:rsidR="002F3F51" w:rsidRPr="00A37C03" w:rsidRDefault="002F3F51" w:rsidP="00F84AED">
      <w:pPr>
        <w:pStyle w:val="Heading3"/>
        <w:rPr>
          <w:rFonts w:ascii="Calibri" w:hAnsi="Calibri" w:cs="Calibri"/>
        </w:rPr>
      </w:pPr>
      <w:bookmarkStart w:id="231" w:name="_Toc220763536"/>
      <w:r w:rsidRPr="00A37C03">
        <w:rPr>
          <w:rFonts w:ascii="Calibri" w:hAnsi="Calibri" w:cs="Calibri"/>
        </w:rPr>
        <w:t>12.1 Phase 1 (POC - 60 days)</w:t>
      </w:r>
      <w:bookmarkEnd w:id="231"/>
    </w:p>
    <w:p w14:paraId="27ADECA9" w14:textId="3919155A" w:rsidR="002F3F51" w:rsidRPr="002F3F51" w:rsidRDefault="002F3F51" w:rsidP="007D5939">
      <w:pPr>
        <w:numPr>
          <w:ilvl w:val="0"/>
          <w:numId w:val="68"/>
        </w:numPr>
        <w:rPr>
          <w:rFonts w:ascii="Calibri" w:hAnsi="Calibri" w:cs="Calibri"/>
        </w:rPr>
      </w:pPr>
      <w:r w:rsidRPr="444BEF9A">
        <w:rPr>
          <w:rFonts w:ascii="Calibri" w:hAnsi="Calibri" w:cs="Calibri"/>
        </w:rPr>
        <w:t xml:space="preserve">Successfully process </w:t>
      </w:r>
      <w:r w:rsidR="74D91056" w:rsidRPr="444BEF9A">
        <w:rPr>
          <w:rFonts w:ascii="Calibri" w:hAnsi="Calibri" w:cs="Calibri"/>
        </w:rPr>
        <w:t>2</w:t>
      </w:r>
      <w:r w:rsidRPr="444BEF9A">
        <w:rPr>
          <w:rFonts w:ascii="Calibri" w:hAnsi="Calibri" w:cs="Calibri"/>
        </w:rPr>
        <w:t xml:space="preserve"> different vendor formats</w:t>
      </w:r>
    </w:p>
    <w:p w14:paraId="565CDB72" w14:textId="77777777" w:rsidR="002F3F51" w:rsidRPr="002F3F51" w:rsidRDefault="002F3F51" w:rsidP="007D5939">
      <w:pPr>
        <w:numPr>
          <w:ilvl w:val="0"/>
          <w:numId w:val="68"/>
        </w:numPr>
        <w:rPr>
          <w:rFonts w:ascii="Calibri" w:hAnsi="Calibri" w:cs="Calibri"/>
        </w:rPr>
      </w:pPr>
      <w:r w:rsidRPr="002F3F51">
        <w:rPr>
          <w:rFonts w:ascii="Calibri" w:hAnsi="Calibri" w:cs="Calibri"/>
        </w:rPr>
        <w:t>Achieve 95% accuracy on field mapping</w:t>
      </w:r>
    </w:p>
    <w:p w14:paraId="435B8C44" w14:textId="77777777" w:rsidR="002F3F51" w:rsidRPr="002F3F51" w:rsidRDefault="002F3F51" w:rsidP="007D5939">
      <w:pPr>
        <w:numPr>
          <w:ilvl w:val="0"/>
          <w:numId w:val="68"/>
        </w:numPr>
        <w:rPr>
          <w:rFonts w:ascii="Calibri" w:hAnsi="Calibri" w:cs="Calibri"/>
        </w:rPr>
      </w:pPr>
      <w:r w:rsidRPr="002F3F51">
        <w:rPr>
          <w:rFonts w:ascii="Calibri" w:hAnsi="Calibri" w:cs="Calibri"/>
        </w:rPr>
        <w:t>Complete end-to-end processing in under 2 minutes</w:t>
      </w:r>
    </w:p>
    <w:p w14:paraId="2A20DD1A" w14:textId="77777777" w:rsidR="002F3F51" w:rsidRPr="002F3F51" w:rsidRDefault="002F3F51" w:rsidP="007D5939">
      <w:pPr>
        <w:numPr>
          <w:ilvl w:val="0"/>
          <w:numId w:val="68"/>
        </w:numPr>
        <w:rPr>
          <w:rFonts w:ascii="Calibri" w:hAnsi="Calibri" w:cs="Calibri"/>
        </w:rPr>
      </w:pPr>
      <w:r w:rsidRPr="002F3F51">
        <w:rPr>
          <w:rFonts w:ascii="Calibri" w:hAnsi="Calibri" w:cs="Calibri"/>
        </w:rPr>
        <w:lastRenderedPageBreak/>
        <w:t>Human review queue functional</w:t>
      </w:r>
    </w:p>
    <w:p w14:paraId="49CF0476" w14:textId="77777777" w:rsidR="002F3F51" w:rsidRPr="002F3F51" w:rsidRDefault="002F3F51" w:rsidP="007D5939">
      <w:pPr>
        <w:numPr>
          <w:ilvl w:val="0"/>
          <w:numId w:val="68"/>
        </w:numPr>
        <w:rPr>
          <w:rFonts w:ascii="Calibri" w:hAnsi="Calibri" w:cs="Calibri"/>
        </w:rPr>
      </w:pPr>
      <w:r w:rsidRPr="002F3F51">
        <w:rPr>
          <w:rFonts w:ascii="Calibri" w:hAnsi="Calibri" w:cs="Calibri"/>
        </w:rPr>
        <w:t>All validation rules from Section 6.7-6.10 implemented</w:t>
      </w:r>
    </w:p>
    <w:p w14:paraId="25EB10CA" w14:textId="77777777" w:rsidR="002F3F51" w:rsidRPr="00A37C03" w:rsidRDefault="002F3F51" w:rsidP="00F84AED">
      <w:pPr>
        <w:pStyle w:val="Heading3"/>
        <w:rPr>
          <w:rFonts w:ascii="Calibri" w:hAnsi="Calibri" w:cs="Calibri"/>
        </w:rPr>
      </w:pPr>
      <w:bookmarkStart w:id="232" w:name="_Toc220763537"/>
      <w:r w:rsidRPr="00A37C03">
        <w:rPr>
          <w:rFonts w:ascii="Calibri" w:hAnsi="Calibri" w:cs="Calibri"/>
        </w:rPr>
        <w:t>12.2 Phase 2 (Pilot)</w:t>
      </w:r>
      <w:bookmarkEnd w:id="232"/>
    </w:p>
    <w:p w14:paraId="45EFDAC4" w14:textId="77777777" w:rsidR="002F3F51" w:rsidRPr="002F3F51" w:rsidRDefault="002F3F51" w:rsidP="007D5939">
      <w:pPr>
        <w:numPr>
          <w:ilvl w:val="0"/>
          <w:numId w:val="69"/>
        </w:numPr>
        <w:rPr>
          <w:rFonts w:ascii="Calibri" w:hAnsi="Calibri" w:cs="Calibri"/>
        </w:rPr>
      </w:pPr>
      <w:r w:rsidRPr="002F3F51">
        <w:rPr>
          <w:rFonts w:ascii="Calibri" w:hAnsi="Calibri" w:cs="Calibri"/>
        </w:rPr>
        <w:t>Process 20 vendor formats</w:t>
      </w:r>
    </w:p>
    <w:p w14:paraId="1DA872B0" w14:textId="77777777" w:rsidR="002F3F51" w:rsidRPr="002F3F51" w:rsidRDefault="002F3F51" w:rsidP="007D5939">
      <w:pPr>
        <w:numPr>
          <w:ilvl w:val="0"/>
          <w:numId w:val="69"/>
        </w:numPr>
        <w:rPr>
          <w:rFonts w:ascii="Calibri" w:hAnsi="Calibri" w:cs="Calibri"/>
        </w:rPr>
      </w:pPr>
      <w:r w:rsidRPr="002F3F51">
        <w:rPr>
          <w:rFonts w:ascii="Calibri" w:hAnsi="Calibri" w:cs="Calibri"/>
        </w:rPr>
        <w:t>Handle 50 files/day in production</w:t>
      </w:r>
    </w:p>
    <w:p w14:paraId="6244897A" w14:textId="77777777" w:rsidR="002F3F51" w:rsidRPr="002F3F51" w:rsidRDefault="002F3F51" w:rsidP="007D5939">
      <w:pPr>
        <w:numPr>
          <w:ilvl w:val="0"/>
          <w:numId w:val="69"/>
        </w:numPr>
        <w:rPr>
          <w:rFonts w:ascii="Calibri" w:hAnsi="Calibri" w:cs="Calibri"/>
        </w:rPr>
      </w:pPr>
      <w:r w:rsidRPr="002F3F51">
        <w:rPr>
          <w:rFonts w:ascii="Calibri" w:hAnsi="Calibri" w:cs="Calibri"/>
        </w:rPr>
        <w:t>Zero missed custodian deadlines</w:t>
      </w:r>
    </w:p>
    <w:p w14:paraId="7A5AE85B" w14:textId="77777777" w:rsidR="002F3F51" w:rsidRPr="002F3F51" w:rsidRDefault="002F3F51" w:rsidP="007D5939">
      <w:pPr>
        <w:numPr>
          <w:ilvl w:val="0"/>
          <w:numId w:val="69"/>
        </w:numPr>
        <w:rPr>
          <w:rFonts w:ascii="Calibri" w:hAnsi="Calibri" w:cs="Calibri"/>
        </w:rPr>
      </w:pPr>
      <w:r w:rsidRPr="002F3F51">
        <w:rPr>
          <w:rFonts w:ascii="Calibri" w:hAnsi="Calibri" w:cs="Calibri"/>
        </w:rPr>
        <w:t>80% reduction in manual processing time</w:t>
      </w:r>
    </w:p>
    <w:p w14:paraId="0C90DF80" w14:textId="77777777" w:rsidR="002F3F51" w:rsidRPr="00A37C03" w:rsidRDefault="002F3F51" w:rsidP="00F84AED">
      <w:pPr>
        <w:pStyle w:val="Heading3"/>
        <w:rPr>
          <w:rFonts w:ascii="Calibri" w:hAnsi="Calibri" w:cs="Calibri"/>
        </w:rPr>
      </w:pPr>
      <w:bookmarkStart w:id="233" w:name="_Toc220763538"/>
      <w:r w:rsidRPr="00A37C03">
        <w:rPr>
          <w:rFonts w:ascii="Calibri" w:hAnsi="Calibri" w:cs="Calibri"/>
        </w:rPr>
        <w:t>12.3 Phase 3 (Full Rollout)</w:t>
      </w:r>
      <w:bookmarkEnd w:id="233"/>
    </w:p>
    <w:p w14:paraId="2CDAEF78" w14:textId="005B7D89" w:rsidR="002F3F51" w:rsidRPr="002F3F51" w:rsidRDefault="002F3F51" w:rsidP="007D5939">
      <w:pPr>
        <w:numPr>
          <w:ilvl w:val="0"/>
          <w:numId w:val="70"/>
        </w:numPr>
        <w:rPr>
          <w:rFonts w:ascii="Calibri" w:hAnsi="Calibri" w:cs="Calibri"/>
        </w:rPr>
      </w:pPr>
      <w:r w:rsidRPr="002F3F51">
        <w:rPr>
          <w:rFonts w:ascii="Calibri" w:hAnsi="Calibri" w:cs="Calibri"/>
        </w:rPr>
        <w:t xml:space="preserve">All 60+ vendors </w:t>
      </w:r>
      <w:r w:rsidR="00F84AED" w:rsidRPr="002F3F51">
        <w:rPr>
          <w:rFonts w:ascii="Calibri" w:hAnsi="Calibri" w:cs="Calibri"/>
        </w:rPr>
        <w:t>onboard</w:t>
      </w:r>
    </w:p>
    <w:p w14:paraId="66218A62" w14:textId="77777777" w:rsidR="002F3F51" w:rsidRPr="002F3F51" w:rsidRDefault="002F3F51" w:rsidP="007D5939">
      <w:pPr>
        <w:numPr>
          <w:ilvl w:val="0"/>
          <w:numId w:val="70"/>
        </w:numPr>
        <w:rPr>
          <w:rFonts w:ascii="Calibri" w:hAnsi="Calibri" w:cs="Calibri"/>
        </w:rPr>
      </w:pPr>
      <w:r w:rsidRPr="002F3F51">
        <w:rPr>
          <w:rFonts w:ascii="Calibri" w:hAnsi="Calibri" w:cs="Calibri"/>
        </w:rPr>
        <w:t>10,000+ files/hour capacity</w:t>
      </w:r>
    </w:p>
    <w:p w14:paraId="2FC6CFDB" w14:textId="77777777" w:rsidR="002F3F51" w:rsidRPr="002F3F51" w:rsidRDefault="002F3F51" w:rsidP="007D5939">
      <w:pPr>
        <w:numPr>
          <w:ilvl w:val="0"/>
          <w:numId w:val="70"/>
        </w:numPr>
        <w:rPr>
          <w:rFonts w:ascii="Calibri" w:hAnsi="Calibri" w:cs="Calibri"/>
        </w:rPr>
      </w:pPr>
      <w:r w:rsidRPr="002F3F51">
        <w:rPr>
          <w:rFonts w:ascii="Calibri" w:hAnsi="Calibri" w:cs="Calibri"/>
        </w:rPr>
        <w:t>99.5% uptime achieved</w:t>
      </w:r>
    </w:p>
    <w:p w14:paraId="7920E0DE" w14:textId="77777777" w:rsidR="002F3F51" w:rsidRPr="002F3F51" w:rsidRDefault="002F3F51" w:rsidP="007D5939">
      <w:pPr>
        <w:numPr>
          <w:ilvl w:val="0"/>
          <w:numId w:val="70"/>
        </w:numPr>
        <w:rPr>
          <w:rFonts w:ascii="Calibri" w:hAnsi="Calibri" w:cs="Calibri"/>
        </w:rPr>
      </w:pPr>
      <w:r w:rsidRPr="444BEF9A">
        <w:rPr>
          <w:rFonts w:ascii="Calibri" w:hAnsi="Calibri" w:cs="Calibri"/>
        </w:rPr>
        <w:t>Blue Prism fully deprecated</w:t>
      </w:r>
    </w:p>
    <w:p w14:paraId="2E3C3776" w14:textId="1B0393DA" w:rsidR="444BEF9A" w:rsidRDefault="444BEF9A" w:rsidP="444BEF9A">
      <w:pPr>
        <w:rPr>
          <w:rFonts w:ascii="Calibri" w:hAnsi="Calibri" w:cs="Calibri"/>
        </w:rPr>
      </w:pPr>
    </w:p>
    <w:p w14:paraId="7D5F9C75" w14:textId="77777777" w:rsidR="002F3F51" w:rsidRPr="002F3F51" w:rsidRDefault="00000000" w:rsidP="002F3F51">
      <w:pPr>
        <w:rPr>
          <w:rFonts w:ascii="Calibri" w:hAnsi="Calibri" w:cs="Calibri"/>
        </w:rPr>
      </w:pPr>
      <w:r>
        <w:rPr>
          <w:rFonts w:ascii="Calibri" w:hAnsi="Calibri" w:cs="Calibri"/>
        </w:rPr>
        <w:pict w14:anchorId="4F8D449A">
          <v:rect id="_x0000_i1032" style="width:0;height:1.5pt" o:hralign="center" o:hrstd="t" o:hr="t" fillcolor="#a0a0a0" stroked="f"/>
        </w:pict>
      </w:r>
    </w:p>
    <w:p w14:paraId="646931B0" w14:textId="31AAC4F4" w:rsidR="0A528877" w:rsidRDefault="0A528877" w:rsidP="0A528877">
      <w:pPr>
        <w:rPr>
          <w:rFonts w:ascii="Calibri" w:hAnsi="Calibri" w:cs="Calibri"/>
        </w:rPr>
      </w:pPr>
    </w:p>
    <w:p w14:paraId="58021F6D" w14:textId="77777777" w:rsidR="002F3F51" w:rsidRPr="00A37C03" w:rsidRDefault="002F3F51" w:rsidP="006A19AF">
      <w:pPr>
        <w:pStyle w:val="Heading2"/>
        <w:rPr>
          <w:rFonts w:ascii="Calibri" w:hAnsi="Calibri" w:cs="Calibri"/>
        </w:rPr>
      </w:pPr>
      <w:bookmarkStart w:id="234" w:name="_Toc220763539"/>
      <w:r w:rsidRPr="00A37C03">
        <w:rPr>
          <w:rFonts w:ascii="Calibri" w:hAnsi="Calibri" w:cs="Calibri"/>
        </w:rPr>
        <w:t>13. Risks and Mitigations</w:t>
      </w:r>
      <w:bookmarkEnd w:id="234"/>
    </w:p>
    <w:tbl>
      <w:tblPr>
        <w:tblStyle w:val="TableGrid"/>
        <w:tblW w:w="9350" w:type="dxa"/>
        <w:tblLook w:val="04A0" w:firstRow="1" w:lastRow="0" w:firstColumn="1" w:lastColumn="0" w:noHBand="0" w:noVBand="1"/>
      </w:tblPr>
      <w:tblGrid>
        <w:gridCol w:w="2437"/>
        <w:gridCol w:w="1305"/>
        <w:gridCol w:w="1525"/>
        <w:gridCol w:w="4083"/>
      </w:tblGrid>
      <w:tr w:rsidR="002F3F51" w:rsidRPr="002F3F51" w14:paraId="73504A82" w14:textId="77777777" w:rsidTr="444BEF9A">
        <w:tc>
          <w:tcPr>
            <w:tcW w:w="2437" w:type="dxa"/>
            <w:hideMark/>
          </w:tcPr>
          <w:p w14:paraId="647C7A3A"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Risk</w:t>
            </w:r>
          </w:p>
        </w:tc>
        <w:tc>
          <w:tcPr>
            <w:tcW w:w="1305" w:type="dxa"/>
            <w:hideMark/>
          </w:tcPr>
          <w:p w14:paraId="1669F6EA"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Impact</w:t>
            </w:r>
          </w:p>
        </w:tc>
        <w:tc>
          <w:tcPr>
            <w:tcW w:w="1525" w:type="dxa"/>
            <w:hideMark/>
          </w:tcPr>
          <w:p w14:paraId="7A321B70"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Probability</w:t>
            </w:r>
          </w:p>
        </w:tc>
        <w:tc>
          <w:tcPr>
            <w:tcW w:w="4083" w:type="dxa"/>
            <w:hideMark/>
          </w:tcPr>
          <w:p w14:paraId="6F538CDF"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Mitigation</w:t>
            </w:r>
          </w:p>
        </w:tc>
      </w:tr>
      <w:tr w:rsidR="002F3F51" w:rsidRPr="002F3F51" w14:paraId="6CDCEE60" w14:textId="77777777" w:rsidTr="444BEF9A">
        <w:tc>
          <w:tcPr>
            <w:tcW w:w="2437" w:type="dxa"/>
            <w:hideMark/>
          </w:tcPr>
          <w:p w14:paraId="6A475509" w14:textId="77777777" w:rsidR="002F3F51" w:rsidRPr="002F3F51" w:rsidRDefault="002F3F51" w:rsidP="002F3F51">
            <w:pPr>
              <w:spacing w:after="160" w:line="279" w:lineRule="auto"/>
              <w:rPr>
                <w:rFonts w:ascii="Calibri" w:hAnsi="Calibri" w:cs="Calibri"/>
              </w:rPr>
            </w:pPr>
            <w:r w:rsidRPr="002F3F51">
              <w:rPr>
                <w:rFonts w:ascii="Calibri" w:hAnsi="Calibri" w:cs="Calibri"/>
              </w:rPr>
              <w:t>AI model accuracy insufficient</w:t>
            </w:r>
          </w:p>
        </w:tc>
        <w:tc>
          <w:tcPr>
            <w:tcW w:w="1305" w:type="dxa"/>
            <w:hideMark/>
          </w:tcPr>
          <w:p w14:paraId="4D962531"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c>
          <w:tcPr>
            <w:tcW w:w="1525" w:type="dxa"/>
            <w:hideMark/>
          </w:tcPr>
          <w:p w14:paraId="141DAA5C"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c>
          <w:tcPr>
            <w:tcW w:w="4083" w:type="dxa"/>
            <w:hideMark/>
          </w:tcPr>
          <w:p w14:paraId="511D51EE" w14:textId="77777777" w:rsidR="002F3F51" w:rsidRPr="002F3F51" w:rsidRDefault="002F3F51" w:rsidP="002F3F51">
            <w:pPr>
              <w:spacing w:after="160" w:line="279" w:lineRule="auto"/>
              <w:rPr>
                <w:rFonts w:ascii="Calibri" w:hAnsi="Calibri" w:cs="Calibri"/>
              </w:rPr>
            </w:pPr>
            <w:r w:rsidRPr="002F3F51">
              <w:rPr>
                <w:rFonts w:ascii="Calibri" w:hAnsi="Calibri" w:cs="Calibri"/>
              </w:rPr>
              <w:t>Human-in-the-loop for all decisions initially</w:t>
            </w:r>
          </w:p>
        </w:tc>
      </w:tr>
      <w:tr w:rsidR="002F3F51" w:rsidRPr="002F3F51" w14:paraId="60706E08" w14:textId="77777777" w:rsidTr="444BEF9A">
        <w:tc>
          <w:tcPr>
            <w:tcW w:w="2437" w:type="dxa"/>
            <w:hideMark/>
          </w:tcPr>
          <w:p w14:paraId="72B1CDAF" w14:textId="77777777" w:rsidR="002F3F51" w:rsidRPr="002F3F51" w:rsidRDefault="002F3F51" w:rsidP="002F3F51">
            <w:pPr>
              <w:spacing w:after="160" w:line="279" w:lineRule="auto"/>
              <w:rPr>
                <w:rFonts w:ascii="Calibri" w:hAnsi="Calibri" w:cs="Calibri"/>
              </w:rPr>
            </w:pPr>
            <w:r w:rsidRPr="002F3F51">
              <w:rPr>
                <w:rFonts w:ascii="Calibri" w:hAnsi="Calibri" w:cs="Calibri"/>
              </w:rPr>
              <w:t>Vendor format changes during rollout</w:t>
            </w:r>
          </w:p>
        </w:tc>
        <w:tc>
          <w:tcPr>
            <w:tcW w:w="1305" w:type="dxa"/>
            <w:hideMark/>
          </w:tcPr>
          <w:p w14:paraId="2A2CB9AC"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c>
          <w:tcPr>
            <w:tcW w:w="1525" w:type="dxa"/>
            <w:hideMark/>
          </w:tcPr>
          <w:p w14:paraId="10DBC225"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c>
          <w:tcPr>
            <w:tcW w:w="4083" w:type="dxa"/>
            <w:hideMark/>
          </w:tcPr>
          <w:p w14:paraId="59B3C3EE" w14:textId="77777777" w:rsidR="002F3F51" w:rsidRPr="002F3F51" w:rsidRDefault="002F3F51" w:rsidP="002F3F51">
            <w:pPr>
              <w:spacing w:after="160" w:line="279" w:lineRule="auto"/>
              <w:rPr>
                <w:rFonts w:ascii="Calibri" w:hAnsi="Calibri" w:cs="Calibri"/>
              </w:rPr>
            </w:pPr>
            <w:r w:rsidRPr="002F3F51">
              <w:rPr>
                <w:rFonts w:ascii="Calibri" w:hAnsi="Calibri" w:cs="Calibri"/>
              </w:rPr>
              <w:t>Format change detection and alerting</w:t>
            </w:r>
          </w:p>
        </w:tc>
      </w:tr>
      <w:tr w:rsidR="002F3F51" w:rsidRPr="002F3F51" w14:paraId="77A05DE6" w14:textId="77777777" w:rsidTr="444BEF9A">
        <w:tc>
          <w:tcPr>
            <w:tcW w:w="2437" w:type="dxa"/>
            <w:hideMark/>
          </w:tcPr>
          <w:p w14:paraId="543A0A50" w14:textId="77777777" w:rsidR="002F3F51" w:rsidRPr="002F3F51" w:rsidRDefault="002F3F51" w:rsidP="002F3F51">
            <w:pPr>
              <w:spacing w:after="160" w:line="279" w:lineRule="auto"/>
              <w:rPr>
                <w:rFonts w:ascii="Calibri" w:hAnsi="Calibri" w:cs="Calibri"/>
              </w:rPr>
            </w:pPr>
            <w:r w:rsidRPr="002F3F51">
              <w:rPr>
                <w:rFonts w:ascii="Calibri" w:hAnsi="Calibri" w:cs="Calibri"/>
              </w:rPr>
              <w:t>Integration with legacy systems</w:t>
            </w:r>
          </w:p>
        </w:tc>
        <w:tc>
          <w:tcPr>
            <w:tcW w:w="1305" w:type="dxa"/>
            <w:hideMark/>
          </w:tcPr>
          <w:p w14:paraId="51AA7DFF"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c>
          <w:tcPr>
            <w:tcW w:w="1525" w:type="dxa"/>
            <w:hideMark/>
          </w:tcPr>
          <w:p w14:paraId="14B07ECC"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c>
          <w:tcPr>
            <w:tcW w:w="4083" w:type="dxa"/>
            <w:hideMark/>
          </w:tcPr>
          <w:p w14:paraId="51FD25CF" w14:textId="77777777" w:rsidR="002F3F51" w:rsidRPr="002F3F51" w:rsidRDefault="002F3F51" w:rsidP="002F3F51">
            <w:pPr>
              <w:spacing w:after="160" w:line="279" w:lineRule="auto"/>
              <w:rPr>
                <w:rFonts w:ascii="Calibri" w:hAnsi="Calibri" w:cs="Calibri"/>
              </w:rPr>
            </w:pPr>
            <w:r w:rsidRPr="002F3F51">
              <w:rPr>
                <w:rFonts w:ascii="Calibri" w:hAnsi="Calibri" w:cs="Calibri"/>
              </w:rPr>
              <w:t>API facade layer for isolation</w:t>
            </w:r>
          </w:p>
        </w:tc>
      </w:tr>
      <w:tr w:rsidR="002F3F51" w:rsidRPr="002F3F51" w14:paraId="1D8C1029" w14:textId="77777777" w:rsidTr="444BEF9A">
        <w:tc>
          <w:tcPr>
            <w:tcW w:w="2437" w:type="dxa"/>
            <w:hideMark/>
          </w:tcPr>
          <w:p w14:paraId="5E3F2961" w14:textId="77777777" w:rsidR="002F3F51" w:rsidRPr="002F3F51" w:rsidRDefault="002F3F51" w:rsidP="002F3F51">
            <w:pPr>
              <w:spacing w:after="160" w:line="279" w:lineRule="auto"/>
              <w:rPr>
                <w:rFonts w:ascii="Calibri" w:hAnsi="Calibri" w:cs="Calibri"/>
              </w:rPr>
            </w:pPr>
            <w:r w:rsidRPr="002F3F51">
              <w:rPr>
                <w:rFonts w:ascii="Calibri" w:hAnsi="Calibri" w:cs="Calibri"/>
              </w:rPr>
              <w:t>Performance bottlenecks</w:t>
            </w:r>
          </w:p>
        </w:tc>
        <w:tc>
          <w:tcPr>
            <w:tcW w:w="1305" w:type="dxa"/>
            <w:hideMark/>
          </w:tcPr>
          <w:p w14:paraId="38234C93"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c>
          <w:tcPr>
            <w:tcW w:w="1525" w:type="dxa"/>
            <w:hideMark/>
          </w:tcPr>
          <w:p w14:paraId="3D3D712E"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c>
          <w:tcPr>
            <w:tcW w:w="4083" w:type="dxa"/>
            <w:hideMark/>
          </w:tcPr>
          <w:p w14:paraId="792BBA03" w14:textId="77777777" w:rsidR="002F3F51" w:rsidRPr="002F3F51" w:rsidRDefault="002F3F51" w:rsidP="002F3F51">
            <w:pPr>
              <w:spacing w:after="160" w:line="279" w:lineRule="auto"/>
              <w:rPr>
                <w:rFonts w:ascii="Calibri" w:hAnsi="Calibri" w:cs="Calibri"/>
              </w:rPr>
            </w:pPr>
            <w:r w:rsidRPr="002F3F51">
              <w:rPr>
                <w:rFonts w:ascii="Calibri" w:hAnsi="Calibri" w:cs="Calibri"/>
              </w:rPr>
              <w:t>Load testing early, horizontal scaling</w:t>
            </w:r>
          </w:p>
        </w:tc>
      </w:tr>
      <w:tr w:rsidR="002F3F51" w:rsidRPr="002F3F51" w14:paraId="31C5D4E0" w14:textId="77777777" w:rsidTr="444BEF9A">
        <w:tc>
          <w:tcPr>
            <w:tcW w:w="2437" w:type="dxa"/>
            <w:hideMark/>
          </w:tcPr>
          <w:p w14:paraId="2154AD2B"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Data quality issues</w:t>
            </w:r>
          </w:p>
        </w:tc>
        <w:tc>
          <w:tcPr>
            <w:tcW w:w="1305" w:type="dxa"/>
            <w:hideMark/>
          </w:tcPr>
          <w:p w14:paraId="48840DE8"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c>
          <w:tcPr>
            <w:tcW w:w="1525" w:type="dxa"/>
            <w:hideMark/>
          </w:tcPr>
          <w:p w14:paraId="0D165B78"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c>
          <w:tcPr>
            <w:tcW w:w="4083" w:type="dxa"/>
            <w:hideMark/>
          </w:tcPr>
          <w:p w14:paraId="2DBFCA6F" w14:textId="77777777" w:rsidR="002F3F51" w:rsidRPr="002F3F51" w:rsidRDefault="002F3F51" w:rsidP="002F3F51">
            <w:pPr>
              <w:spacing w:after="160" w:line="279" w:lineRule="auto"/>
              <w:rPr>
                <w:rFonts w:ascii="Calibri" w:hAnsi="Calibri" w:cs="Calibri"/>
              </w:rPr>
            </w:pPr>
            <w:r w:rsidRPr="002F3F51">
              <w:rPr>
                <w:rFonts w:ascii="Calibri" w:hAnsi="Calibri" w:cs="Calibri"/>
              </w:rPr>
              <w:t>Comprehensive validation, exception handling</w:t>
            </w:r>
          </w:p>
        </w:tc>
      </w:tr>
      <w:tr w:rsidR="002F3F51" w:rsidRPr="002F3F51" w14:paraId="59B5117D" w14:textId="77777777" w:rsidTr="444BEF9A">
        <w:tc>
          <w:tcPr>
            <w:tcW w:w="2437" w:type="dxa"/>
            <w:hideMark/>
          </w:tcPr>
          <w:p w14:paraId="0D8452F8" w14:textId="77777777" w:rsidR="002F3F51" w:rsidRPr="002F3F51" w:rsidRDefault="002F3F51" w:rsidP="002F3F51">
            <w:pPr>
              <w:spacing w:after="160" w:line="279" w:lineRule="auto"/>
              <w:rPr>
                <w:rFonts w:ascii="Calibri" w:hAnsi="Calibri" w:cs="Calibri"/>
              </w:rPr>
            </w:pPr>
            <w:r w:rsidRPr="002F3F51">
              <w:rPr>
                <w:rFonts w:ascii="Calibri" w:hAnsi="Calibri" w:cs="Calibri"/>
              </w:rPr>
              <w:t>Custodian deadline misses</w:t>
            </w:r>
          </w:p>
        </w:tc>
        <w:tc>
          <w:tcPr>
            <w:tcW w:w="1305" w:type="dxa"/>
            <w:hideMark/>
          </w:tcPr>
          <w:p w14:paraId="286FB369"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c>
          <w:tcPr>
            <w:tcW w:w="1525" w:type="dxa"/>
            <w:hideMark/>
          </w:tcPr>
          <w:p w14:paraId="60428947" w14:textId="77777777" w:rsidR="002F3F51" w:rsidRPr="002F3F51" w:rsidRDefault="002F3F51" w:rsidP="002F3F51">
            <w:pPr>
              <w:spacing w:after="160" w:line="279" w:lineRule="auto"/>
              <w:rPr>
                <w:rFonts w:ascii="Calibri" w:hAnsi="Calibri" w:cs="Calibri"/>
              </w:rPr>
            </w:pPr>
            <w:r w:rsidRPr="002F3F51">
              <w:rPr>
                <w:rFonts w:ascii="Calibri" w:hAnsi="Calibri" w:cs="Calibri"/>
              </w:rPr>
              <w:t>Low</w:t>
            </w:r>
          </w:p>
        </w:tc>
        <w:tc>
          <w:tcPr>
            <w:tcW w:w="4083" w:type="dxa"/>
            <w:hideMark/>
          </w:tcPr>
          <w:p w14:paraId="7399433B" w14:textId="77777777" w:rsidR="002F3F51" w:rsidRPr="002F3F51" w:rsidRDefault="002F3F51" w:rsidP="002F3F51">
            <w:pPr>
              <w:spacing w:after="160" w:line="279" w:lineRule="auto"/>
              <w:rPr>
                <w:rFonts w:ascii="Calibri" w:hAnsi="Calibri" w:cs="Calibri"/>
              </w:rPr>
            </w:pPr>
            <w:r w:rsidRPr="002F3F51">
              <w:rPr>
                <w:rFonts w:ascii="Calibri" w:hAnsi="Calibri" w:cs="Calibri"/>
              </w:rPr>
              <w:t>Deadline-aware prioritization, alerts</w:t>
            </w:r>
          </w:p>
        </w:tc>
      </w:tr>
      <w:tr w:rsidR="002F3F51" w:rsidRPr="002F3F51" w14:paraId="1802B9EA" w14:textId="77777777" w:rsidTr="444BEF9A">
        <w:tc>
          <w:tcPr>
            <w:tcW w:w="2437" w:type="dxa"/>
            <w:hideMark/>
          </w:tcPr>
          <w:p w14:paraId="126CC759" w14:textId="77777777" w:rsidR="002F3F51" w:rsidRPr="002F3F51" w:rsidRDefault="002F3F51" w:rsidP="002F3F51">
            <w:pPr>
              <w:spacing w:after="160" w:line="279" w:lineRule="auto"/>
              <w:rPr>
                <w:rFonts w:ascii="Calibri" w:hAnsi="Calibri" w:cs="Calibri"/>
              </w:rPr>
            </w:pPr>
            <w:r w:rsidRPr="002F3F51">
              <w:rPr>
                <w:rFonts w:ascii="Calibri" w:hAnsi="Calibri" w:cs="Calibri"/>
              </w:rPr>
              <w:t>External data dependency failures</w:t>
            </w:r>
          </w:p>
        </w:tc>
        <w:tc>
          <w:tcPr>
            <w:tcW w:w="1305" w:type="dxa"/>
            <w:hideMark/>
          </w:tcPr>
          <w:p w14:paraId="72285A20"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c>
          <w:tcPr>
            <w:tcW w:w="1525" w:type="dxa"/>
            <w:hideMark/>
          </w:tcPr>
          <w:p w14:paraId="111671B1" w14:textId="77777777" w:rsidR="002F3F51" w:rsidRPr="002F3F51" w:rsidRDefault="002F3F51" w:rsidP="002F3F51">
            <w:pPr>
              <w:spacing w:after="160" w:line="279" w:lineRule="auto"/>
              <w:rPr>
                <w:rFonts w:ascii="Calibri" w:hAnsi="Calibri" w:cs="Calibri"/>
              </w:rPr>
            </w:pPr>
            <w:r w:rsidRPr="002F3F51">
              <w:rPr>
                <w:rFonts w:ascii="Calibri" w:hAnsi="Calibri" w:cs="Calibri"/>
              </w:rPr>
              <w:t>Low</w:t>
            </w:r>
          </w:p>
        </w:tc>
        <w:tc>
          <w:tcPr>
            <w:tcW w:w="4083" w:type="dxa"/>
            <w:hideMark/>
          </w:tcPr>
          <w:p w14:paraId="251454B7" w14:textId="77777777" w:rsidR="002F3F51" w:rsidRPr="002F3F51" w:rsidRDefault="002F3F51" w:rsidP="002F3F51">
            <w:pPr>
              <w:spacing w:after="160" w:line="279" w:lineRule="auto"/>
              <w:rPr>
                <w:rFonts w:ascii="Calibri" w:hAnsi="Calibri" w:cs="Calibri"/>
              </w:rPr>
            </w:pPr>
            <w:r w:rsidRPr="002F3F51">
              <w:rPr>
                <w:rFonts w:ascii="Calibri" w:hAnsi="Calibri" w:cs="Calibri"/>
              </w:rPr>
              <w:t>Caching, graceful degradation, monitoring</w:t>
            </w:r>
          </w:p>
        </w:tc>
      </w:tr>
      <w:tr w:rsidR="002F3F51" w:rsidRPr="002F3F51" w14:paraId="0AC91E48" w14:textId="77777777" w:rsidTr="444BEF9A">
        <w:tc>
          <w:tcPr>
            <w:tcW w:w="2437" w:type="dxa"/>
            <w:hideMark/>
          </w:tcPr>
          <w:p w14:paraId="3BA2F9C9" w14:textId="77777777" w:rsidR="002F3F51" w:rsidRPr="002F3F51" w:rsidRDefault="002F3F51" w:rsidP="002F3F51">
            <w:pPr>
              <w:spacing w:after="160" w:line="279" w:lineRule="auto"/>
              <w:rPr>
                <w:rFonts w:ascii="Calibri" w:hAnsi="Calibri" w:cs="Calibri"/>
              </w:rPr>
            </w:pPr>
            <w:r w:rsidRPr="002F3F51">
              <w:rPr>
                <w:rFonts w:ascii="Calibri" w:hAnsi="Calibri" w:cs="Calibri"/>
                <w:b/>
                <w:bCs/>
              </w:rPr>
              <w:t>NACHA non-compliance for ACH data</w:t>
            </w:r>
          </w:p>
        </w:tc>
        <w:tc>
          <w:tcPr>
            <w:tcW w:w="1305" w:type="dxa"/>
            <w:hideMark/>
          </w:tcPr>
          <w:p w14:paraId="76555B33" w14:textId="77777777" w:rsidR="002F3F51" w:rsidRPr="002F3F51" w:rsidRDefault="002F3F51" w:rsidP="002F3F51">
            <w:pPr>
              <w:spacing w:after="160" w:line="279" w:lineRule="auto"/>
              <w:rPr>
                <w:rFonts w:ascii="Calibri" w:hAnsi="Calibri" w:cs="Calibri"/>
              </w:rPr>
            </w:pPr>
            <w:r w:rsidRPr="002F3F51">
              <w:rPr>
                <w:rFonts w:ascii="Calibri" w:hAnsi="Calibri" w:cs="Calibri"/>
                <w:b/>
                <w:bCs/>
              </w:rPr>
              <w:t>Critical</w:t>
            </w:r>
          </w:p>
        </w:tc>
        <w:tc>
          <w:tcPr>
            <w:tcW w:w="1525" w:type="dxa"/>
            <w:hideMark/>
          </w:tcPr>
          <w:p w14:paraId="4398A2CC" w14:textId="77777777" w:rsidR="002F3F51" w:rsidRPr="002F3F51" w:rsidRDefault="002F3F51" w:rsidP="002F3F51">
            <w:pPr>
              <w:spacing w:after="160" w:line="279" w:lineRule="auto"/>
              <w:rPr>
                <w:rFonts w:ascii="Calibri" w:hAnsi="Calibri" w:cs="Calibri"/>
              </w:rPr>
            </w:pPr>
            <w:r w:rsidRPr="002F3F51">
              <w:rPr>
                <w:rFonts w:ascii="Calibri" w:hAnsi="Calibri" w:cs="Calibri"/>
                <w:b/>
                <w:bCs/>
              </w:rPr>
              <w:t>Medium</w:t>
            </w:r>
          </w:p>
        </w:tc>
        <w:tc>
          <w:tcPr>
            <w:tcW w:w="4083" w:type="dxa"/>
            <w:hideMark/>
          </w:tcPr>
          <w:p w14:paraId="51AA3BE8" w14:textId="77777777" w:rsidR="002F3F51" w:rsidRPr="002F3F51" w:rsidRDefault="002F3F51" w:rsidP="002F3F51">
            <w:pPr>
              <w:spacing w:after="160" w:line="279" w:lineRule="auto"/>
              <w:rPr>
                <w:rFonts w:ascii="Calibri" w:hAnsi="Calibri" w:cs="Calibri"/>
              </w:rPr>
            </w:pPr>
            <w:r w:rsidRPr="002F3F51">
              <w:rPr>
                <w:rFonts w:ascii="Calibri" w:hAnsi="Calibri" w:cs="Calibri"/>
                <w:b/>
                <w:bCs/>
              </w:rPr>
              <w:t>Architecture review, tokenization implementation, no plaintext bank account storage</w:t>
            </w:r>
          </w:p>
        </w:tc>
      </w:tr>
      <w:tr w:rsidR="002F3F51" w:rsidRPr="002F3F51" w14:paraId="0CABB848" w14:textId="77777777" w:rsidTr="444BEF9A">
        <w:tc>
          <w:tcPr>
            <w:tcW w:w="2437" w:type="dxa"/>
            <w:hideMark/>
          </w:tcPr>
          <w:p w14:paraId="609B7251" w14:textId="77777777" w:rsidR="002F3F51" w:rsidRPr="002F3F51" w:rsidRDefault="002F3F51" w:rsidP="002F3F51">
            <w:pPr>
              <w:spacing w:after="160" w:line="279" w:lineRule="auto"/>
              <w:rPr>
                <w:rFonts w:ascii="Calibri" w:hAnsi="Calibri" w:cs="Calibri"/>
              </w:rPr>
            </w:pPr>
            <w:r w:rsidRPr="002F3F51">
              <w:rPr>
                <w:rFonts w:ascii="Calibri" w:hAnsi="Calibri" w:cs="Calibri"/>
              </w:rPr>
              <w:t>Inadvertent bank account capture</w:t>
            </w:r>
          </w:p>
        </w:tc>
        <w:tc>
          <w:tcPr>
            <w:tcW w:w="1305" w:type="dxa"/>
            <w:hideMark/>
          </w:tcPr>
          <w:p w14:paraId="467D762D" w14:textId="77777777" w:rsidR="002F3F51" w:rsidRPr="002F3F51" w:rsidRDefault="002F3F51" w:rsidP="002F3F51">
            <w:pPr>
              <w:spacing w:after="160" w:line="279" w:lineRule="auto"/>
              <w:rPr>
                <w:rFonts w:ascii="Calibri" w:hAnsi="Calibri" w:cs="Calibri"/>
              </w:rPr>
            </w:pPr>
            <w:r w:rsidRPr="002F3F51">
              <w:rPr>
                <w:rFonts w:ascii="Calibri" w:hAnsi="Calibri" w:cs="Calibri"/>
              </w:rPr>
              <w:t>High</w:t>
            </w:r>
          </w:p>
        </w:tc>
        <w:tc>
          <w:tcPr>
            <w:tcW w:w="1525" w:type="dxa"/>
            <w:hideMark/>
          </w:tcPr>
          <w:p w14:paraId="562B73A3" w14:textId="77777777" w:rsidR="002F3F51" w:rsidRPr="002F3F51" w:rsidRDefault="002F3F51" w:rsidP="002F3F51">
            <w:pPr>
              <w:spacing w:after="160" w:line="279" w:lineRule="auto"/>
              <w:rPr>
                <w:rFonts w:ascii="Calibri" w:hAnsi="Calibri" w:cs="Calibri"/>
              </w:rPr>
            </w:pPr>
            <w:r w:rsidRPr="002F3F51">
              <w:rPr>
                <w:rFonts w:ascii="Calibri" w:hAnsi="Calibri" w:cs="Calibri"/>
              </w:rPr>
              <w:t>Medium</w:t>
            </w:r>
          </w:p>
        </w:tc>
        <w:tc>
          <w:tcPr>
            <w:tcW w:w="4083" w:type="dxa"/>
            <w:hideMark/>
          </w:tcPr>
          <w:p w14:paraId="5C002581" w14:textId="77777777" w:rsidR="002F3F51" w:rsidRPr="002F3F51" w:rsidRDefault="002F3F51" w:rsidP="002F3F51">
            <w:pPr>
              <w:spacing w:after="160" w:line="279" w:lineRule="auto"/>
              <w:rPr>
                <w:rFonts w:ascii="Calibri" w:hAnsi="Calibri" w:cs="Calibri"/>
              </w:rPr>
            </w:pPr>
            <w:r w:rsidRPr="002F3F51">
              <w:rPr>
                <w:rFonts w:ascii="Calibri" w:hAnsi="Calibri" w:cs="Calibri"/>
              </w:rPr>
              <w:t>Validate vendor files don't contain bank data, architecture review for data flow</w:t>
            </w:r>
          </w:p>
        </w:tc>
      </w:tr>
    </w:tbl>
    <w:p w14:paraId="32C963A5" w14:textId="77777777" w:rsidR="002F3F51" w:rsidRPr="002F3F51" w:rsidRDefault="00000000" w:rsidP="002F3F51">
      <w:pPr>
        <w:rPr>
          <w:rFonts w:ascii="Calibri" w:hAnsi="Calibri" w:cs="Calibri"/>
        </w:rPr>
      </w:pPr>
      <w:r>
        <w:rPr>
          <w:rFonts w:ascii="Calibri" w:hAnsi="Calibri" w:cs="Calibri"/>
        </w:rPr>
        <w:pict w14:anchorId="798DA946">
          <v:rect id="_x0000_i1033" style="width:0;height:1.5pt" o:hralign="center" o:hrstd="t" o:hr="t" fillcolor="#a0a0a0" stroked="f"/>
        </w:pict>
      </w:r>
    </w:p>
    <w:p w14:paraId="5473010A" w14:textId="4DE5768D" w:rsidR="444BEF9A" w:rsidRDefault="444BEF9A" w:rsidP="444BEF9A">
      <w:pPr>
        <w:rPr>
          <w:rFonts w:ascii="Calibri" w:hAnsi="Calibri" w:cs="Calibri"/>
        </w:rPr>
      </w:pPr>
    </w:p>
    <w:p w14:paraId="3435F556" w14:textId="3C1D5205" w:rsidR="444BEF9A" w:rsidRDefault="444BEF9A" w:rsidP="444BEF9A">
      <w:pPr>
        <w:rPr>
          <w:rFonts w:ascii="Calibri" w:hAnsi="Calibri" w:cs="Calibri"/>
        </w:rPr>
      </w:pPr>
    </w:p>
    <w:p w14:paraId="19EC5677" w14:textId="379ED174" w:rsidR="444BEF9A" w:rsidRDefault="444BEF9A" w:rsidP="444BEF9A">
      <w:pPr>
        <w:rPr>
          <w:rFonts w:ascii="Calibri" w:hAnsi="Calibri" w:cs="Calibri"/>
        </w:rPr>
      </w:pPr>
    </w:p>
    <w:p w14:paraId="73008156" w14:textId="77777777" w:rsidR="002F3F51" w:rsidRPr="00A37C03" w:rsidRDefault="002F3F51" w:rsidP="006A19AF">
      <w:pPr>
        <w:pStyle w:val="Heading2"/>
        <w:rPr>
          <w:rFonts w:ascii="Calibri" w:hAnsi="Calibri" w:cs="Calibri"/>
        </w:rPr>
      </w:pPr>
      <w:bookmarkStart w:id="235" w:name="_Toc220763540"/>
      <w:r w:rsidRPr="00A37C03">
        <w:rPr>
          <w:rFonts w:ascii="Calibri" w:hAnsi="Calibri" w:cs="Calibri"/>
        </w:rPr>
        <w:t>14. Glossary</w:t>
      </w:r>
      <w:bookmarkEnd w:id="235"/>
    </w:p>
    <w:tbl>
      <w:tblPr>
        <w:tblStyle w:val="TableGrid"/>
        <w:tblW w:w="9260" w:type="dxa"/>
        <w:tblLook w:val="04A0" w:firstRow="1" w:lastRow="0" w:firstColumn="1" w:lastColumn="0" w:noHBand="0" w:noVBand="1"/>
      </w:tblPr>
      <w:tblGrid>
        <w:gridCol w:w="1750"/>
        <w:gridCol w:w="7510"/>
      </w:tblGrid>
      <w:tr w:rsidR="002F3F51" w:rsidRPr="002F3F51" w14:paraId="24E4B809" w14:textId="77777777" w:rsidTr="444BEF9A">
        <w:tc>
          <w:tcPr>
            <w:tcW w:w="1750" w:type="dxa"/>
            <w:hideMark/>
          </w:tcPr>
          <w:p w14:paraId="756EBC9F"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Term</w:t>
            </w:r>
          </w:p>
        </w:tc>
        <w:tc>
          <w:tcPr>
            <w:tcW w:w="7510" w:type="dxa"/>
            <w:hideMark/>
          </w:tcPr>
          <w:p w14:paraId="34470DAF"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Definition</w:t>
            </w:r>
          </w:p>
        </w:tc>
      </w:tr>
      <w:tr w:rsidR="002F3F51" w:rsidRPr="002F3F51" w14:paraId="40A0D298" w14:textId="77777777" w:rsidTr="444BEF9A">
        <w:tc>
          <w:tcPr>
            <w:tcW w:w="1750" w:type="dxa"/>
            <w:hideMark/>
          </w:tcPr>
          <w:p w14:paraId="7574F35A" w14:textId="77777777" w:rsidR="002F3F51" w:rsidRPr="002F3F51" w:rsidRDefault="002F3F51" w:rsidP="002F3F51">
            <w:pPr>
              <w:spacing w:after="160" w:line="279" w:lineRule="auto"/>
              <w:rPr>
                <w:rFonts w:ascii="Calibri" w:hAnsi="Calibri" w:cs="Calibri"/>
              </w:rPr>
            </w:pPr>
            <w:r w:rsidRPr="002F3F51">
              <w:rPr>
                <w:rFonts w:ascii="Calibri" w:hAnsi="Calibri" w:cs="Calibri"/>
              </w:rPr>
              <w:t>ACH</w:t>
            </w:r>
          </w:p>
        </w:tc>
        <w:tc>
          <w:tcPr>
            <w:tcW w:w="7510" w:type="dxa"/>
            <w:hideMark/>
          </w:tcPr>
          <w:p w14:paraId="22A8CBD8" w14:textId="77777777" w:rsidR="002F3F51" w:rsidRPr="002F3F51" w:rsidRDefault="002F3F51" w:rsidP="002F3F51">
            <w:pPr>
              <w:spacing w:after="160" w:line="279" w:lineRule="auto"/>
              <w:rPr>
                <w:rFonts w:ascii="Calibri" w:hAnsi="Calibri" w:cs="Calibri"/>
              </w:rPr>
            </w:pPr>
            <w:r w:rsidRPr="002F3F51">
              <w:rPr>
                <w:rFonts w:ascii="Calibri" w:hAnsi="Calibri" w:cs="Calibri"/>
              </w:rPr>
              <w:t>Automated Clearing House - electronic funds transfer system</w:t>
            </w:r>
          </w:p>
        </w:tc>
      </w:tr>
      <w:tr w:rsidR="002F3F51" w:rsidRPr="002F3F51" w14:paraId="149344DE" w14:textId="77777777" w:rsidTr="444BEF9A">
        <w:tc>
          <w:tcPr>
            <w:tcW w:w="1750" w:type="dxa"/>
            <w:hideMark/>
          </w:tcPr>
          <w:p w14:paraId="74BBE2BD" w14:textId="77777777" w:rsidR="002F3F51" w:rsidRPr="002F3F51" w:rsidRDefault="002F3F51" w:rsidP="002F3F51">
            <w:pPr>
              <w:spacing w:after="160" w:line="279" w:lineRule="auto"/>
              <w:rPr>
                <w:rFonts w:ascii="Calibri" w:hAnsi="Calibri" w:cs="Calibri"/>
              </w:rPr>
            </w:pPr>
            <w:r w:rsidRPr="002F3F51">
              <w:rPr>
                <w:rFonts w:ascii="Calibri" w:hAnsi="Calibri" w:cs="Calibri"/>
              </w:rPr>
              <w:t>Blue Prism</w:t>
            </w:r>
          </w:p>
        </w:tc>
        <w:tc>
          <w:tcPr>
            <w:tcW w:w="7510" w:type="dxa"/>
            <w:hideMark/>
          </w:tcPr>
          <w:p w14:paraId="66F65E79" w14:textId="77777777" w:rsidR="002F3F51" w:rsidRPr="002F3F51" w:rsidRDefault="002F3F51" w:rsidP="002F3F51">
            <w:pPr>
              <w:spacing w:after="160" w:line="279" w:lineRule="auto"/>
              <w:rPr>
                <w:rFonts w:ascii="Calibri" w:hAnsi="Calibri" w:cs="Calibri"/>
              </w:rPr>
            </w:pPr>
            <w:r w:rsidRPr="002F3F51">
              <w:rPr>
                <w:rFonts w:ascii="Calibri" w:hAnsi="Calibri" w:cs="Calibri"/>
              </w:rPr>
              <w:t>Current RPA (Robotic Process Automation) tool being replaced</w:t>
            </w:r>
          </w:p>
        </w:tc>
      </w:tr>
      <w:tr w:rsidR="002F3F51" w:rsidRPr="002F3F51" w14:paraId="221AE38E" w14:textId="77777777" w:rsidTr="444BEF9A">
        <w:tc>
          <w:tcPr>
            <w:tcW w:w="1750" w:type="dxa"/>
            <w:hideMark/>
          </w:tcPr>
          <w:p w14:paraId="70C5A441" w14:textId="77777777" w:rsidR="002F3F51" w:rsidRPr="002F3F51" w:rsidRDefault="002F3F51" w:rsidP="002F3F51">
            <w:pPr>
              <w:spacing w:after="160" w:line="279" w:lineRule="auto"/>
              <w:rPr>
                <w:rFonts w:ascii="Calibri" w:hAnsi="Calibri" w:cs="Calibri"/>
              </w:rPr>
            </w:pPr>
            <w:r w:rsidRPr="002F3F51">
              <w:rPr>
                <w:rFonts w:ascii="Calibri" w:hAnsi="Calibri" w:cs="Calibri"/>
              </w:rPr>
              <w:t>Capricorn</w:t>
            </w:r>
          </w:p>
        </w:tc>
        <w:tc>
          <w:tcPr>
            <w:tcW w:w="7510" w:type="dxa"/>
            <w:hideMark/>
          </w:tcPr>
          <w:p w14:paraId="693B46E0" w14:textId="77777777" w:rsidR="002F3F51" w:rsidRPr="002F3F51" w:rsidRDefault="002F3F51" w:rsidP="002F3F51">
            <w:pPr>
              <w:spacing w:after="160" w:line="279" w:lineRule="auto"/>
              <w:rPr>
                <w:rFonts w:ascii="Calibri" w:hAnsi="Calibri" w:cs="Calibri"/>
              </w:rPr>
            </w:pPr>
            <w:r w:rsidRPr="002F3F51">
              <w:rPr>
                <w:rFonts w:ascii="Calibri" w:hAnsi="Calibri" w:cs="Calibri"/>
              </w:rPr>
              <w:t>Internal suspense account for unresolved funds</w:t>
            </w:r>
          </w:p>
        </w:tc>
      </w:tr>
      <w:tr w:rsidR="002F3F51" w:rsidRPr="002F3F51" w14:paraId="5DDEADBB" w14:textId="77777777" w:rsidTr="444BEF9A">
        <w:tc>
          <w:tcPr>
            <w:tcW w:w="1750" w:type="dxa"/>
            <w:hideMark/>
          </w:tcPr>
          <w:p w14:paraId="7C9892CD" w14:textId="77777777" w:rsidR="002F3F51" w:rsidRPr="002F3F51" w:rsidRDefault="002F3F51" w:rsidP="002F3F51">
            <w:pPr>
              <w:spacing w:after="160" w:line="279" w:lineRule="auto"/>
              <w:rPr>
                <w:rFonts w:ascii="Calibri" w:hAnsi="Calibri" w:cs="Calibri"/>
              </w:rPr>
            </w:pPr>
            <w:r w:rsidRPr="002F3F51">
              <w:rPr>
                <w:rFonts w:ascii="Calibri" w:hAnsi="Calibri" w:cs="Calibri"/>
              </w:rPr>
              <w:t>DepWDDetail</w:t>
            </w:r>
          </w:p>
        </w:tc>
        <w:tc>
          <w:tcPr>
            <w:tcW w:w="7510" w:type="dxa"/>
            <w:hideMark/>
          </w:tcPr>
          <w:p w14:paraId="0444C8F9" w14:textId="77777777" w:rsidR="002F3F51" w:rsidRPr="002F3F51" w:rsidRDefault="002F3F51" w:rsidP="002F3F51">
            <w:pPr>
              <w:spacing w:after="160" w:line="279" w:lineRule="auto"/>
              <w:rPr>
                <w:rFonts w:ascii="Calibri" w:hAnsi="Calibri" w:cs="Calibri"/>
              </w:rPr>
            </w:pPr>
            <w:r w:rsidRPr="002F3F51">
              <w:rPr>
                <w:rFonts w:ascii="Calibri" w:hAnsi="Calibri" w:cs="Calibri"/>
              </w:rPr>
              <w:t>Deposit/Withdrawal Detail record in PlanConnect</w:t>
            </w:r>
          </w:p>
        </w:tc>
      </w:tr>
      <w:tr w:rsidR="002F3F51" w:rsidRPr="002F3F51" w14:paraId="5AFDD422" w14:textId="77777777" w:rsidTr="444BEF9A">
        <w:tc>
          <w:tcPr>
            <w:tcW w:w="1750" w:type="dxa"/>
            <w:hideMark/>
          </w:tcPr>
          <w:p w14:paraId="42BBBE64" w14:textId="77777777" w:rsidR="002F3F51" w:rsidRPr="002F3F51" w:rsidRDefault="002F3F51" w:rsidP="002F3F51">
            <w:pPr>
              <w:spacing w:after="160" w:line="279" w:lineRule="auto"/>
              <w:rPr>
                <w:rFonts w:ascii="Calibri" w:hAnsi="Calibri" w:cs="Calibri"/>
              </w:rPr>
            </w:pPr>
            <w:r w:rsidRPr="002F3F51">
              <w:rPr>
                <w:rFonts w:ascii="Calibri" w:hAnsi="Calibri" w:cs="Calibri"/>
              </w:rPr>
              <w:t>Do File</w:t>
            </w:r>
          </w:p>
        </w:tc>
        <w:tc>
          <w:tcPr>
            <w:tcW w:w="7510" w:type="dxa"/>
            <w:hideMark/>
          </w:tcPr>
          <w:p w14:paraId="3783EBE7"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Stata script file containing transformation logic</w:t>
            </w:r>
          </w:p>
        </w:tc>
      </w:tr>
      <w:tr w:rsidR="002F3F51" w:rsidRPr="002F3F51" w14:paraId="1361064C" w14:textId="77777777" w:rsidTr="444BEF9A">
        <w:tc>
          <w:tcPr>
            <w:tcW w:w="1750" w:type="dxa"/>
            <w:hideMark/>
          </w:tcPr>
          <w:p w14:paraId="56C006AC" w14:textId="77777777" w:rsidR="002F3F51" w:rsidRPr="002F3F51" w:rsidRDefault="002F3F51" w:rsidP="002F3F51">
            <w:pPr>
              <w:spacing w:after="160" w:line="279" w:lineRule="auto"/>
              <w:rPr>
                <w:rFonts w:ascii="Calibri" w:hAnsi="Calibri" w:cs="Calibri"/>
              </w:rPr>
            </w:pPr>
            <w:r w:rsidRPr="002F3F51">
              <w:rPr>
                <w:rFonts w:ascii="Calibri" w:hAnsi="Calibri" w:cs="Calibri"/>
              </w:rPr>
              <w:t>ECS</w:t>
            </w:r>
          </w:p>
        </w:tc>
        <w:tc>
          <w:tcPr>
            <w:tcW w:w="7510" w:type="dxa"/>
            <w:hideMark/>
          </w:tcPr>
          <w:p w14:paraId="1FCCEB06" w14:textId="77777777" w:rsidR="002F3F51" w:rsidRPr="002F3F51" w:rsidRDefault="002F3F51" w:rsidP="002F3F51">
            <w:pPr>
              <w:spacing w:after="160" w:line="279" w:lineRule="auto"/>
              <w:rPr>
                <w:rFonts w:ascii="Calibri" w:hAnsi="Calibri" w:cs="Calibri"/>
              </w:rPr>
            </w:pPr>
            <w:r w:rsidRPr="002F3F51">
              <w:rPr>
                <w:rFonts w:ascii="Calibri" w:hAnsi="Calibri" w:cs="Calibri"/>
              </w:rPr>
              <w:t>Amazon Elastic Container Service</w:t>
            </w:r>
          </w:p>
        </w:tc>
      </w:tr>
      <w:tr w:rsidR="002F3F51" w:rsidRPr="002F3F51" w14:paraId="240E5BC9" w14:textId="77777777" w:rsidTr="444BEF9A">
        <w:tc>
          <w:tcPr>
            <w:tcW w:w="1750" w:type="dxa"/>
            <w:hideMark/>
          </w:tcPr>
          <w:p w14:paraId="0C3B3F2B" w14:textId="77777777" w:rsidR="002F3F51" w:rsidRPr="002F3F51" w:rsidRDefault="002F3F51" w:rsidP="002F3F51">
            <w:pPr>
              <w:spacing w:after="160" w:line="279" w:lineRule="auto"/>
              <w:rPr>
                <w:rFonts w:ascii="Calibri" w:hAnsi="Calibri" w:cs="Calibri"/>
              </w:rPr>
            </w:pPr>
            <w:r w:rsidRPr="002F3F51">
              <w:rPr>
                <w:rFonts w:ascii="Calibri" w:hAnsi="Calibri" w:cs="Calibri"/>
              </w:rPr>
              <w:t>HITL</w:t>
            </w:r>
          </w:p>
        </w:tc>
        <w:tc>
          <w:tcPr>
            <w:tcW w:w="7510" w:type="dxa"/>
            <w:hideMark/>
          </w:tcPr>
          <w:p w14:paraId="57F318E1" w14:textId="77777777" w:rsidR="002F3F51" w:rsidRPr="002F3F51" w:rsidRDefault="002F3F51" w:rsidP="002F3F51">
            <w:pPr>
              <w:spacing w:after="160" w:line="279" w:lineRule="auto"/>
              <w:rPr>
                <w:rFonts w:ascii="Calibri" w:hAnsi="Calibri" w:cs="Calibri"/>
              </w:rPr>
            </w:pPr>
            <w:r w:rsidRPr="002F3F51">
              <w:rPr>
                <w:rFonts w:ascii="Calibri" w:hAnsi="Calibri" w:cs="Calibri"/>
              </w:rPr>
              <w:t>Human-in-the-Loop</w:t>
            </w:r>
          </w:p>
        </w:tc>
      </w:tr>
      <w:tr w:rsidR="002F3F51" w:rsidRPr="002F3F51" w14:paraId="6A5C6CC3" w14:textId="77777777" w:rsidTr="444BEF9A">
        <w:tc>
          <w:tcPr>
            <w:tcW w:w="1750" w:type="dxa"/>
            <w:hideMark/>
          </w:tcPr>
          <w:p w14:paraId="55E40503" w14:textId="77777777" w:rsidR="002F3F51" w:rsidRPr="002F3F51" w:rsidRDefault="002F3F51" w:rsidP="002F3F51">
            <w:pPr>
              <w:spacing w:after="160" w:line="279" w:lineRule="auto"/>
              <w:rPr>
                <w:rFonts w:ascii="Calibri" w:hAnsi="Calibri" w:cs="Calibri"/>
              </w:rPr>
            </w:pPr>
            <w:r w:rsidRPr="002F3F51">
              <w:rPr>
                <w:rFonts w:ascii="Calibri" w:hAnsi="Calibri" w:cs="Calibri"/>
              </w:rPr>
              <w:t>IDP</w:t>
            </w:r>
          </w:p>
        </w:tc>
        <w:tc>
          <w:tcPr>
            <w:tcW w:w="7510" w:type="dxa"/>
            <w:hideMark/>
          </w:tcPr>
          <w:p w14:paraId="27A11983" w14:textId="77777777" w:rsidR="002F3F51" w:rsidRPr="002F3F51" w:rsidRDefault="002F3F51" w:rsidP="002F3F51">
            <w:pPr>
              <w:spacing w:after="160" w:line="279" w:lineRule="auto"/>
              <w:rPr>
                <w:rFonts w:ascii="Calibri" w:hAnsi="Calibri" w:cs="Calibri"/>
              </w:rPr>
            </w:pPr>
            <w:r w:rsidRPr="002F3F51">
              <w:rPr>
                <w:rFonts w:ascii="Calibri" w:hAnsi="Calibri" w:cs="Calibri"/>
              </w:rPr>
              <w:t>Intelligent Document Processing</w:t>
            </w:r>
          </w:p>
        </w:tc>
      </w:tr>
      <w:tr w:rsidR="002F3F51" w:rsidRPr="002F3F51" w14:paraId="4B96DD4E" w14:textId="77777777" w:rsidTr="444BEF9A">
        <w:tc>
          <w:tcPr>
            <w:tcW w:w="1750" w:type="dxa"/>
            <w:hideMark/>
          </w:tcPr>
          <w:p w14:paraId="76C55B30"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KV Caching</w:t>
            </w:r>
          </w:p>
        </w:tc>
        <w:tc>
          <w:tcPr>
            <w:tcW w:w="7510" w:type="dxa"/>
            <w:hideMark/>
          </w:tcPr>
          <w:p w14:paraId="0C48454A" w14:textId="77777777" w:rsidR="002F3F51" w:rsidRPr="002F3F51" w:rsidRDefault="002F3F51" w:rsidP="002F3F51">
            <w:pPr>
              <w:spacing w:after="160" w:line="279" w:lineRule="auto"/>
              <w:rPr>
                <w:rFonts w:ascii="Calibri" w:hAnsi="Calibri" w:cs="Calibri"/>
              </w:rPr>
            </w:pPr>
            <w:r w:rsidRPr="002F3F51">
              <w:rPr>
                <w:rFonts w:ascii="Calibri" w:hAnsi="Calibri" w:cs="Calibri"/>
              </w:rPr>
              <w:t>Key-Value caching for AI model optimization</w:t>
            </w:r>
          </w:p>
        </w:tc>
      </w:tr>
      <w:tr w:rsidR="002F3F51" w:rsidRPr="002F3F51" w14:paraId="1E1389BF" w14:textId="77777777" w:rsidTr="444BEF9A">
        <w:tc>
          <w:tcPr>
            <w:tcW w:w="1750" w:type="dxa"/>
            <w:hideMark/>
          </w:tcPr>
          <w:p w14:paraId="75B4E6BA" w14:textId="77777777" w:rsidR="002F3F51" w:rsidRPr="002F3F51" w:rsidRDefault="002F3F51" w:rsidP="002F3F51">
            <w:pPr>
              <w:spacing w:after="160" w:line="279" w:lineRule="auto"/>
              <w:rPr>
                <w:rFonts w:ascii="Calibri" w:hAnsi="Calibri" w:cs="Calibri"/>
              </w:rPr>
            </w:pPr>
            <w:r w:rsidRPr="002F3F51">
              <w:rPr>
                <w:rFonts w:ascii="Calibri" w:hAnsi="Calibri" w:cs="Calibri"/>
              </w:rPr>
              <w:t>MEP</w:t>
            </w:r>
          </w:p>
        </w:tc>
        <w:tc>
          <w:tcPr>
            <w:tcW w:w="7510" w:type="dxa"/>
            <w:hideMark/>
          </w:tcPr>
          <w:p w14:paraId="38047544" w14:textId="77777777" w:rsidR="002F3F51" w:rsidRPr="002F3F51" w:rsidRDefault="002F3F51" w:rsidP="002F3F51">
            <w:pPr>
              <w:spacing w:after="160" w:line="279" w:lineRule="auto"/>
              <w:rPr>
                <w:rFonts w:ascii="Calibri" w:hAnsi="Calibri" w:cs="Calibri"/>
              </w:rPr>
            </w:pPr>
            <w:r w:rsidRPr="002F3F51">
              <w:rPr>
                <w:rFonts w:ascii="Calibri" w:hAnsi="Calibri" w:cs="Calibri"/>
              </w:rPr>
              <w:t>Multiple Employer Plan</w:t>
            </w:r>
          </w:p>
        </w:tc>
      </w:tr>
      <w:tr w:rsidR="002F3F51" w:rsidRPr="002F3F51" w14:paraId="69FD0885" w14:textId="77777777" w:rsidTr="444BEF9A">
        <w:tc>
          <w:tcPr>
            <w:tcW w:w="1750" w:type="dxa"/>
            <w:hideMark/>
          </w:tcPr>
          <w:p w14:paraId="6E982845" w14:textId="77777777" w:rsidR="002F3F51" w:rsidRPr="002F3F51" w:rsidRDefault="002F3F51" w:rsidP="002F3F51">
            <w:pPr>
              <w:spacing w:after="160" w:line="279" w:lineRule="auto"/>
              <w:rPr>
                <w:rFonts w:ascii="Calibri" w:hAnsi="Calibri" w:cs="Calibri"/>
              </w:rPr>
            </w:pPr>
            <w:r w:rsidRPr="002F3F51">
              <w:rPr>
                <w:rFonts w:ascii="Calibri" w:hAnsi="Calibri" w:cs="Calibri"/>
              </w:rPr>
              <w:t>NACHA</w:t>
            </w:r>
          </w:p>
        </w:tc>
        <w:tc>
          <w:tcPr>
            <w:tcW w:w="7510" w:type="dxa"/>
            <w:hideMark/>
          </w:tcPr>
          <w:p w14:paraId="5E4DCEA2" w14:textId="77777777" w:rsidR="002F3F51" w:rsidRPr="002F3F51" w:rsidRDefault="002F3F51" w:rsidP="002F3F51">
            <w:pPr>
              <w:spacing w:after="160" w:line="279" w:lineRule="auto"/>
              <w:rPr>
                <w:rFonts w:ascii="Calibri" w:hAnsi="Calibri" w:cs="Calibri"/>
              </w:rPr>
            </w:pPr>
            <w:r w:rsidRPr="002F3F51">
              <w:rPr>
                <w:rFonts w:ascii="Calibri" w:hAnsi="Calibri" w:cs="Calibri"/>
              </w:rPr>
              <w:t>National Automated Clearing House Association - governs ACH network rules</w:t>
            </w:r>
          </w:p>
        </w:tc>
      </w:tr>
      <w:tr w:rsidR="002F3F51" w:rsidRPr="002F3F51" w14:paraId="39ADE551" w14:textId="77777777" w:rsidTr="444BEF9A">
        <w:tc>
          <w:tcPr>
            <w:tcW w:w="1750" w:type="dxa"/>
            <w:hideMark/>
          </w:tcPr>
          <w:p w14:paraId="2B3CD732" w14:textId="77777777" w:rsidR="002F3F51" w:rsidRPr="002F3F51" w:rsidRDefault="002F3F51" w:rsidP="002F3F51">
            <w:pPr>
              <w:spacing w:after="160" w:line="279" w:lineRule="auto"/>
              <w:rPr>
                <w:rFonts w:ascii="Calibri" w:hAnsi="Calibri" w:cs="Calibri"/>
              </w:rPr>
            </w:pPr>
            <w:r w:rsidRPr="002F3F51">
              <w:rPr>
                <w:rFonts w:ascii="Calibri" w:hAnsi="Calibri" w:cs="Calibri"/>
              </w:rPr>
              <w:t>PEO</w:t>
            </w:r>
          </w:p>
        </w:tc>
        <w:tc>
          <w:tcPr>
            <w:tcW w:w="7510" w:type="dxa"/>
            <w:hideMark/>
          </w:tcPr>
          <w:p w14:paraId="58185CD3" w14:textId="77777777" w:rsidR="002F3F51" w:rsidRPr="002F3F51" w:rsidRDefault="002F3F51" w:rsidP="002F3F51">
            <w:pPr>
              <w:spacing w:after="160" w:line="279" w:lineRule="auto"/>
              <w:rPr>
                <w:rFonts w:ascii="Calibri" w:hAnsi="Calibri" w:cs="Calibri"/>
              </w:rPr>
            </w:pPr>
            <w:r w:rsidRPr="002F3F51">
              <w:rPr>
                <w:rFonts w:ascii="Calibri" w:hAnsi="Calibri" w:cs="Calibri"/>
              </w:rPr>
              <w:t>Professional Employer Organization</w:t>
            </w:r>
          </w:p>
        </w:tc>
      </w:tr>
      <w:tr w:rsidR="002F3F51" w:rsidRPr="002F3F51" w14:paraId="3136944B" w14:textId="77777777" w:rsidTr="444BEF9A">
        <w:tc>
          <w:tcPr>
            <w:tcW w:w="1750" w:type="dxa"/>
            <w:hideMark/>
          </w:tcPr>
          <w:p w14:paraId="5F432605"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PlanConnect</w:t>
            </w:r>
          </w:p>
        </w:tc>
        <w:tc>
          <w:tcPr>
            <w:tcW w:w="7510" w:type="dxa"/>
            <w:hideMark/>
          </w:tcPr>
          <w:p w14:paraId="2E16869A" w14:textId="77777777" w:rsidR="002F3F51" w:rsidRPr="002F3F51" w:rsidRDefault="002F3F51" w:rsidP="002F3F51">
            <w:pPr>
              <w:spacing w:after="160" w:line="279" w:lineRule="auto"/>
              <w:rPr>
                <w:rFonts w:ascii="Calibri" w:hAnsi="Calibri" w:cs="Calibri"/>
              </w:rPr>
            </w:pPr>
            <w:r w:rsidRPr="002F3F51">
              <w:rPr>
                <w:rFonts w:ascii="Calibri" w:hAnsi="Calibri" w:cs="Calibri"/>
              </w:rPr>
              <w:t>BlueStar's plan administration portal</w:t>
            </w:r>
          </w:p>
        </w:tc>
      </w:tr>
      <w:tr w:rsidR="002F3F51" w:rsidRPr="002F3F51" w14:paraId="7ECEFA3F" w14:textId="77777777" w:rsidTr="444BEF9A">
        <w:tc>
          <w:tcPr>
            <w:tcW w:w="1750" w:type="dxa"/>
            <w:hideMark/>
          </w:tcPr>
          <w:p w14:paraId="15E3CCA0" w14:textId="77777777" w:rsidR="002F3F51" w:rsidRPr="002F3F51" w:rsidRDefault="002F3F51" w:rsidP="002F3F51">
            <w:pPr>
              <w:spacing w:after="160" w:line="279" w:lineRule="auto"/>
              <w:rPr>
                <w:rFonts w:ascii="Calibri" w:hAnsi="Calibri" w:cs="Calibri"/>
              </w:rPr>
            </w:pPr>
            <w:r w:rsidRPr="002F3F51">
              <w:rPr>
                <w:rFonts w:ascii="Calibri" w:hAnsi="Calibri" w:cs="Calibri"/>
              </w:rPr>
              <w:t>QACA</w:t>
            </w:r>
          </w:p>
        </w:tc>
        <w:tc>
          <w:tcPr>
            <w:tcW w:w="7510" w:type="dxa"/>
            <w:hideMark/>
          </w:tcPr>
          <w:p w14:paraId="5F2DE59F" w14:textId="77777777" w:rsidR="002F3F51" w:rsidRPr="002F3F51" w:rsidRDefault="002F3F51" w:rsidP="002F3F51">
            <w:pPr>
              <w:spacing w:after="160" w:line="279" w:lineRule="auto"/>
              <w:rPr>
                <w:rFonts w:ascii="Calibri" w:hAnsi="Calibri" w:cs="Calibri"/>
              </w:rPr>
            </w:pPr>
            <w:r w:rsidRPr="002F3F51">
              <w:rPr>
                <w:rFonts w:ascii="Calibri" w:hAnsi="Calibri" w:cs="Calibri"/>
              </w:rPr>
              <w:t>Qualified Automatic Contribution Arrangement</w:t>
            </w:r>
          </w:p>
        </w:tc>
      </w:tr>
      <w:tr w:rsidR="002F3F51" w:rsidRPr="002F3F51" w14:paraId="60105F4C" w14:textId="77777777" w:rsidTr="444BEF9A">
        <w:tc>
          <w:tcPr>
            <w:tcW w:w="1750" w:type="dxa"/>
            <w:hideMark/>
          </w:tcPr>
          <w:p w14:paraId="65633BE5" w14:textId="77777777" w:rsidR="002F3F51" w:rsidRPr="002F3F51" w:rsidRDefault="002F3F51" w:rsidP="002F3F51">
            <w:pPr>
              <w:spacing w:after="160" w:line="279" w:lineRule="auto"/>
              <w:rPr>
                <w:rFonts w:ascii="Calibri" w:hAnsi="Calibri" w:cs="Calibri"/>
              </w:rPr>
            </w:pPr>
            <w:r w:rsidRPr="002F3F51">
              <w:rPr>
                <w:rFonts w:ascii="Calibri" w:hAnsi="Calibri" w:cs="Calibri"/>
              </w:rPr>
              <w:t>QNEC</w:t>
            </w:r>
          </w:p>
        </w:tc>
        <w:tc>
          <w:tcPr>
            <w:tcW w:w="7510" w:type="dxa"/>
            <w:hideMark/>
          </w:tcPr>
          <w:p w14:paraId="2AFDA785" w14:textId="77777777" w:rsidR="002F3F51" w:rsidRPr="002F3F51" w:rsidRDefault="002F3F51" w:rsidP="002F3F51">
            <w:pPr>
              <w:spacing w:after="160" w:line="279" w:lineRule="auto"/>
              <w:rPr>
                <w:rFonts w:ascii="Calibri" w:hAnsi="Calibri" w:cs="Calibri"/>
              </w:rPr>
            </w:pPr>
            <w:r w:rsidRPr="002F3F51">
              <w:rPr>
                <w:rFonts w:ascii="Calibri" w:hAnsi="Calibri" w:cs="Calibri"/>
              </w:rPr>
              <w:t>Qualified Non-Elective Contribution</w:t>
            </w:r>
          </w:p>
        </w:tc>
      </w:tr>
      <w:tr w:rsidR="002F3F51" w:rsidRPr="002F3F51" w14:paraId="706FB5A5" w14:textId="77777777" w:rsidTr="444BEF9A">
        <w:tc>
          <w:tcPr>
            <w:tcW w:w="1750" w:type="dxa"/>
            <w:hideMark/>
          </w:tcPr>
          <w:p w14:paraId="6F24D979" w14:textId="77777777" w:rsidR="002F3F51" w:rsidRPr="002F3F51" w:rsidRDefault="002F3F51" w:rsidP="002F3F51">
            <w:pPr>
              <w:spacing w:after="160" w:line="279" w:lineRule="auto"/>
              <w:rPr>
                <w:rFonts w:ascii="Calibri" w:hAnsi="Calibri" w:cs="Calibri"/>
              </w:rPr>
            </w:pPr>
            <w:r w:rsidRPr="002F3F51">
              <w:rPr>
                <w:rFonts w:ascii="Calibri" w:hAnsi="Calibri" w:cs="Calibri"/>
              </w:rPr>
              <w:t>QMAC</w:t>
            </w:r>
          </w:p>
        </w:tc>
        <w:tc>
          <w:tcPr>
            <w:tcW w:w="7510" w:type="dxa"/>
            <w:hideMark/>
          </w:tcPr>
          <w:p w14:paraId="73B7E240" w14:textId="77777777" w:rsidR="002F3F51" w:rsidRPr="002F3F51" w:rsidRDefault="002F3F51" w:rsidP="002F3F51">
            <w:pPr>
              <w:spacing w:after="160" w:line="279" w:lineRule="auto"/>
              <w:rPr>
                <w:rFonts w:ascii="Calibri" w:hAnsi="Calibri" w:cs="Calibri"/>
              </w:rPr>
            </w:pPr>
            <w:r w:rsidRPr="002F3F51">
              <w:rPr>
                <w:rFonts w:ascii="Calibri" w:hAnsi="Calibri" w:cs="Calibri"/>
              </w:rPr>
              <w:t>Qualified Matching Contribution</w:t>
            </w:r>
          </w:p>
        </w:tc>
      </w:tr>
      <w:tr w:rsidR="002F3F51" w:rsidRPr="002F3F51" w14:paraId="249527FC" w14:textId="77777777" w:rsidTr="444BEF9A">
        <w:tc>
          <w:tcPr>
            <w:tcW w:w="1750" w:type="dxa"/>
            <w:hideMark/>
          </w:tcPr>
          <w:p w14:paraId="089879A6" w14:textId="77777777" w:rsidR="002F3F51" w:rsidRPr="002F3F51" w:rsidRDefault="002F3F51" w:rsidP="002F3F51">
            <w:pPr>
              <w:spacing w:after="160" w:line="279" w:lineRule="auto"/>
              <w:rPr>
                <w:rFonts w:ascii="Calibri" w:hAnsi="Calibri" w:cs="Calibri"/>
              </w:rPr>
            </w:pPr>
            <w:r w:rsidRPr="002F3F51">
              <w:rPr>
                <w:rFonts w:ascii="Calibri" w:hAnsi="Calibri" w:cs="Calibri"/>
              </w:rPr>
              <w:t>Relias</w:t>
            </w:r>
          </w:p>
        </w:tc>
        <w:tc>
          <w:tcPr>
            <w:tcW w:w="7510" w:type="dxa"/>
            <w:hideMark/>
          </w:tcPr>
          <w:p w14:paraId="5C7F8EC6" w14:textId="77777777" w:rsidR="002F3F51" w:rsidRPr="002F3F51" w:rsidRDefault="002F3F51" w:rsidP="002F3F51">
            <w:pPr>
              <w:spacing w:after="160" w:line="279" w:lineRule="auto"/>
              <w:rPr>
                <w:rFonts w:ascii="Calibri" w:hAnsi="Calibri" w:cs="Calibri"/>
              </w:rPr>
            </w:pPr>
            <w:r w:rsidRPr="002F3F51">
              <w:rPr>
                <w:rFonts w:ascii="Calibri" w:hAnsi="Calibri" w:cs="Calibri"/>
              </w:rPr>
              <w:t>Core recordkeeping system</w:t>
            </w:r>
          </w:p>
        </w:tc>
      </w:tr>
      <w:tr w:rsidR="002F3F51" w:rsidRPr="002F3F51" w14:paraId="43BEBF80" w14:textId="77777777" w:rsidTr="444BEF9A">
        <w:tc>
          <w:tcPr>
            <w:tcW w:w="1750" w:type="dxa"/>
            <w:hideMark/>
          </w:tcPr>
          <w:p w14:paraId="092BB129" w14:textId="77777777" w:rsidR="002F3F51" w:rsidRPr="002F3F51" w:rsidRDefault="002F3F51" w:rsidP="002F3F51">
            <w:pPr>
              <w:spacing w:after="160" w:line="279" w:lineRule="auto"/>
              <w:rPr>
                <w:rFonts w:ascii="Calibri" w:hAnsi="Calibri" w:cs="Calibri"/>
              </w:rPr>
            </w:pPr>
            <w:r w:rsidRPr="002F3F51">
              <w:rPr>
                <w:rFonts w:ascii="Calibri" w:hAnsi="Calibri" w:cs="Calibri"/>
              </w:rPr>
              <w:t>SEFA</w:t>
            </w:r>
          </w:p>
        </w:tc>
        <w:tc>
          <w:tcPr>
            <w:tcW w:w="7510" w:type="dxa"/>
            <w:hideMark/>
          </w:tcPr>
          <w:p w14:paraId="6C3837BA" w14:textId="77777777" w:rsidR="002F3F51" w:rsidRPr="002F3F51" w:rsidRDefault="002F3F51" w:rsidP="002F3F51">
            <w:pPr>
              <w:spacing w:after="160" w:line="279" w:lineRule="auto"/>
              <w:rPr>
                <w:rFonts w:ascii="Calibri" w:hAnsi="Calibri" w:cs="Calibri"/>
              </w:rPr>
            </w:pPr>
            <w:r w:rsidRPr="002F3F51">
              <w:rPr>
                <w:rFonts w:ascii="Calibri" w:hAnsi="Calibri" w:cs="Calibri"/>
              </w:rPr>
              <w:t>Sponsor Electronic Funding Agreement</w:t>
            </w:r>
          </w:p>
        </w:tc>
      </w:tr>
      <w:tr w:rsidR="002F3F51" w:rsidRPr="002F3F51" w14:paraId="1AC8918E" w14:textId="77777777" w:rsidTr="444BEF9A">
        <w:tc>
          <w:tcPr>
            <w:tcW w:w="1750" w:type="dxa"/>
            <w:hideMark/>
          </w:tcPr>
          <w:p w14:paraId="07C55EC1" w14:textId="77777777" w:rsidR="002F3F51" w:rsidRPr="002F3F51" w:rsidRDefault="002F3F51" w:rsidP="002F3F51">
            <w:pPr>
              <w:spacing w:after="160" w:line="279" w:lineRule="auto"/>
              <w:rPr>
                <w:rFonts w:ascii="Calibri" w:hAnsi="Calibri" w:cs="Calibri"/>
              </w:rPr>
            </w:pPr>
            <w:r w:rsidRPr="002F3F51">
              <w:rPr>
                <w:rFonts w:ascii="Calibri" w:hAnsi="Calibri" w:cs="Calibri"/>
              </w:rPr>
              <w:t>SFTP</w:t>
            </w:r>
          </w:p>
        </w:tc>
        <w:tc>
          <w:tcPr>
            <w:tcW w:w="7510" w:type="dxa"/>
            <w:hideMark/>
          </w:tcPr>
          <w:p w14:paraId="39D0D001" w14:textId="77777777" w:rsidR="002F3F51" w:rsidRPr="002F3F51" w:rsidRDefault="002F3F51" w:rsidP="002F3F51">
            <w:pPr>
              <w:spacing w:after="160" w:line="279" w:lineRule="auto"/>
              <w:rPr>
                <w:rFonts w:ascii="Calibri" w:hAnsi="Calibri" w:cs="Calibri"/>
              </w:rPr>
            </w:pPr>
            <w:r w:rsidRPr="002F3F51">
              <w:rPr>
                <w:rFonts w:ascii="Calibri" w:hAnsi="Calibri" w:cs="Calibri"/>
              </w:rPr>
              <w:t>Secure File Transfer Protocol</w:t>
            </w:r>
          </w:p>
        </w:tc>
      </w:tr>
      <w:tr w:rsidR="002F3F51" w:rsidRPr="002F3F51" w14:paraId="12FA5045" w14:textId="77777777" w:rsidTr="444BEF9A">
        <w:tc>
          <w:tcPr>
            <w:tcW w:w="1750" w:type="dxa"/>
            <w:hideMark/>
          </w:tcPr>
          <w:p w14:paraId="1B84AA3D" w14:textId="77777777" w:rsidR="002F3F51" w:rsidRPr="002F3F51" w:rsidRDefault="002F3F51" w:rsidP="002F3F51">
            <w:pPr>
              <w:spacing w:after="160" w:line="279" w:lineRule="auto"/>
              <w:rPr>
                <w:rFonts w:ascii="Calibri" w:hAnsi="Calibri" w:cs="Calibri"/>
              </w:rPr>
            </w:pPr>
            <w:r w:rsidRPr="002F3F51">
              <w:rPr>
                <w:rFonts w:ascii="Calibri" w:hAnsi="Calibri" w:cs="Calibri"/>
              </w:rPr>
              <w:t>Stata</w:t>
            </w:r>
          </w:p>
        </w:tc>
        <w:tc>
          <w:tcPr>
            <w:tcW w:w="7510" w:type="dxa"/>
            <w:hideMark/>
          </w:tcPr>
          <w:p w14:paraId="4B839BBC" w14:textId="1A5DC7C7" w:rsidR="002F3F51" w:rsidRPr="002F3F51" w:rsidRDefault="1EC5B1FE" w:rsidP="002F3F51">
            <w:pPr>
              <w:spacing w:after="160" w:line="279" w:lineRule="auto"/>
              <w:rPr>
                <w:rFonts w:ascii="Calibri" w:hAnsi="Calibri" w:cs="Calibri"/>
              </w:rPr>
            </w:pPr>
            <w:r w:rsidRPr="444BEF9A">
              <w:rPr>
                <w:rFonts w:ascii="Calibri" w:hAnsi="Calibri" w:cs="Calibri"/>
              </w:rPr>
              <w:t>S</w:t>
            </w:r>
            <w:r w:rsidR="002F3F51" w:rsidRPr="444BEF9A">
              <w:rPr>
                <w:rFonts w:ascii="Calibri" w:hAnsi="Calibri" w:cs="Calibri"/>
              </w:rPr>
              <w:t>oftware currently used for file transformation</w:t>
            </w:r>
          </w:p>
        </w:tc>
      </w:tr>
      <w:tr w:rsidR="002F3F51" w:rsidRPr="002F3F51" w14:paraId="410CE01B" w14:textId="77777777" w:rsidTr="444BEF9A">
        <w:tc>
          <w:tcPr>
            <w:tcW w:w="1750" w:type="dxa"/>
            <w:hideMark/>
          </w:tcPr>
          <w:p w14:paraId="27E619CB" w14:textId="77777777" w:rsidR="002F3F51" w:rsidRPr="002F3F51" w:rsidRDefault="002F3F51" w:rsidP="002F3F51">
            <w:pPr>
              <w:spacing w:after="160" w:line="279" w:lineRule="auto"/>
              <w:rPr>
                <w:rFonts w:ascii="Calibri" w:hAnsi="Calibri" w:cs="Calibri"/>
              </w:rPr>
            </w:pPr>
            <w:r w:rsidRPr="002F3F51">
              <w:rPr>
                <w:rFonts w:ascii="Calibri" w:hAnsi="Calibri" w:cs="Calibri"/>
              </w:rPr>
              <w:t>Strands AI</w:t>
            </w:r>
          </w:p>
        </w:tc>
        <w:tc>
          <w:tcPr>
            <w:tcW w:w="7510" w:type="dxa"/>
            <w:hideMark/>
          </w:tcPr>
          <w:p w14:paraId="41785976" w14:textId="77777777" w:rsidR="002F3F51" w:rsidRPr="002F3F51" w:rsidRDefault="002F3F51" w:rsidP="002F3F51">
            <w:pPr>
              <w:spacing w:after="160" w:line="279" w:lineRule="auto"/>
              <w:rPr>
                <w:rFonts w:ascii="Calibri" w:hAnsi="Calibri" w:cs="Calibri"/>
              </w:rPr>
            </w:pPr>
            <w:r w:rsidRPr="002F3F51">
              <w:rPr>
                <w:rFonts w:ascii="Calibri" w:hAnsi="Calibri" w:cs="Calibri"/>
              </w:rPr>
              <w:t>Agentic AI framework for orchestration</w:t>
            </w:r>
          </w:p>
        </w:tc>
      </w:tr>
    </w:tbl>
    <w:p w14:paraId="25FE364A" w14:textId="77777777" w:rsidR="002F3F51" w:rsidRPr="002F3F51" w:rsidRDefault="00000000" w:rsidP="002F3F51">
      <w:pPr>
        <w:rPr>
          <w:rFonts w:ascii="Calibri" w:hAnsi="Calibri" w:cs="Calibri"/>
        </w:rPr>
      </w:pPr>
      <w:r>
        <w:rPr>
          <w:rFonts w:ascii="Calibri" w:hAnsi="Calibri" w:cs="Calibri"/>
        </w:rPr>
        <w:pict w14:anchorId="4AA3E0C2">
          <v:rect id="_x0000_i1034" style="width:0;height:1.5pt" o:hralign="center" o:hrstd="t" o:hr="t" fillcolor="#a0a0a0" stroked="f"/>
        </w:pict>
      </w:r>
    </w:p>
    <w:p w14:paraId="24757D7E" w14:textId="4AA93D1E" w:rsidR="002F3F51" w:rsidRPr="00A37C03" w:rsidRDefault="002F3F51" w:rsidP="006A19AF">
      <w:pPr>
        <w:pStyle w:val="Heading2"/>
        <w:rPr>
          <w:rFonts w:ascii="Calibri" w:hAnsi="Calibri" w:cs="Calibri"/>
        </w:rPr>
      </w:pPr>
      <w:bookmarkStart w:id="236" w:name="_Toc220763541"/>
      <w:r w:rsidRPr="00A37C03">
        <w:rPr>
          <w:rFonts w:ascii="Calibri" w:hAnsi="Calibri" w:cs="Calibri"/>
        </w:rPr>
        <w:t>15. Appendices</w:t>
      </w:r>
      <w:bookmarkEnd w:id="236"/>
    </w:p>
    <w:p w14:paraId="4A5BFEA0" w14:textId="77777777" w:rsidR="002F3F51" w:rsidRPr="002F3F51" w:rsidRDefault="002F3F51" w:rsidP="002F3F51">
      <w:pPr>
        <w:rPr>
          <w:rFonts w:ascii="Calibri" w:hAnsi="Calibri" w:cs="Calibri"/>
          <w:b/>
          <w:bCs/>
        </w:rPr>
      </w:pPr>
      <w:r w:rsidRPr="002F3F51">
        <w:rPr>
          <w:rFonts w:ascii="Calibri" w:hAnsi="Calibri" w:cs="Calibri"/>
          <w:b/>
          <w:bCs/>
        </w:rPr>
        <w:t>Appendix A: File Naming Conventions</w:t>
      </w:r>
    </w:p>
    <w:p w14:paraId="46440E46" w14:textId="77777777" w:rsidR="002F3F51" w:rsidRDefault="002F3F51" w:rsidP="002F3F51">
      <w:pPr>
        <w:rPr>
          <w:rFonts w:ascii="Calibri" w:hAnsi="Calibri" w:cs="Calibri"/>
        </w:rPr>
      </w:pPr>
      <w:r w:rsidRPr="002F3F51">
        <w:rPr>
          <w:rFonts w:ascii="Calibri" w:hAnsi="Calibri" w:cs="Calibri"/>
        </w:rPr>
        <w:t>Directory Structure:</w:t>
      </w:r>
    </w:p>
    <w:p w14:paraId="02939E63" w14:textId="29A3B7BA" w:rsidR="006A19AF" w:rsidRPr="002F3F51" w:rsidRDefault="00D732B6" w:rsidP="002F3F51">
      <w:pPr>
        <w:rPr>
          <w:rFonts w:ascii="Calibri" w:hAnsi="Calibri" w:cs="Calibri"/>
        </w:rPr>
      </w:pPr>
      <w:r w:rsidRPr="00D732B6">
        <w:rPr>
          <w:rFonts w:ascii="Calibri" w:hAnsi="Calibri" w:cs="Calibri"/>
          <w:noProof/>
        </w:rPr>
        <w:lastRenderedPageBreak/>
        <w:drawing>
          <wp:inline distT="0" distB="0" distL="0" distR="0" wp14:anchorId="08CC1C5C" wp14:editId="4A67296E">
            <wp:extent cx="5449529" cy="2753147"/>
            <wp:effectExtent l="0" t="0" r="0" b="9525"/>
            <wp:docPr id="8774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06397" name=""/>
                    <pic:cNvPicPr/>
                  </pic:nvPicPr>
                  <pic:blipFill>
                    <a:blip r:embed="rId19"/>
                    <a:stretch>
                      <a:fillRect/>
                    </a:stretch>
                  </pic:blipFill>
                  <pic:spPr>
                    <a:xfrm>
                      <a:off x="0" y="0"/>
                      <a:ext cx="5453267" cy="2755036"/>
                    </a:xfrm>
                    <a:prstGeom prst="rect">
                      <a:avLst/>
                    </a:prstGeom>
                  </pic:spPr>
                </pic:pic>
              </a:graphicData>
            </a:graphic>
          </wp:inline>
        </w:drawing>
      </w:r>
    </w:p>
    <w:p w14:paraId="05105503" w14:textId="77777777" w:rsidR="002F3F51" w:rsidRPr="002F3F51" w:rsidRDefault="002F3F51" w:rsidP="002F3F51">
      <w:pPr>
        <w:rPr>
          <w:rFonts w:ascii="Calibri" w:hAnsi="Calibri" w:cs="Calibri"/>
          <w:b/>
          <w:bCs/>
        </w:rPr>
      </w:pPr>
      <w:r w:rsidRPr="002F3F51">
        <w:rPr>
          <w:rFonts w:ascii="Calibri" w:hAnsi="Calibri" w:cs="Calibri"/>
          <w:b/>
          <w:bCs/>
        </w:rPr>
        <w:t>Appendix B: Custodian Details</w:t>
      </w:r>
    </w:p>
    <w:tbl>
      <w:tblPr>
        <w:tblStyle w:val="TableGrid"/>
        <w:tblW w:w="0" w:type="auto"/>
        <w:tblLook w:val="04A0" w:firstRow="1" w:lastRow="0" w:firstColumn="1" w:lastColumn="0" w:noHBand="0" w:noVBand="1"/>
      </w:tblPr>
      <w:tblGrid>
        <w:gridCol w:w="1965"/>
        <w:gridCol w:w="1428"/>
        <w:gridCol w:w="1416"/>
        <w:gridCol w:w="1612"/>
      </w:tblGrid>
      <w:tr w:rsidR="002F3F51" w:rsidRPr="002F3F51" w14:paraId="6D2C7E68" w14:textId="77777777" w:rsidTr="00D732B6">
        <w:tc>
          <w:tcPr>
            <w:tcW w:w="0" w:type="auto"/>
            <w:hideMark/>
          </w:tcPr>
          <w:p w14:paraId="5E9A19C6"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Custodian</w:t>
            </w:r>
          </w:p>
        </w:tc>
        <w:tc>
          <w:tcPr>
            <w:tcW w:w="0" w:type="auto"/>
            <w:hideMark/>
          </w:tcPr>
          <w:p w14:paraId="58DBAEEA"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Deadline</w:t>
            </w:r>
          </w:p>
        </w:tc>
        <w:tc>
          <w:tcPr>
            <w:tcW w:w="0" w:type="auto"/>
            <w:hideMark/>
          </w:tcPr>
          <w:p w14:paraId="7ED22A6F"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ACH Format</w:t>
            </w:r>
          </w:p>
        </w:tc>
        <w:tc>
          <w:tcPr>
            <w:tcW w:w="0" w:type="auto"/>
            <w:hideMark/>
          </w:tcPr>
          <w:p w14:paraId="5FB2E5F3"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Notes</w:t>
            </w:r>
          </w:p>
        </w:tc>
      </w:tr>
      <w:tr w:rsidR="002F3F51" w:rsidRPr="002F3F51" w14:paraId="660B7295" w14:textId="77777777" w:rsidTr="00D732B6">
        <w:tc>
          <w:tcPr>
            <w:tcW w:w="0" w:type="auto"/>
            <w:hideMark/>
          </w:tcPr>
          <w:p w14:paraId="5EFA4188" w14:textId="77777777" w:rsidR="002F3F51" w:rsidRPr="002F3F51" w:rsidRDefault="002F3F51" w:rsidP="002F3F51">
            <w:pPr>
              <w:spacing w:after="160" w:line="279" w:lineRule="auto"/>
              <w:rPr>
                <w:rFonts w:ascii="Calibri" w:hAnsi="Calibri" w:cs="Calibri"/>
              </w:rPr>
            </w:pPr>
            <w:r w:rsidRPr="002F3F51">
              <w:rPr>
                <w:rFonts w:ascii="Calibri" w:hAnsi="Calibri" w:cs="Calibri"/>
              </w:rPr>
              <w:t>Matrix Trust</w:t>
            </w:r>
          </w:p>
        </w:tc>
        <w:tc>
          <w:tcPr>
            <w:tcW w:w="0" w:type="auto"/>
            <w:hideMark/>
          </w:tcPr>
          <w:p w14:paraId="41B0F205" w14:textId="77777777" w:rsidR="002F3F51" w:rsidRPr="002F3F51" w:rsidRDefault="002F3F51" w:rsidP="002F3F51">
            <w:pPr>
              <w:spacing w:after="160" w:line="279" w:lineRule="auto"/>
              <w:rPr>
                <w:rFonts w:ascii="Calibri" w:hAnsi="Calibri" w:cs="Calibri"/>
              </w:rPr>
            </w:pPr>
            <w:r w:rsidRPr="002F3F51">
              <w:rPr>
                <w:rFonts w:ascii="Calibri" w:hAnsi="Calibri" w:cs="Calibri"/>
              </w:rPr>
              <w:t>3:00 PM EST</w:t>
            </w:r>
          </w:p>
        </w:tc>
        <w:tc>
          <w:tcPr>
            <w:tcW w:w="0" w:type="auto"/>
            <w:hideMark/>
          </w:tcPr>
          <w:p w14:paraId="3C418E12" w14:textId="77777777" w:rsidR="002F3F51" w:rsidRPr="002F3F51" w:rsidRDefault="002F3F51" w:rsidP="002F3F51">
            <w:pPr>
              <w:spacing w:after="160" w:line="279" w:lineRule="auto"/>
              <w:rPr>
                <w:rFonts w:ascii="Calibri" w:hAnsi="Calibri" w:cs="Calibri"/>
              </w:rPr>
            </w:pPr>
            <w:r w:rsidRPr="002F3F51">
              <w:rPr>
                <w:rFonts w:ascii="Calibri" w:hAnsi="Calibri" w:cs="Calibri"/>
              </w:rPr>
              <w:t>Standard</w:t>
            </w:r>
          </w:p>
        </w:tc>
        <w:tc>
          <w:tcPr>
            <w:tcW w:w="0" w:type="auto"/>
            <w:hideMark/>
          </w:tcPr>
          <w:p w14:paraId="39F423BA" w14:textId="77777777" w:rsidR="002F3F51" w:rsidRPr="002F3F51" w:rsidRDefault="002F3F51" w:rsidP="002F3F51">
            <w:pPr>
              <w:spacing w:after="160" w:line="279" w:lineRule="auto"/>
              <w:rPr>
                <w:rFonts w:ascii="Calibri" w:hAnsi="Calibri" w:cs="Calibri"/>
              </w:rPr>
            </w:pPr>
            <w:r w:rsidRPr="002F3F51">
              <w:rPr>
                <w:rFonts w:ascii="Calibri" w:hAnsi="Calibri" w:cs="Calibri"/>
              </w:rPr>
              <w:t>-</w:t>
            </w:r>
          </w:p>
        </w:tc>
      </w:tr>
      <w:tr w:rsidR="002F3F51" w:rsidRPr="002F3F51" w14:paraId="0073B681" w14:textId="77777777" w:rsidTr="00D732B6">
        <w:tc>
          <w:tcPr>
            <w:tcW w:w="0" w:type="auto"/>
            <w:hideMark/>
          </w:tcPr>
          <w:p w14:paraId="60379A10" w14:textId="77777777" w:rsidR="002F3F51" w:rsidRPr="002F3F51" w:rsidRDefault="002F3F51" w:rsidP="002F3F51">
            <w:pPr>
              <w:spacing w:after="160" w:line="279" w:lineRule="auto"/>
              <w:rPr>
                <w:rFonts w:ascii="Calibri" w:hAnsi="Calibri" w:cs="Calibri"/>
              </w:rPr>
            </w:pPr>
            <w:r w:rsidRPr="002F3F51">
              <w:rPr>
                <w:rFonts w:ascii="Calibri" w:hAnsi="Calibri" w:cs="Calibri"/>
              </w:rPr>
              <w:t>Mid Atlantic Trust</w:t>
            </w:r>
          </w:p>
        </w:tc>
        <w:tc>
          <w:tcPr>
            <w:tcW w:w="0" w:type="auto"/>
            <w:hideMark/>
          </w:tcPr>
          <w:p w14:paraId="501E5325" w14:textId="77777777" w:rsidR="002F3F51" w:rsidRPr="002F3F51" w:rsidRDefault="002F3F51" w:rsidP="002F3F51">
            <w:pPr>
              <w:spacing w:after="160" w:line="279" w:lineRule="auto"/>
              <w:rPr>
                <w:rFonts w:ascii="Calibri" w:hAnsi="Calibri" w:cs="Calibri"/>
              </w:rPr>
            </w:pPr>
            <w:r w:rsidRPr="002F3F51">
              <w:rPr>
                <w:rFonts w:ascii="Calibri" w:hAnsi="Calibri" w:cs="Calibri"/>
              </w:rPr>
              <w:t>3:00 PM EST</w:t>
            </w:r>
          </w:p>
        </w:tc>
        <w:tc>
          <w:tcPr>
            <w:tcW w:w="0" w:type="auto"/>
            <w:hideMark/>
          </w:tcPr>
          <w:p w14:paraId="36688B88" w14:textId="77777777" w:rsidR="002F3F51" w:rsidRPr="002F3F51" w:rsidRDefault="002F3F51" w:rsidP="002F3F51">
            <w:pPr>
              <w:spacing w:after="160" w:line="279" w:lineRule="auto"/>
              <w:rPr>
                <w:rFonts w:ascii="Calibri" w:hAnsi="Calibri" w:cs="Calibri"/>
              </w:rPr>
            </w:pPr>
            <w:r w:rsidRPr="002F3F51">
              <w:rPr>
                <w:rFonts w:ascii="Calibri" w:hAnsi="Calibri" w:cs="Calibri"/>
              </w:rPr>
              <w:t>Standard</w:t>
            </w:r>
          </w:p>
        </w:tc>
        <w:tc>
          <w:tcPr>
            <w:tcW w:w="0" w:type="auto"/>
            <w:hideMark/>
          </w:tcPr>
          <w:p w14:paraId="63BDB91F" w14:textId="77777777" w:rsidR="002F3F51" w:rsidRPr="002F3F51" w:rsidRDefault="002F3F51" w:rsidP="002F3F51">
            <w:pPr>
              <w:spacing w:after="160" w:line="279" w:lineRule="auto"/>
              <w:rPr>
                <w:rFonts w:ascii="Calibri" w:hAnsi="Calibri" w:cs="Calibri"/>
              </w:rPr>
            </w:pPr>
            <w:r w:rsidRPr="002F3F51">
              <w:rPr>
                <w:rFonts w:ascii="Calibri" w:hAnsi="Calibri" w:cs="Calibri"/>
              </w:rPr>
              <w:t>-</w:t>
            </w:r>
          </w:p>
        </w:tc>
      </w:tr>
      <w:tr w:rsidR="002F3F51" w:rsidRPr="002F3F51" w14:paraId="15D34323" w14:textId="77777777" w:rsidTr="00D732B6">
        <w:tc>
          <w:tcPr>
            <w:tcW w:w="0" w:type="auto"/>
            <w:hideMark/>
          </w:tcPr>
          <w:p w14:paraId="722D16FA" w14:textId="77777777" w:rsidR="002F3F51" w:rsidRPr="002F3F51" w:rsidRDefault="002F3F51" w:rsidP="002F3F51">
            <w:pPr>
              <w:spacing w:after="160" w:line="279" w:lineRule="auto"/>
              <w:rPr>
                <w:rFonts w:ascii="Calibri" w:hAnsi="Calibri" w:cs="Calibri"/>
              </w:rPr>
            </w:pPr>
            <w:r w:rsidRPr="002F3F51">
              <w:rPr>
                <w:rFonts w:ascii="Calibri" w:hAnsi="Calibri" w:cs="Calibri"/>
              </w:rPr>
              <w:t>Charles Schwab</w:t>
            </w:r>
          </w:p>
        </w:tc>
        <w:tc>
          <w:tcPr>
            <w:tcW w:w="0" w:type="auto"/>
            <w:hideMark/>
          </w:tcPr>
          <w:p w14:paraId="46D763CA" w14:textId="77777777" w:rsidR="002F3F51" w:rsidRPr="002F3F51" w:rsidRDefault="002F3F51" w:rsidP="002F3F51">
            <w:pPr>
              <w:spacing w:after="160" w:line="279" w:lineRule="auto"/>
              <w:rPr>
                <w:rFonts w:ascii="Calibri" w:hAnsi="Calibri" w:cs="Calibri"/>
              </w:rPr>
            </w:pPr>
            <w:r w:rsidRPr="002F3F51">
              <w:rPr>
                <w:rFonts w:ascii="Calibri" w:hAnsi="Calibri" w:cs="Calibri"/>
              </w:rPr>
              <w:t>6:00 PM EST</w:t>
            </w:r>
          </w:p>
        </w:tc>
        <w:tc>
          <w:tcPr>
            <w:tcW w:w="0" w:type="auto"/>
            <w:hideMark/>
          </w:tcPr>
          <w:p w14:paraId="501C2236" w14:textId="77777777" w:rsidR="002F3F51" w:rsidRPr="002F3F51" w:rsidRDefault="002F3F51" w:rsidP="002F3F51">
            <w:pPr>
              <w:spacing w:after="160" w:line="279" w:lineRule="auto"/>
              <w:rPr>
                <w:rFonts w:ascii="Calibri" w:hAnsi="Calibri" w:cs="Calibri"/>
              </w:rPr>
            </w:pPr>
            <w:r w:rsidRPr="002F3F51">
              <w:rPr>
                <w:rFonts w:ascii="Calibri" w:hAnsi="Calibri" w:cs="Calibri"/>
              </w:rPr>
              <w:t>Standard</w:t>
            </w:r>
          </w:p>
        </w:tc>
        <w:tc>
          <w:tcPr>
            <w:tcW w:w="0" w:type="auto"/>
            <w:hideMark/>
          </w:tcPr>
          <w:p w14:paraId="625945AF" w14:textId="77777777" w:rsidR="002F3F51" w:rsidRPr="002F3F51" w:rsidRDefault="002F3F51" w:rsidP="002F3F51">
            <w:pPr>
              <w:spacing w:after="160" w:line="279" w:lineRule="auto"/>
              <w:rPr>
                <w:rFonts w:ascii="Calibri" w:hAnsi="Calibri" w:cs="Calibri"/>
              </w:rPr>
            </w:pPr>
            <w:r w:rsidRPr="002F3F51">
              <w:rPr>
                <w:rFonts w:ascii="Calibri" w:hAnsi="Calibri" w:cs="Calibri"/>
              </w:rPr>
              <w:t>Later deadline</w:t>
            </w:r>
          </w:p>
        </w:tc>
      </w:tr>
    </w:tbl>
    <w:p w14:paraId="64C35327" w14:textId="77777777" w:rsidR="002F3F51" w:rsidRPr="002F3F51" w:rsidRDefault="002F3F51" w:rsidP="002F3F51">
      <w:pPr>
        <w:rPr>
          <w:rFonts w:ascii="Calibri" w:hAnsi="Calibri" w:cs="Calibri"/>
          <w:b/>
          <w:bCs/>
        </w:rPr>
      </w:pPr>
      <w:r w:rsidRPr="002F3F51">
        <w:rPr>
          <w:rFonts w:ascii="Calibri" w:hAnsi="Calibri" w:cs="Calibri"/>
          <w:b/>
          <w:bCs/>
        </w:rPr>
        <w:t>Appendix C: Pay Frequency Codes</w:t>
      </w:r>
    </w:p>
    <w:tbl>
      <w:tblPr>
        <w:tblStyle w:val="TableGrid"/>
        <w:tblW w:w="0" w:type="auto"/>
        <w:tblLook w:val="04A0" w:firstRow="1" w:lastRow="0" w:firstColumn="1" w:lastColumn="0" w:noHBand="0" w:noVBand="1"/>
      </w:tblPr>
      <w:tblGrid>
        <w:gridCol w:w="722"/>
        <w:gridCol w:w="1971"/>
        <w:gridCol w:w="2762"/>
        <w:gridCol w:w="2162"/>
      </w:tblGrid>
      <w:tr w:rsidR="002F3F51" w:rsidRPr="002F3F51" w14:paraId="5D5855CB" w14:textId="77777777" w:rsidTr="00D732B6">
        <w:tc>
          <w:tcPr>
            <w:tcW w:w="0" w:type="auto"/>
            <w:hideMark/>
          </w:tcPr>
          <w:p w14:paraId="3459FD46"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Code</w:t>
            </w:r>
          </w:p>
        </w:tc>
        <w:tc>
          <w:tcPr>
            <w:tcW w:w="0" w:type="auto"/>
            <w:hideMark/>
          </w:tcPr>
          <w:p w14:paraId="7B5634CD"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Description</w:t>
            </w:r>
          </w:p>
        </w:tc>
        <w:tc>
          <w:tcPr>
            <w:tcW w:w="0" w:type="auto"/>
            <w:hideMark/>
          </w:tcPr>
          <w:p w14:paraId="35349C87"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Hours Warning Threshold</w:t>
            </w:r>
          </w:p>
        </w:tc>
        <w:tc>
          <w:tcPr>
            <w:tcW w:w="0" w:type="auto"/>
            <w:hideMark/>
          </w:tcPr>
          <w:p w14:paraId="3E65AADA"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Hours Estimate Cap</w:t>
            </w:r>
          </w:p>
        </w:tc>
      </w:tr>
      <w:tr w:rsidR="002F3F51" w:rsidRPr="002F3F51" w14:paraId="640FD0E7" w14:textId="77777777" w:rsidTr="00D732B6">
        <w:tc>
          <w:tcPr>
            <w:tcW w:w="0" w:type="auto"/>
            <w:hideMark/>
          </w:tcPr>
          <w:p w14:paraId="20E03C77" w14:textId="77777777" w:rsidR="002F3F51" w:rsidRPr="002F3F51" w:rsidRDefault="002F3F51" w:rsidP="002F3F51">
            <w:pPr>
              <w:spacing w:after="160" w:line="279" w:lineRule="auto"/>
              <w:rPr>
                <w:rFonts w:ascii="Calibri" w:hAnsi="Calibri" w:cs="Calibri"/>
              </w:rPr>
            </w:pPr>
            <w:r w:rsidRPr="002F3F51">
              <w:rPr>
                <w:rFonts w:ascii="Calibri" w:hAnsi="Calibri" w:cs="Calibri"/>
              </w:rPr>
              <w:t>W</w:t>
            </w:r>
          </w:p>
        </w:tc>
        <w:tc>
          <w:tcPr>
            <w:tcW w:w="0" w:type="auto"/>
            <w:hideMark/>
          </w:tcPr>
          <w:p w14:paraId="557C7466" w14:textId="77777777" w:rsidR="002F3F51" w:rsidRPr="002F3F51" w:rsidRDefault="002F3F51" w:rsidP="002F3F51">
            <w:pPr>
              <w:spacing w:after="160" w:line="279" w:lineRule="auto"/>
              <w:rPr>
                <w:rFonts w:ascii="Calibri" w:hAnsi="Calibri" w:cs="Calibri"/>
              </w:rPr>
            </w:pPr>
            <w:r w:rsidRPr="002F3F51">
              <w:rPr>
                <w:rFonts w:ascii="Calibri" w:hAnsi="Calibri" w:cs="Calibri"/>
              </w:rPr>
              <w:t>Weekly</w:t>
            </w:r>
          </w:p>
        </w:tc>
        <w:tc>
          <w:tcPr>
            <w:tcW w:w="0" w:type="auto"/>
            <w:hideMark/>
          </w:tcPr>
          <w:p w14:paraId="228A5EB9" w14:textId="77777777" w:rsidR="002F3F51" w:rsidRPr="002F3F51" w:rsidRDefault="002F3F51" w:rsidP="002F3F51">
            <w:pPr>
              <w:spacing w:after="160" w:line="279" w:lineRule="auto"/>
              <w:rPr>
                <w:rFonts w:ascii="Calibri" w:hAnsi="Calibri" w:cs="Calibri"/>
              </w:rPr>
            </w:pPr>
            <w:r w:rsidRPr="002F3F51">
              <w:rPr>
                <w:rFonts w:ascii="Calibri" w:hAnsi="Calibri" w:cs="Calibri"/>
              </w:rPr>
              <w:t>200</w:t>
            </w:r>
          </w:p>
        </w:tc>
        <w:tc>
          <w:tcPr>
            <w:tcW w:w="0" w:type="auto"/>
            <w:hideMark/>
          </w:tcPr>
          <w:p w14:paraId="3160A7BD" w14:textId="77777777" w:rsidR="002F3F51" w:rsidRPr="002F3F51" w:rsidRDefault="002F3F51" w:rsidP="002F3F51">
            <w:pPr>
              <w:spacing w:after="160" w:line="279" w:lineRule="auto"/>
              <w:rPr>
                <w:rFonts w:ascii="Calibri" w:hAnsi="Calibri" w:cs="Calibri"/>
              </w:rPr>
            </w:pPr>
            <w:r w:rsidRPr="002F3F51">
              <w:rPr>
                <w:rFonts w:ascii="Calibri" w:hAnsi="Calibri" w:cs="Calibri"/>
              </w:rPr>
              <w:t>45</w:t>
            </w:r>
          </w:p>
        </w:tc>
      </w:tr>
      <w:tr w:rsidR="002F3F51" w:rsidRPr="002F3F51" w14:paraId="382176BD" w14:textId="77777777" w:rsidTr="00D732B6">
        <w:tc>
          <w:tcPr>
            <w:tcW w:w="0" w:type="auto"/>
            <w:hideMark/>
          </w:tcPr>
          <w:p w14:paraId="4DCE268D" w14:textId="77777777" w:rsidR="002F3F51" w:rsidRPr="002F3F51" w:rsidRDefault="002F3F51" w:rsidP="002F3F51">
            <w:pPr>
              <w:spacing w:after="160" w:line="279" w:lineRule="auto"/>
              <w:rPr>
                <w:rFonts w:ascii="Calibri" w:hAnsi="Calibri" w:cs="Calibri"/>
              </w:rPr>
            </w:pPr>
            <w:r w:rsidRPr="002F3F51">
              <w:rPr>
                <w:rFonts w:ascii="Calibri" w:hAnsi="Calibri" w:cs="Calibri"/>
              </w:rPr>
              <w:t>B</w:t>
            </w:r>
          </w:p>
        </w:tc>
        <w:tc>
          <w:tcPr>
            <w:tcW w:w="0" w:type="auto"/>
            <w:hideMark/>
          </w:tcPr>
          <w:p w14:paraId="78A9D9FE" w14:textId="77777777" w:rsidR="002F3F51" w:rsidRPr="002F3F51" w:rsidRDefault="002F3F51" w:rsidP="002F3F51">
            <w:pPr>
              <w:spacing w:after="160" w:line="279" w:lineRule="auto"/>
              <w:rPr>
                <w:rFonts w:ascii="Calibri" w:hAnsi="Calibri" w:cs="Calibri"/>
              </w:rPr>
            </w:pPr>
            <w:r w:rsidRPr="002F3F51">
              <w:rPr>
                <w:rFonts w:ascii="Calibri" w:hAnsi="Calibri" w:cs="Calibri"/>
              </w:rPr>
              <w:t>BiWeekly</w:t>
            </w:r>
          </w:p>
        </w:tc>
        <w:tc>
          <w:tcPr>
            <w:tcW w:w="0" w:type="auto"/>
            <w:hideMark/>
          </w:tcPr>
          <w:p w14:paraId="271CDF42" w14:textId="77777777" w:rsidR="002F3F51" w:rsidRPr="002F3F51" w:rsidRDefault="002F3F51" w:rsidP="002F3F51">
            <w:pPr>
              <w:spacing w:after="160" w:line="279" w:lineRule="auto"/>
              <w:rPr>
                <w:rFonts w:ascii="Calibri" w:hAnsi="Calibri" w:cs="Calibri"/>
              </w:rPr>
            </w:pPr>
            <w:r w:rsidRPr="002F3F51">
              <w:rPr>
                <w:rFonts w:ascii="Calibri" w:hAnsi="Calibri" w:cs="Calibri"/>
              </w:rPr>
              <w:t>200</w:t>
            </w:r>
          </w:p>
        </w:tc>
        <w:tc>
          <w:tcPr>
            <w:tcW w:w="0" w:type="auto"/>
            <w:hideMark/>
          </w:tcPr>
          <w:p w14:paraId="19ADB5BB" w14:textId="77777777" w:rsidR="002F3F51" w:rsidRPr="002F3F51" w:rsidRDefault="002F3F51" w:rsidP="002F3F51">
            <w:pPr>
              <w:spacing w:after="160" w:line="279" w:lineRule="auto"/>
              <w:rPr>
                <w:rFonts w:ascii="Calibri" w:hAnsi="Calibri" w:cs="Calibri"/>
              </w:rPr>
            </w:pPr>
            <w:r w:rsidRPr="002F3F51">
              <w:rPr>
                <w:rFonts w:ascii="Calibri" w:hAnsi="Calibri" w:cs="Calibri"/>
              </w:rPr>
              <w:t>90</w:t>
            </w:r>
          </w:p>
        </w:tc>
      </w:tr>
      <w:tr w:rsidR="002F3F51" w:rsidRPr="002F3F51" w14:paraId="6B0A95CB" w14:textId="77777777" w:rsidTr="00D732B6">
        <w:tc>
          <w:tcPr>
            <w:tcW w:w="0" w:type="auto"/>
            <w:hideMark/>
          </w:tcPr>
          <w:p w14:paraId="76D50626" w14:textId="77777777" w:rsidR="002F3F51" w:rsidRPr="002F3F51" w:rsidRDefault="002F3F51" w:rsidP="002F3F51">
            <w:pPr>
              <w:spacing w:after="160" w:line="279" w:lineRule="auto"/>
              <w:rPr>
                <w:rFonts w:ascii="Calibri" w:hAnsi="Calibri" w:cs="Calibri"/>
              </w:rPr>
            </w:pPr>
            <w:r w:rsidRPr="002F3F51">
              <w:rPr>
                <w:rFonts w:ascii="Calibri" w:hAnsi="Calibri" w:cs="Calibri"/>
              </w:rPr>
              <w:t>S</w:t>
            </w:r>
          </w:p>
        </w:tc>
        <w:tc>
          <w:tcPr>
            <w:tcW w:w="0" w:type="auto"/>
            <w:hideMark/>
          </w:tcPr>
          <w:p w14:paraId="6559E9AC" w14:textId="77777777" w:rsidR="002F3F51" w:rsidRPr="002F3F51" w:rsidRDefault="002F3F51" w:rsidP="002F3F51">
            <w:pPr>
              <w:spacing w:after="160" w:line="279" w:lineRule="auto"/>
              <w:rPr>
                <w:rFonts w:ascii="Calibri" w:hAnsi="Calibri" w:cs="Calibri"/>
              </w:rPr>
            </w:pPr>
            <w:r w:rsidRPr="002F3F51">
              <w:rPr>
                <w:rFonts w:ascii="Calibri" w:hAnsi="Calibri" w:cs="Calibri"/>
              </w:rPr>
              <w:t>SemiMonthly</w:t>
            </w:r>
          </w:p>
        </w:tc>
        <w:tc>
          <w:tcPr>
            <w:tcW w:w="0" w:type="auto"/>
            <w:hideMark/>
          </w:tcPr>
          <w:p w14:paraId="45664DB7" w14:textId="77777777" w:rsidR="002F3F51" w:rsidRPr="002F3F51" w:rsidRDefault="002F3F51" w:rsidP="002F3F51">
            <w:pPr>
              <w:spacing w:after="160" w:line="279" w:lineRule="auto"/>
              <w:rPr>
                <w:rFonts w:ascii="Calibri" w:hAnsi="Calibri" w:cs="Calibri"/>
              </w:rPr>
            </w:pPr>
            <w:r w:rsidRPr="002F3F51">
              <w:rPr>
                <w:rFonts w:ascii="Calibri" w:hAnsi="Calibri" w:cs="Calibri"/>
              </w:rPr>
              <w:t>200</w:t>
            </w:r>
          </w:p>
        </w:tc>
        <w:tc>
          <w:tcPr>
            <w:tcW w:w="0" w:type="auto"/>
            <w:hideMark/>
          </w:tcPr>
          <w:p w14:paraId="00C04458" w14:textId="77777777" w:rsidR="002F3F51" w:rsidRPr="002F3F51" w:rsidRDefault="002F3F51" w:rsidP="002F3F51">
            <w:pPr>
              <w:spacing w:after="160" w:line="279" w:lineRule="auto"/>
              <w:rPr>
                <w:rFonts w:ascii="Calibri" w:hAnsi="Calibri" w:cs="Calibri"/>
              </w:rPr>
            </w:pPr>
            <w:r w:rsidRPr="002F3F51">
              <w:rPr>
                <w:rFonts w:ascii="Calibri" w:hAnsi="Calibri" w:cs="Calibri"/>
              </w:rPr>
              <w:t>95</w:t>
            </w:r>
          </w:p>
        </w:tc>
      </w:tr>
      <w:tr w:rsidR="002F3F51" w:rsidRPr="002F3F51" w14:paraId="61FC60D4" w14:textId="77777777" w:rsidTr="00D732B6">
        <w:tc>
          <w:tcPr>
            <w:tcW w:w="0" w:type="auto"/>
            <w:hideMark/>
          </w:tcPr>
          <w:p w14:paraId="102184EF" w14:textId="77777777" w:rsidR="002F3F51" w:rsidRPr="002F3F51" w:rsidRDefault="002F3F51" w:rsidP="002F3F51">
            <w:pPr>
              <w:spacing w:after="160" w:line="279" w:lineRule="auto"/>
              <w:rPr>
                <w:rFonts w:ascii="Calibri" w:hAnsi="Calibri" w:cs="Calibri"/>
              </w:rPr>
            </w:pPr>
            <w:r w:rsidRPr="002F3F51">
              <w:rPr>
                <w:rFonts w:ascii="Calibri" w:hAnsi="Calibri" w:cs="Calibri"/>
              </w:rPr>
              <w:t>X</w:t>
            </w:r>
          </w:p>
        </w:tc>
        <w:tc>
          <w:tcPr>
            <w:tcW w:w="0" w:type="auto"/>
            <w:hideMark/>
          </w:tcPr>
          <w:p w14:paraId="70F59153" w14:textId="77777777" w:rsidR="002F3F51" w:rsidRPr="002F3F51" w:rsidRDefault="002F3F51" w:rsidP="002F3F51">
            <w:pPr>
              <w:spacing w:after="160" w:line="279" w:lineRule="auto"/>
              <w:rPr>
                <w:rFonts w:ascii="Calibri" w:hAnsi="Calibri" w:cs="Calibri"/>
              </w:rPr>
            </w:pPr>
            <w:r w:rsidRPr="002F3F51">
              <w:rPr>
                <w:rFonts w:ascii="Calibri" w:hAnsi="Calibri" w:cs="Calibri"/>
              </w:rPr>
              <w:t>SemiMonthly (alt)</w:t>
            </w:r>
          </w:p>
        </w:tc>
        <w:tc>
          <w:tcPr>
            <w:tcW w:w="0" w:type="auto"/>
            <w:hideMark/>
          </w:tcPr>
          <w:p w14:paraId="17D50874" w14:textId="77777777" w:rsidR="002F3F51" w:rsidRPr="002F3F51" w:rsidRDefault="002F3F51" w:rsidP="002F3F51">
            <w:pPr>
              <w:spacing w:after="160" w:line="279" w:lineRule="auto"/>
              <w:rPr>
                <w:rFonts w:ascii="Calibri" w:hAnsi="Calibri" w:cs="Calibri"/>
              </w:rPr>
            </w:pPr>
            <w:r w:rsidRPr="002F3F51">
              <w:rPr>
                <w:rFonts w:ascii="Calibri" w:hAnsi="Calibri" w:cs="Calibri"/>
              </w:rPr>
              <w:t>200</w:t>
            </w:r>
          </w:p>
        </w:tc>
        <w:tc>
          <w:tcPr>
            <w:tcW w:w="0" w:type="auto"/>
            <w:hideMark/>
          </w:tcPr>
          <w:p w14:paraId="62B201D0" w14:textId="77777777" w:rsidR="002F3F51" w:rsidRPr="002F3F51" w:rsidRDefault="002F3F51" w:rsidP="002F3F51">
            <w:pPr>
              <w:spacing w:after="160" w:line="279" w:lineRule="auto"/>
              <w:rPr>
                <w:rFonts w:ascii="Calibri" w:hAnsi="Calibri" w:cs="Calibri"/>
              </w:rPr>
            </w:pPr>
            <w:r w:rsidRPr="002F3F51">
              <w:rPr>
                <w:rFonts w:ascii="Calibri" w:hAnsi="Calibri" w:cs="Calibri"/>
              </w:rPr>
              <w:t>95</w:t>
            </w:r>
          </w:p>
        </w:tc>
      </w:tr>
      <w:tr w:rsidR="002F3F51" w:rsidRPr="002F3F51" w14:paraId="04E81533" w14:textId="77777777" w:rsidTr="00D732B6">
        <w:tc>
          <w:tcPr>
            <w:tcW w:w="0" w:type="auto"/>
            <w:hideMark/>
          </w:tcPr>
          <w:p w14:paraId="2A1B7DCF" w14:textId="77777777" w:rsidR="002F3F51" w:rsidRPr="002F3F51" w:rsidRDefault="002F3F51" w:rsidP="002F3F51">
            <w:pPr>
              <w:spacing w:after="160" w:line="279" w:lineRule="auto"/>
              <w:rPr>
                <w:rFonts w:ascii="Calibri" w:hAnsi="Calibri" w:cs="Calibri"/>
              </w:rPr>
            </w:pPr>
            <w:r w:rsidRPr="002F3F51">
              <w:rPr>
                <w:rFonts w:ascii="Calibri" w:hAnsi="Calibri" w:cs="Calibri"/>
              </w:rPr>
              <w:t>M</w:t>
            </w:r>
          </w:p>
        </w:tc>
        <w:tc>
          <w:tcPr>
            <w:tcW w:w="0" w:type="auto"/>
            <w:hideMark/>
          </w:tcPr>
          <w:p w14:paraId="7BB62B0A" w14:textId="77777777" w:rsidR="002F3F51" w:rsidRPr="002F3F51" w:rsidRDefault="002F3F51" w:rsidP="002F3F51">
            <w:pPr>
              <w:spacing w:after="160" w:line="279" w:lineRule="auto"/>
              <w:rPr>
                <w:rFonts w:ascii="Calibri" w:hAnsi="Calibri" w:cs="Calibri"/>
              </w:rPr>
            </w:pPr>
            <w:r w:rsidRPr="002F3F51">
              <w:rPr>
                <w:rFonts w:ascii="Calibri" w:hAnsi="Calibri" w:cs="Calibri"/>
              </w:rPr>
              <w:t>Monthly</w:t>
            </w:r>
          </w:p>
        </w:tc>
        <w:tc>
          <w:tcPr>
            <w:tcW w:w="0" w:type="auto"/>
            <w:hideMark/>
          </w:tcPr>
          <w:p w14:paraId="169E0B5B" w14:textId="77777777" w:rsidR="002F3F51" w:rsidRPr="002F3F51" w:rsidRDefault="002F3F51" w:rsidP="002F3F51">
            <w:pPr>
              <w:spacing w:after="160" w:line="279" w:lineRule="auto"/>
              <w:rPr>
                <w:rFonts w:ascii="Calibri" w:hAnsi="Calibri" w:cs="Calibri"/>
              </w:rPr>
            </w:pPr>
            <w:r w:rsidRPr="002F3F51">
              <w:rPr>
                <w:rFonts w:ascii="Calibri" w:hAnsi="Calibri" w:cs="Calibri"/>
              </w:rPr>
              <w:t>300</w:t>
            </w:r>
          </w:p>
        </w:tc>
        <w:tc>
          <w:tcPr>
            <w:tcW w:w="0" w:type="auto"/>
            <w:hideMark/>
          </w:tcPr>
          <w:p w14:paraId="48266B1D" w14:textId="77777777" w:rsidR="002F3F51" w:rsidRPr="002F3F51" w:rsidRDefault="002F3F51" w:rsidP="002F3F51">
            <w:pPr>
              <w:spacing w:after="160" w:line="279" w:lineRule="auto"/>
              <w:rPr>
                <w:rFonts w:ascii="Calibri" w:hAnsi="Calibri" w:cs="Calibri"/>
              </w:rPr>
            </w:pPr>
            <w:r w:rsidRPr="002F3F51">
              <w:rPr>
                <w:rFonts w:ascii="Calibri" w:hAnsi="Calibri" w:cs="Calibri"/>
              </w:rPr>
              <w:t>190</w:t>
            </w:r>
          </w:p>
        </w:tc>
      </w:tr>
      <w:tr w:rsidR="002F3F51" w:rsidRPr="002F3F51" w14:paraId="7095DF1B" w14:textId="77777777" w:rsidTr="00D732B6">
        <w:tc>
          <w:tcPr>
            <w:tcW w:w="0" w:type="auto"/>
            <w:hideMark/>
          </w:tcPr>
          <w:p w14:paraId="5681FAF3" w14:textId="77777777" w:rsidR="002F3F51" w:rsidRPr="002F3F51" w:rsidRDefault="002F3F51" w:rsidP="002F3F51">
            <w:pPr>
              <w:spacing w:after="160" w:line="279" w:lineRule="auto"/>
              <w:rPr>
                <w:rFonts w:ascii="Calibri" w:hAnsi="Calibri" w:cs="Calibri"/>
              </w:rPr>
            </w:pPr>
            <w:r w:rsidRPr="002F3F51">
              <w:rPr>
                <w:rFonts w:ascii="Calibri" w:hAnsi="Calibri" w:cs="Calibri"/>
              </w:rPr>
              <w:t>Q</w:t>
            </w:r>
          </w:p>
        </w:tc>
        <w:tc>
          <w:tcPr>
            <w:tcW w:w="0" w:type="auto"/>
            <w:hideMark/>
          </w:tcPr>
          <w:p w14:paraId="538529AC" w14:textId="77777777" w:rsidR="002F3F51" w:rsidRPr="002F3F51" w:rsidRDefault="002F3F51" w:rsidP="002F3F51">
            <w:pPr>
              <w:spacing w:after="160" w:line="279" w:lineRule="auto"/>
              <w:rPr>
                <w:rFonts w:ascii="Calibri" w:hAnsi="Calibri" w:cs="Calibri"/>
              </w:rPr>
            </w:pPr>
            <w:r w:rsidRPr="002F3F51">
              <w:rPr>
                <w:rFonts w:ascii="Calibri" w:hAnsi="Calibri" w:cs="Calibri"/>
              </w:rPr>
              <w:t>Quarterly</w:t>
            </w:r>
          </w:p>
        </w:tc>
        <w:tc>
          <w:tcPr>
            <w:tcW w:w="0" w:type="auto"/>
            <w:hideMark/>
          </w:tcPr>
          <w:p w14:paraId="369C8CD1" w14:textId="77777777" w:rsidR="002F3F51" w:rsidRPr="002F3F51" w:rsidRDefault="002F3F51" w:rsidP="002F3F51">
            <w:pPr>
              <w:spacing w:after="160" w:line="279" w:lineRule="auto"/>
              <w:rPr>
                <w:rFonts w:ascii="Calibri" w:hAnsi="Calibri" w:cs="Calibri"/>
              </w:rPr>
            </w:pPr>
            <w:r w:rsidRPr="002F3F51">
              <w:rPr>
                <w:rFonts w:ascii="Calibri" w:hAnsi="Calibri" w:cs="Calibri"/>
              </w:rPr>
              <w:t>750</w:t>
            </w:r>
          </w:p>
        </w:tc>
        <w:tc>
          <w:tcPr>
            <w:tcW w:w="0" w:type="auto"/>
            <w:hideMark/>
          </w:tcPr>
          <w:p w14:paraId="2ED305E5" w14:textId="77777777" w:rsidR="002F3F51" w:rsidRPr="002F3F51" w:rsidRDefault="002F3F51" w:rsidP="002F3F51">
            <w:pPr>
              <w:spacing w:after="160" w:line="279" w:lineRule="auto"/>
              <w:rPr>
                <w:rFonts w:ascii="Calibri" w:hAnsi="Calibri" w:cs="Calibri"/>
              </w:rPr>
            </w:pPr>
            <w:r w:rsidRPr="002F3F51">
              <w:rPr>
                <w:rFonts w:ascii="Calibri" w:hAnsi="Calibri" w:cs="Calibri"/>
              </w:rPr>
              <w:t>N/A</w:t>
            </w:r>
          </w:p>
        </w:tc>
      </w:tr>
      <w:tr w:rsidR="002F3F51" w:rsidRPr="002F3F51" w14:paraId="688B4686" w14:textId="77777777" w:rsidTr="00D732B6">
        <w:tc>
          <w:tcPr>
            <w:tcW w:w="0" w:type="auto"/>
            <w:hideMark/>
          </w:tcPr>
          <w:p w14:paraId="409D0280" w14:textId="77777777" w:rsidR="002F3F51" w:rsidRPr="002F3F51" w:rsidRDefault="002F3F51" w:rsidP="002F3F51">
            <w:pPr>
              <w:spacing w:after="160" w:line="279" w:lineRule="auto"/>
              <w:rPr>
                <w:rFonts w:ascii="Calibri" w:hAnsi="Calibri" w:cs="Calibri"/>
              </w:rPr>
            </w:pPr>
            <w:r w:rsidRPr="002F3F51">
              <w:rPr>
                <w:rFonts w:ascii="Calibri" w:hAnsi="Calibri" w:cs="Calibri"/>
              </w:rPr>
              <w:t>A</w:t>
            </w:r>
          </w:p>
        </w:tc>
        <w:tc>
          <w:tcPr>
            <w:tcW w:w="0" w:type="auto"/>
            <w:hideMark/>
          </w:tcPr>
          <w:p w14:paraId="6275AD5B" w14:textId="77777777" w:rsidR="002F3F51" w:rsidRPr="002F3F51" w:rsidRDefault="002F3F51" w:rsidP="002F3F51">
            <w:pPr>
              <w:spacing w:after="160" w:line="279" w:lineRule="auto"/>
              <w:rPr>
                <w:rFonts w:ascii="Calibri" w:hAnsi="Calibri" w:cs="Calibri"/>
              </w:rPr>
            </w:pPr>
            <w:r w:rsidRPr="002F3F51">
              <w:rPr>
                <w:rFonts w:ascii="Calibri" w:hAnsi="Calibri" w:cs="Calibri"/>
              </w:rPr>
              <w:t>Annual</w:t>
            </w:r>
          </w:p>
        </w:tc>
        <w:tc>
          <w:tcPr>
            <w:tcW w:w="0" w:type="auto"/>
            <w:hideMark/>
          </w:tcPr>
          <w:p w14:paraId="5788797D" w14:textId="77777777" w:rsidR="002F3F51" w:rsidRPr="002F3F51" w:rsidRDefault="002F3F51" w:rsidP="002F3F51">
            <w:pPr>
              <w:spacing w:after="160" w:line="279" w:lineRule="auto"/>
              <w:rPr>
                <w:rFonts w:ascii="Calibri" w:hAnsi="Calibri" w:cs="Calibri"/>
              </w:rPr>
            </w:pPr>
            <w:r w:rsidRPr="002F3F51">
              <w:rPr>
                <w:rFonts w:ascii="Calibri" w:hAnsi="Calibri" w:cs="Calibri"/>
              </w:rPr>
              <w:t>2200</w:t>
            </w:r>
          </w:p>
        </w:tc>
        <w:tc>
          <w:tcPr>
            <w:tcW w:w="0" w:type="auto"/>
            <w:hideMark/>
          </w:tcPr>
          <w:p w14:paraId="29A98CCC" w14:textId="77777777" w:rsidR="002F3F51" w:rsidRPr="002F3F51" w:rsidRDefault="002F3F51" w:rsidP="002F3F51">
            <w:pPr>
              <w:spacing w:after="160" w:line="279" w:lineRule="auto"/>
              <w:rPr>
                <w:rFonts w:ascii="Calibri" w:hAnsi="Calibri" w:cs="Calibri"/>
              </w:rPr>
            </w:pPr>
            <w:r w:rsidRPr="002F3F51">
              <w:rPr>
                <w:rFonts w:ascii="Calibri" w:hAnsi="Calibri" w:cs="Calibri"/>
              </w:rPr>
              <w:t>N/A</w:t>
            </w:r>
          </w:p>
        </w:tc>
      </w:tr>
    </w:tbl>
    <w:p w14:paraId="6EB897BA" w14:textId="77777777" w:rsidR="00D732B6" w:rsidRDefault="00D732B6" w:rsidP="002F3F51">
      <w:pPr>
        <w:rPr>
          <w:rFonts w:ascii="Calibri" w:hAnsi="Calibri" w:cs="Calibri"/>
          <w:b/>
          <w:bCs/>
        </w:rPr>
      </w:pPr>
    </w:p>
    <w:p w14:paraId="421D6968" w14:textId="1B4CDCA0" w:rsidR="002F3F51" w:rsidRPr="002F3F51" w:rsidRDefault="002F3F51" w:rsidP="002F3F51">
      <w:pPr>
        <w:rPr>
          <w:rFonts w:ascii="Calibri" w:hAnsi="Calibri" w:cs="Calibri"/>
          <w:b/>
          <w:bCs/>
        </w:rPr>
      </w:pPr>
      <w:r w:rsidRPr="002F3F51">
        <w:rPr>
          <w:rFonts w:ascii="Calibri" w:hAnsi="Calibri" w:cs="Calibri"/>
          <w:b/>
          <w:bCs/>
        </w:rPr>
        <w:lastRenderedPageBreak/>
        <w:t>Appendix D: Source Type Codes</w:t>
      </w:r>
    </w:p>
    <w:tbl>
      <w:tblPr>
        <w:tblStyle w:val="TableGrid"/>
        <w:tblW w:w="0" w:type="auto"/>
        <w:tblLook w:val="04A0" w:firstRow="1" w:lastRow="0" w:firstColumn="1" w:lastColumn="0" w:noHBand="0" w:noVBand="1"/>
      </w:tblPr>
      <w:tblGrid>
        <w:gridCol w:w="1774"/>
        <w:gridCol w:w="3689"/>
      </w:tblGrid>
      <w:tr w:rsidR="002F3F51" w:rsidRPr="002F3F51" w14:paraId="45ECD526" w14:textId="77777777" w:rsidTr="444BEF9A">
        <w:tc>
          <w:tcPr>
            <w:tcW w:w="0" w:type="auto"/>
            <w:hideMark/>
          </w:tcPr>
          <w:p w14:paraId="7D6195B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Code</w:t>
            </w:r>
          </w:p>
        </w:tc>
        <w:tc>
          <w:tcPr>
            <w:tcW w:w="0" w:type="auto"/>
            <w:hideMark/>
          </w:tcPr>
          <w:p w14:paraId="23BA877F"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Description</w:t>
            </w:r>
          </w:p>
        </w:tc>
      </w:tr>
      <w:tr w:rsidR="002F3F51" w:rsidRPr="002F3F51" w14:paraId="3E338C01" w14:textId="77777777" w:rsidTr="444BEF9A">
        <w:tc>
          <w:tcPr>
            <w:tcW w:w="0" w:type="auto"/>
            <w:hideMark/>
          </w:tcPr>
          <w:p w14:paraId="29B9ED9F" w14:textId="77777777" w:rsidR="002F3F51" w:rsidRPr="002F3F51" w:rsidRDefault="002F3F51" w:rsidP="002F3F51">
            <w:pPr>
              <w:spacing w:after="160" w:line="279" w:lineRule="auto"/>
              <w:rPr>
                <w:rFonts w:ascii="Calibri" w:hAnsi="Calibri" w:cs="Calibri"/>
              </w:rPr>
            </w:pPr>
            <w:r w:rsidRPr="002F3F51">
              <w:rPr>
                <w:rFonts w:ascii="Calibri" w:hAnsi="Calibri" w:cs="Calibri"/>
              </w:rPr>
              <w:t>EE</w:t>
            </w:r>
          </w:p>
        </w:tc>
        <w:tc>
          <w:tcPr>
            <w:tcW w:w="0" w:type="auto"/>
            <w:hideMark/>
          </w:tcPr>
          <w:p w14:paraId="5CDDA5EE" w14:textId="77777777" w:rsidR="002F3F51" w:rsidRPr="002F3F51" w:rsidRDefault="002F3F51" w:rsidP="002F3F51">
            <w:pPr>
              <w:spacing w:after="160" w:line="279" w:lineRule="auto"/>
              <w:rPr>
                <w:rFonts w:ascii="Calibri" w:hAnsi="Calibri" w:cs="Calibri"/>
              </w:rPr>
            </w:pPr>
            <w:r w:rsidRPr="002F3F51">
              <w:rPr>
                <w:rFonts w:ascii="Calibri" w:hAnsi="Calibri" w:cs="Calibri"/>
              </w:rPr>
              <w:t>Employee contribution (general)</w:t>
            </w:r>
          </w:p>
        </w:tc>
      </w:tr>
      <w:tr w:rsidR="002F3F51" w:rsidRPr="002F3F51" w14:paraId="729C9B8A" w14:textId="77777777" w:rsidTr="444BEF9A">
        <w:tc>
          <w:tcPr>
            <w:tcW w:w="0" w:type="auto"/>
            <w:hideMark/>
          </w:tcPr>
          <w:p w14:paraId="5A8ED575" w14:textId="77777777" w:rsidR="002F3F51" w:rsidRPr="002F3F51" w:rsidRDefault="002F3F51" w:rsidP="002F3F51">
            <w:pPr>
              <w:spacing w:after="160" w:line="279" w:lineRule="auto"/>
              <w:rPr>
                <w:rFonts w:ascii="Calibri" w:hAnsi="Calibri" w:cs="Calibri"/>
              </w:rPr>
            </w:pPr>
            <w:r w:rsidRPr="002F3F51">
              <w:rPr>
                <w:rFonts w:ascii="Calibri" w:hAnsi="Calibri" w:cs="Calibri"/>
              </w:rPr>
              <w:t>ER</w:t>
            </w:r>
          </w:p>
        </w:tc>
        <w:tc>
          <w:tcPr>
            <w:tcW w:w="0" w:type="auto"/>
            <w:hideMark/>
          </w:tcPr>
          <w:p w14:paraId="349FD434" w14:textId="77777777" w:rsidR="002F3F51" w:rsidRPr="002F3F51" w:rsidRDefault="002F3F51" w:rsidP="002F3F51">
            <w:pPr>
              <w:spacing w:after="160" w:line="279" w:lineRule="auto"/>
              <w:rPr>
                <w:rFonts w:ascii="Calibri" w:hAnsi="Calibri" w:cs="Calibri"/>
              </w:rPr>
            </w:pPr>
            <w:r w:rsidRPr="002F3F51">
              <w:rPr>
                <w:rFonts w:ascii="Calibri" w:hAnsi="Calibri" w:cs="Calibri"/>
              </w:rPr>
              <w:t>Employer contribution (combined)</w:t>
            </w:r>
          </w:p>
        </w:tc>
      </w:tr>
      <w:tr w:rsidR="002F3F51" w:rsidRPr="002F3F51" w14:paraId="08BE3B63" w14:textId="77777777" w:rsidTr="444BEF9A">
        <w:tc>
          <w:tcPr>
            <w:tcW w:w="0" w:type="auto"/>
            <w:hideMark/>
          </w:tcPr>
          <w:p w14:paraId="7D07F65D"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w:t>
            </w:r>
          </w:p>
        </w:tc>
        <w:tc>
          <w:tcPr>
            <w:tcW w:w="0" w:type="auto"/>
            <w:hideMark/>
          </w:tcPr>
          <w:p w14:paraId="35834A18" w14:textId="77777777" w:rsidR="002F3F51" w:rsidRPr="002F3F51" w:rsidRDefault="002F3F51" w:rsidP="002F3F51">
            <w:pPr>
              <w:spacing w:after="160" w:line="279" w:lineRule="auto"/>
              <w:rPr>
                <w:rFonts w:ascii="Calibri" w:hAnsi="Calibri" w:cs="Calibri"/>
              </w:rPr>
            </w:pPr>
            <w:r w:rsidRPr="002F3F51">
              <w:rPr>
                <w:rFonts w:ascii="Calibri" w:hAnsi="Calibri" w:cs="Calibri"/>
              </w:rPr>
              <w:t>Roth contribution</w:t>
            </w:r>
          </w:p>
        </w:tc>
      </w:tr>
      <w:tr w:rsidR="002F3F51" w:rsidRPr="002F3F51" w14:paraId="45A85643" w14:textId="77777777" w:rsidTr="444BEF9A">
        <w:tc>
          <w:tcPr>
            <w:tcW w:w="0" w:type="auto"/>
            <w:hideMark/>
          </w:tcPr>
          <w:p w14:paraId="04F8EF14" w14:textId="77777777" w:rsidR="002F3F51" w:rsidRPr="002F3F51" w:rsidRDefault="002F3F51" w:rsidP="002F3F51">
            <w:pPr>
              <w:spacing w:after="160" w:line="279" w:lineRule="auto"/>
              <w:rPr>
                <w:rFonts w:ascii="Calibri" w:hAnsi="Calibri" w:cs="Calibri"/>
              </w:rPr>
            </w:pPr>
            <w:r w:rsidRPr="002F3F51">
              <w:rPr>
                <w:rFonts w:ascii="Calibri" w:hAnsi="Calibri" w:cs="Calibri"/>
              </w:rPr>
              <w:t>Match</w:t>
            </w:r>
          </w:p>
        </w:tc>
        <w:tc>
          <w:tcPr>
            <w:tcW w:w="0" w:type="auto"/>
            <w:hideMark/>
          </w:tcPr>
          <w:p w14:paraId="5CF888E3" w14:textId="77777777" w:rsidR="002F3F51" w:rsidRPr="002F3F51" w:rsidRDefault="002F3F51" w:rsidP="002F3F51">
            <w:pPr>
              <w:spacing w:after="160" w:line="279" w:lineRule="auto"/>
              <w:rPr>
                <w:rFonts w:ascii="Calibri" w:hAnsi="Calibri" w:cs="Calibri"/>
              </w:rPr>
            </w:pPr>
            <w:r w:rsidRPr="002F3F51">
              <w:rPr>
                <w:rFonts w:ascii="Calibri" w:hAnsi="Calibri" w:cs="Calibri"/>
              </w:rPr>
              <w:t>Employer match</w:t>
            </w:r>
          </w:p>
        </w:tc>
      </w:tr>
      <w:tr w:rsidR="002F3F51" w:rsidRPr="002F3F51" w14:paraId="022C4651" w14:textId="77777777" w:rsidTr="444BEF9A">
        <w:tc>
          <w:tcPr>
            <w:tcW w:w="0" w:type="auto"/>
            <w:hideMark/>
          </w:tcPr>
          <w:p w14:paraId="66023476" w14:textId="77777777" w:rsidR="002F3F51" w:rsidRPr="002F3F51" w:rsidRDefault="002F3F51" w:rsidP="002F3F51">
            <w:pPr>
              <w:spacing w:after="160" w:line="279" w:lineRule="auto"/>
              <w:rPr>
                <w:rFonts w:ascii="Calibri" w:hAnsi="Calibri" w:cs="Calibri"/>
              </w:rPr>
            </w:pPr>
            <w:r w:rsidRPr="002F3F51">
              <w:rPr>
                <w:rFonts w:ascii="Calibri" w:hAnsi="Calibri" w:cs="Calibri"/>
              </w:rPr>
              <w:t>SHMatch</w:t>
            </w:r>
          </w:p>
        </w:tc>
        <w:tc>
          <w:tcPr>
            <w:tcW w:w="0" w:type="auto"/>
            <w:hideMark/>
          </w:tcPr>
          <w:p w14:paraId="7DA370D3" w14:textId="77777777" w:rsidR="002F3F51" w:rsidRPr="002F3F51" w:rsidRDefault="002F3F51" w:rsidP="002F3F51">
            <w:pPr>
              <w:spacing w:after="160" w:line="279" w:lineRule="auto"/>
              <w:rPr>
                <w:rFonts w:ascii="Calibri" w:hAnsi="Calibri" w:cs="Calibri"/>
              </w:rPr>
            </w:pPr>
            <w:r w:rsidRPr="002F3F51">
              <w:rPr>
                <w:rFonts w:ascii="Calibri" w:hAnsi="Calibri" w:cs="Calibri"/>
              </w:rPr>
              <w:t>Safe Harbor Match</w:t>
            </w:r>
          </w:p>
        </w:tc>
      </w:tr>
      <w:tr w:rsidR="002F3F51" w:rsidRPr="002F3F51" w14:paraId="3771A7BB" w14:textId="77777777" w:rsidTr="444BEF9A">
        <w:tc>
          <w:tcPr>
            <w:tcW w:w="0" w:type="auto"/>
            <w:hideMark/>
          </w:tcPr>
          <w:p w14:paraId="7792480C" w14:textId="77777777" w:rsidR="002F3F51" w:rsidRPr="002F3F51" w:rsidRDefault="002F3F51" w:rsidP="002F3F51">
            <w:pPr>
              <w:spacing w:after="160" w:line="279" w:lineRule="auto"/>
              <w:rPr>
                <w:rFonts w:ascii="Calibri" w:hAnsi="Calibri" w:cs="Calibri"/>
              </w:rPr>
            </w:pPr>
            <w:r w:rsidRPr="002F3F51">
              <w:rPr>
                <w:rFonts w:ascii="Calibri" w:hAnsi="Calibri" w:cs="Calibri"/>
              </w:rPr>
              <w:t>SHNE</w:t>
            </w:r>
          </w:p>
        </w:tc>
        <w:tc>
          <w:tcPr>
            <w:tcW w:w="0" w:type="auto"/>
            <w:hideMark/>
          </w:tcPr>
          <w:p w14:paraId="41E2DE29" w14:textId="77777777" w:rsidR="002F3F51" w:rsidRPr="002F3F51" w:rsidRDefault="002F3F51" w:rsidP="002F3F51">
            <w:pPr>
              <w:spacing w:after="160" w:line="279" w:lineRule="auto"/>
              <w:rPr>
                <w:rFonts w:ascii="Calibri" w:hAnsi="Calibri" w:cs="Calibri"/>
              </w:rPr>
            </w:pPr>
            <w:r w:rsidRPr="002F3F51">
              <w:rPr>
                <w:rFonts w:ascii="Calibri" w:hAnsi="Calibri" w:cs="Calibri"/>
              </w:rPr>
              <w:t>Safe Harbor Non-Elective</w:t>
            </w:r>
          </w:p>
        </w:tc>
      </w:tr>
      <w:tr w:rsidR="002F3F51" w:rsidRPr="002F3F51" w14:paraId="4EF8DB62" w14:textId="77777777" w:rsidTr="444BEF9A">
        <w:tc>
          <w:tcPr>
            <w:tcW w:w="0" w:type="auto"/>
            <w:hideMark/>
          </w:tcPr>
          <w:p w14:paraId="1E3C8CCC" w14:textId="77777777" w:rsidR="002F3F51" w:rsidRPr="002F3F51" w:rsidRDefault="002F3F51" w:rsidP="002F3F51">
            <w:pPr>
              <w:spacing w:after="160" w:line="279" w:lineRule="auto"/>
              <w:rPr>
                <w:rFonts w:ascii="Calibri" w:hAnsi="Calibri" w:cs="Calibri"/>
              </w:rPr>
            </w:pPr>
            <w:r w:rsidRPr="002F3F51">
              <w:rPr>
                <w:rFonts w:ascii="Calibri" w:hAnsi="Calibri" w:cs="Calibri"/>
              </w:rPr>
              <w:t>PShare</w:t>
            </w:r>
          </w:p>
        </w:tc>
        <w:tc>
          <w:tcPr>
            <w:tcW w:w="0" w:type="auto"/>
            <w:hideMark/>
          </w:tcPr>
          <w:p w14:paraId="13F23C1D" w14:textId="77777777" w:rsidR="002F3F51" w:rsidRPr="002F3F51" w:rsidRDefault="002F3F51" w:rsidP="002F3F51">
            <w:pPr>
              <w:spacing w:after="160" w:line="279" w:lineRule="auto"/>
              <w:rPr>
                <w:rFonts w:ascii="Calibri" w:hAnsi="Calibri" w:cs="Calibri"/>
              </w:rPr>
            </w:pPr>
            <w:r w:rsidRPr="002F3F51">
              <w:rPr>
                <w:rFonts w:ascii="Calibri" w:hAnsi="Calibri" w:cs="Calibri"/>
              </w:rPr>
              <w:t>Profit Sharing</w:t>
            </w:r>
          </w:p>
        </w:tc>
      </w:tr>
      <w:tr w:rsidR="002F3F51" w:rsidRPr="002F3F51" w14:paraId="0CAEE4C9" w14:textId="77777777" w:rsidTr="444BEF9A">
        <w:tc>
          <w:tcPr>
            <w:tcW w:w="0" w:type="auto"/>
            <w:hideMark/>
          </w:tcPr>
          <w:p w14:paraId="3C0516F1" w14:textId="77777777" w:rsidR="002F3F51" w:rsidRPr="002F3F51" w:rsidRDefault="002F3F51" w:rsidP="002F3F51">
            <w:pPr>
              <w:spacing w:after="160" w:line="279" w:lineRule="auto"/>
              <w:rPr>
                <w:rFonts w:ascii="Calibri" w:hAnsi="Calibri" w:cs="Calibri"/>
              </w:rPr>
            </w:pPr>
            <w:r w:rsidRPr="002F3F51">
              <w:rPr>
                <w:rFonts w:ascii="Calibri" w:hAnsi="Calibri" w:cs="Calibri"/>
              </w:rPr>
              <w:t>QNEC</w:t>
            </w:r>
          </w:p>
        </w:tc>
        <w:tc>
          <w:tcPr>
            <w:tcW w:w="0" w:type="auto"/>
            <w:hideMark/>
          </w:tcPr>
          <w:p w14:paraId="2A4DFB50" w14:textId="77777777" w:rsidR="002F3F51" w:rsidRPr="002F3F51" w:rsidRDefault="002F3F51" w:rsidP="002F3F51">
            <w:pPr>
              <w:spacing w:after="160" w:line="279" w:lineRule="auto"/>
              <w:rPr>
                <w:rFonts w:ascii="Calibri" w:hAnsi="Calibri" w:cs="Calibri"/>
              </w:rPr>
            </w:pPr>
            <w:r w:rsidRPr="002F3F51">
              <w:rPr>
                <w:rFonts w:ascii="Calibri" w:hAnsi="Calibri" w:cs="Calibri"/>
              </w:rPr>
              <w:t>Qualified Non-Elective Contribution</w:t>
            </w:r>
          </w:p>
        </w:tc>
      </w:tr>
      <w:tr w:rsidR="002F3F51" w:rsidRPr="002F3F51" w14:paraId="51D7577D" w14:textId="77777777" w:rsidTr="444BEF9A">
        <w:tc>
          <w:tcPr>
            <w:tcW w:w="0" w:type="auto"/>
            <w:hideMark/>
          </w:tcPr>
          <w:p w14:paraId="2C8BB9C1" w14:textId="77777777" w:rsidR="002F3F51" w:rsidRPr="002F3F51" w:rsidRDefault="002F3F51" w:rsidP="002F3F51">
            <w:pPr>
              <w:spacing w:after="160" w:line="279" w:lineRule="auto"/>
              <w:rPr>
                <w:rFonts w:ascii="Calibri" w:hAnsi="Calibri" w:cs="Calibri"/>
              </w:rPr>
            </w:pPr>
            <w:r w:rsidRPr="002F3F51">
              <w:rPr>
                <w:rFonts w:ascii="Calibri" w:hAnsi="Calibri" w:cs="Calibri"/>
              </w:rPr>
              <w:t>QMAC</w:t>
            </w:r>
          </w:p>
        </w:tc>
        <w:tc>
          <w:tcPr>
            <w:tcW w:w="0" w:type="auto"/>
            <w:hideMark/>
          </w:tcPr>
          <w:p w14:paraId="0761E693" w14:textId="77777777" w:rsidR="002F3F51" w:rsidRPr="002F3F51" w:rsidRDefault="002F3F51" w:rsidP="002F3F51">
            <w:pPr>
              <w:spacing w:after="160" w:line="279" w:lineRule="auto"/>
              <w:rPr>
                <w:rFonts w:ascii="Calibri" w:hAnsi="Calibri" w:cs="Calibri"/>
              </w:rPr>
            </w:pPr>
            <w:r w:rsidRPr="002F3F51">
              <w:rPr>
                <w:rFonts w:ascii="Calibri" w:hAnsi="Calibri" w:cs="Calibri"/>
              </w:rPr>
              <w:t>Qualified Matching Contribution</w:t>
            </w:r>
          </w:p>
        </w:tc>
      </w:tr>
      <w:tr w:rsidR="002F3F51" w:rsidRPr="002F3F51" w14:paraId="40E58789" w14:textId="77777777" w:rsidTr="444BEF9A">
        <w:tc>
          <w:tcPr>
            <w:tcW w:w="0" w:type="auto"/>
            <w:hideMark/>
          </w:tcPr>
          <w:p w14:paraId="4D443831"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w:t>
            </w:r>
          </w:p>
        </w:tc>
        <w:tc>
          <w:tcPr>
            <w:tcW w:w="0" w:type="auto"/>
            <w:hideMark/>
          </w:tcPr>
          <w:p w14:paraId="4D2C8B36" w14:textId="77777777" w:rsidR="002F3F51" w:rsidRPr="002F3F51" w:rsidRDefault="002F3F51" w:rsidP="002F3F51">
            <w:pPr>
              <w:spacing w:after="160" w:line="279" w:lineRule="auto"/>
              <w:rPr>
                <w:rFonts w:ascii="Calibri" w:hAnsi="Calibri" w:cs="Calibri"/>
              </w:rPr>
            </w:pPr>
            <w:r w:rsidRPr="002F3F51">
              <w:rPr>
                <w:rFonts w:ascii="Calibri" w:hAnsi="Calibri" w:cs="Calibri"/>
              </w:rPr>
              <w:t>Loan payment</w:t>
            </w:r>
          </w:p>
        </w:tc>
      </w:tr>
      <w:tr w:rsidR="002F3F51" w:rsidRPr="002F3F51" w14:paraId="7EC35455" w14:textId="77777777" w:rsidTr="444BEF9A">
        <w:tc>
          <w:tcPr>
            <w:tcW w:w="0" w:type="auto"/>
            <w:hideMark/>
          </w:tcPr>
          <w:p w14:paraId="408D6258" w14:textId="77777777" w:rsidR="002F3F51" w:rsidRPr="002F3F51" w:rsidRDefault="002F3F51" w:rsidP="002F3F51">
            <w:pPr>
              <w:spacing w:after="160" w:line="279" w:lineRule="auto"/>
              <w:rPr>
                <w:rFonts w:ascii="Calibri" w:hAnsi="Calibri" w:cs="Calibri"/>
              </w:rPr>
            </w:pPr>
            <w:r w:rsidRPr="002F3F51">
              <w:rPr>
                <w:rFonts w:ascii="Calibri" w:hAnsi="Calibri" w:cs="Calibri"/>
              </w:rPr>
              <w:t>AT</w:t>
            </w:r>
          </w:p>
        </w:tc>
        <w:tc>
          <w:tcPr>
            <w:tcW w:w="0" w:type="auto"/>
            <w:hideMark/>
          </w:tcPr>
          <w:p w14:paraId="0B02A011" w14:textId="77777777" w:rsidR="002F3F51" w:rsidRPr="002F3F51" w:rsidRDefault="002F3F51" w:rsidP="002F3F51">
            <w:pPr>
              <w:spacing w:after="160" w:line="279" w:lineRule="auto"/>
              <w:rPr>
                <w:rFonts w:ascii="Calibri" w:hAnsi="Calibri" w:cs="Calibri"/>
              </w:rPr>
            </w:pPr>
            <w:r w:rsidRPr="002F3F51">
              <w:rPr>
                <w:rFonts w:ascii="Calibri" w:hAnsi="Calibri" w:cs="Calibri"/>
              </w:rPr>
              <w:t>After-tax contribution</w:t>
            </w:r>
          </w:p>
        </w:tc>
      </w:tr>
      <w:tr w:rsidR="002F3F51" w:rsidRPr="002F3F51" w14:paraId="2B5D231E" w14:textId="77777777" w:rsidTr="444BEF9A">
        <w:tc>
          <w:tcPr>
            <w:tcW w:w="0" w:type="auto"/>
            <w:hideMark/>
          </w:tcPr>
          <w:p w14:paraId="26874EDF" w14:textId="77777777" w:rsidR="002F3F51" w:rsidRPr="002F3F51" w:rsidRDefault="002F3F51" w:rsidP="002F3F51">
            <w:pPr>
              <w:spacing w:after="160" w:line="279" w:lineRule="auto"/>
              <w:rPr>
                <w:rFonts w:ascii="Calibri" w:hAnsi="Calibri" w:cs="Calibri"/>
              </w:rPr>
            </w:pPr>
            <w:r w:rsidRPr="002F3F51">
              <w:rPr>
                <w:rFonts w:ascii="Calibri" w:hAnsi="Calibri" w:cs="Calibri"/>
              </w:rPr>
              <w:t>RO</w:t>
            </w:r>
          </w:p>
        </w:tc>
        <w:tc>
          <w:tcPr>
            <w:tcW w:w="0" w:type="auto"/>
            <w:hideMark/>
          </w:tcPr>
          <w:p w14:paraId="2FE97C95" w14:textId="77777777" w:rsidR="002F3F51" w:rsidRPr="002F3F51" w:rsidRDefault="002F3F51" w:rsidP="002F3F51">
            <w:pPr>
              <w:spacing w:after="160" w:line="279" w:lineRule="auto"/>
              <w:rPr>
                <w:rFonts w:ascii="Calibri" w:hAnsi="Calibri" w:cs="Calibri"/>
              </w:rPr>
            </w:pPr>
            <w:r w:rsidRPr="002F3F51">
              <w:rPr>
                <w:rFonts w:ascii="Calibri" w:hAnsi="Calibri" w:cs="Calibri"/>
              </w:rPr>
              <w:t>Rollover</w:t>
            </w:r>
          </w:p>
        </w:tc>
      </w:tr>
      <w:tr w:rsidR="002F3F51" w:rsidRPr="002F3F51" w14:paraId="7DC58F99" w14:textId="77777777" w:rsidTr="444BEF9A">
        <w:tc>
          <w:tcPr>
            <w:tcW w:w="0" w:type="auto"/>
            <w:hideMark/>
          </w:tcPr>
          <w:p w14:paraId="2F18F836"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PrevWageER</w:t>
            </w:r>
          </w:p>
        </w:tc>
        <w:tc>
          <w:tcPr>
            <w:tcW w:w="0" w:type="auto"/>
            <w:hideMark/>
          </w:tcPr>
          <w:p w14:paraId="6BF6FFF0"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Prevailing Wage Employer</w:t>
            </w:r>
          </w:p>
        </w:tc>
      </w:tr>
      <w:tr w:rsidR="002F3F51" w:rsidRPr="002F3F51" w14:paraId="2F6F8C1E" w14:textId="77777777" w:rsidTr="444BEF9A">
        <w:tc>
          <w:tcPr>
            <w:tcW w:w="0" w:type="auto"/>
            <w:hideMark/>
          </w:tcPr>
          <w:p w14:paraId="1F22D2B3"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PrevWageQNEC</w:t>
            </w:r>
          </w:p>
        </w:tc>
        <w:tc>
          <w:tcPr>
            <w:tcW w:w="0" w:type="auto"/>
            <w:hideMark/>
          </w:tcPr>
          <w:p w14:paraId="15F9E915" w14:textId="77777777" w:rsidR="002F3F51" w:rsidRPr="002F3F51" w:rsidRDefault="002F3F51" w:rsidP="002F3F51">
            <w:pPr>
              <w:spacing w:after="160" w:line="279" w:lineRule="auto"/>
              <w:rPr>
                <w:rFonts w:ascii="Calibri" w:hAnsi="Calibri" w:cs="Calibri"/>
              </w:rPr>
            </w:pPr>
            <w:r w:rsidRPr="002F3F51">
              <w:rPr>
                <w:rFonts w:ascii="Calibri" w:hAnsi="Calibri" w:cs="Calibri"/>
              </w:rPr>
              <w:t>Prevailing Wage QNEC</w:t>
            </w:r>
          </w:p>
        </w:tc>
      </w:tr>
    </w:tbl>
    <w:p w14:paraId="3D59EFF8" w14:textId="22E000AB" w:rsidR="444BEF9A" w:rsidRDefault="444BEF9A" w:rsidP="444BEF9A">
      <w:pPr>
        <w:rPr>
          <w:rFonts w:ascii="Calibri" w:hAnsi="Calibri" w:cs="Calibri"/>
          <w:b/>
          <w:bCs/>
        </w:rPr>
      </w:pPr>
    </w:p>
    <w:p w14:paraId="5484BA40" w14:textId="76D8B9A7" w:rsidR="444BEF9A" w:rsidRDefault="444BEF9A" w:rsidP="444BEF9A">
      <w:pPr>
        <w:rPr>
          <w:rFonts w:ascii="Calibri" w:hAnsi="Calibri" w:cs="Calibri"/>
          <w:b/>
          <w:bCs/>
        </w:rPr>
      </w:pPr>
    </w:p>
    <w:p w14:paraId="655F2B4B" w14:textId="77777777" w:rsidR="002F3F51" w:rsidRPr="002F3F51" w:rsidRDefault="002F3F51" w:rsidP="002F3F51">
      <w:pPr>
        <w:rPr>
          <w:rFonts w:ascii="Calibri" w:hAnsi="Calibri" w:cs="Calibri"/>
          <w:b/>
          <w:bCs/>
        </w:rPr>
      </w:pPr>
      <w:r w:rsidRPr="002F3F51">
        <w:rPr>
          <w:rFonts w:ascii="Calibri" w:hAnsi="Calibri" w:cs="Calibri"/>
          <w:b/>
          <w:bCs/>
        </w:rPr>
        <w:t>Appendix E: Plan Hold Reason Codes</w:t>
      </w:r>
    </w:p>
    <w:tbl>
      <w:tblPr>
        <w:tblStyle w:val="TableGrid"/>
        <w:tblW w:w="0" w:type="auto"/>
        <w:tblLook w:val="04A0" w:firstRow="1" w:lastRow="0" w:firstColumn="1" w:lastColumn="0" w:noHBand="0" w:noVBand="1"/>
      </w:tblPr>
      <w:tblGrid>
        <w:gridCol w:w="722"/>
        <w:gridCol w:w="2875"/>
        <w:gridCol w:w="2526"/>
      </w:tblGrid>
      <w:tr w:rsidR="002F3F51" w:rsidRPr="002F3F51" w14:paraId="1C3C67A8" w14:textId="77777777" w:rsidTr="444BEF9A">
        <w:tc>
          <w:tcPr>
            <w:tcW w:w="0" w:type="auto"/>
            <w:hideMark/>
          </w:tcPr>
          <w:p w14:paraId="0F0CD8A1"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Code</w:t>
            </w:r>
          </w:p>
        </w:tc>
        <w:tc>
          <w:tcPr>
            <w:tcW w:w="0" w:type="auto"/>
            <w:hideMark/>
          </w:tcPr>
          <w:p w14:paraId="7ADF600B"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Reason</w:t>
            </w:r>
          </w:p>
        </w:tc>
        <w:tc>
          <w:tcPr>
            <w:tcW w:w="0" w:type="auto"/>
            <w:hideMark/>
          </w:tcPr>
          <w:p w14:paraId="667471B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Processing</w:t>
            </w:r>
          </w:p>
        </w:tc>
      </w:tr>
      <w:tr w:rsidR="002F3F51" w:rsidRPr="002F3F51" w14:paraId="4BA7FB80" w14:textId="77777777" w:rsidTr="444BEF9A">
        <w:tc>
          <w:tcPr>
            <w:tcW w:w="0" w:type="auto"/>
            <w:hideMark/>
          </w:tcPr>
          <w:p w14:paraId="54616582" w14:textId="77777777" w:rsidR="002F3F51" w:rsidRPr="002F3F51" w:rsidRDefault="002F3F51" w:rsidP="002F3F51">
            <w:pPr>
              <w:spacing w:after="160" w:line="279" w:lineRule="auto"/>
              <w:rPr>
                <w:rFonts w:ascii="Calibri" w:hAnsi="Calibri" w:cs="Calibri"/>
              </w:rPr>
            </w:pPr>
            <w:r w:rsidRPr="002F3F51">
              <w:rPr>
                <w:rFonts w:ascii="Calibri" w:hAnsi="Calibri" w:cs="Calibri"/>
              </w:rPr>
              <w:t>NC</w:t>
            </w:r>
          </w:p>
        </w:tc>
        <w:tc>
          <w:tcPr>
            <w:tcW w:w="0" w:type="auto"/>
            <w:hideMark/>
          </w:tcPr>
          <w:p w14:paraId="377FFF06" w14:textId="77777777" w:rsidR="002F3F51" w:rsidRPr="002F3F51" w:rsidRDefault="002F3F51" w:rsidP="002F3F51">
            <w:pPr>
              <w:spacing w:after="160" w:line="279" w:lineRule="auto"/>
              <w:rPr>
                <w:rFonts w:ascii="Calibri" w:hAnsi="Calibri" w:cs="Calibri"/>
              </w:rPr>
            </w:pPr>
            <w:r w:rsidRPr="002F3F51">
              <w:rPr>
                <w:rFonts w:ascii="Calibri" w:hAnsi="Calibri" w:cs="Calibri"/>
              </w:rPr>
              <w:t>New Client</w:t>
            </w:r>
          </w:p>
        </w:tc>
        <w:tc>
          <w:tcPr>
            <w:tcW w:w="0" w:type="auto"/>
            <w:hideMark/>
          </w:tcPr>
          <w:p w14:paraId="44675801"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 may run eligibility</w:t>
            </w:r>
          </w:p>
        </w:tc>
      </w:tr>
      <w:tr w:rsidR="002F3F51" w:rsidRPr="002F3F51" w14:paraId="1D77E164" w14:textId="77777777" w:rsidTr="444BEF9A">
        <w:tc>
          <w:tcPr>
            <w:tcW w:w="0" w:type="auto"/>
            <w:hideMark/>
          </w:tcPr>
          <w:p w14:paraId="06682EE0" w14:textId="77777777" w:rsidR="002F3F51" w:rsidRPr="002F3F51" w:rsidRDefault="002F3F51" w:rsidP="002F3F51">
            <w:pPr>
              <w:spacing w:after="160" w:line="279" w:lineRule="auto"/>
              <w:rPr>
                <w:rFonts w:ascii="Calibri" w:hAnsi="Calibri" w:cs="Calibri"/>
              </w:rPr>
            </w:pPr>
            <w:r w:rsidRPr="002F3F51">
              <w:rPr>
                <w:rFonts w:ascii="Calibri" w:hAnsi="Calibri" w:cs="Calibri"/>
              </w:rPr>
              <w:t>AC</w:t>
            </w:r>
          </w:p>
        </w:tc>
        <w:tc>
          <w:tcPr>
            <w:tcW w:w="0" w:type="auto"/>
            <w:hideMark/>
          </w:tcPr>
          <w:p w14:paraId="65DB04E4" w14:textId="77777777" w:rsidR="002F3F51" w:rsidRPr="002F3F51" w:rsidRDefault="002F3F51" w:rsidP="002F3F51">
            <w:pPr>
              <w:spacing w:after="160" w:line="279" w:lineRule="auto"/>
              <w:rPr>
                <w:rFonts w:ascii="Calibri" w:hAnsi="Calibri" w:cs="Calibri"/>
              </w:rPr>
            </w:pPr>
            <w:r w:rsidRPr="002F3F51">
              <w:rPr>
                <w:rFonts w:ascii="Calibri" w:hAnsi="Calibri" w:cs="Calibri"/>
              </w:rPr>
              <w:t>Amendment Change</w:t>
            </w:r>
          </w:p>
        </w:tc>
        <w:tc>
          <w:tcPr>
            <w:tcW w:w="0" w:type="auto"/>
            <w:hideMark/>
          </w:tcPr>
          <w:p w14:paraId="1E577D8A"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 may run eligibility</w:t>
            </w:r>
          </w:p>
        </w:tc>
      </w:tr>
      <w:tr w:rsidR="002F3F51" w:rsidRPr="002F3F51" w14:paraId="02253C3C" w14:textId="77777777" w:rsidTr="444BEF9A">
        <w:tc>
          <w:tcPr>
            <w:tcW w:w="0" w:type="auto"/>
            <w:hideMark/>
          </w:tcPr>
          <w:p w14:paraId="1B0E6D08" w14:textId="77777777" w:rsidR="002F3F51" w:rsidRPr="002F3F51" w:rsidRDefault="002F3F51" w:rsidP="002F3F51">
            <w:pPr>
              <w:spacing w:after="160" w:line="279" w:lineRule="auto"/>
              <w:rPr>
                <w:rFonts w:ascii="Calibri" w:hAnsi="Calibri" w:cs="Calibri"/>
              </w:rPr>
            </w:pPr>
            <w:r w:rsidRPr="002F3F51">
              <w:rPr>
                <w:rFonts w:ascii="Calibri" w:hAnsi="Calibri" w:cs="Calibri"/>
              </w:rPr>
              <w:t>N</w:t>
            </w:r>
          </w:p>
        </w:tc>
        <w:tc>
          <w:tcPr>
            <w:tcW w:w="0" w:type="auto"/>
            <w:hideMark/>
          </w:tcPr>
          <w:p w14:paraId="13798C1F" w14:textId="77777777" w:rsidR="002F3F51" w:rsidRPr="002F3F51" w:rsidRDefault="002F3F51" w:rsidP="002F3F51">
            <w:pPr>
              <w:spacing w:after="160" w:line="279" w:lineRule="auto"/>
              <w:rPr>
                <w:rFonts w:ascii="Calibri" w:hAnsi="Calibri" w:cs="Calibri"/>
              </w:rPr>
            </w:pPr>
            <w:r w:rsidRPr="002F3F51">
              <w:rPr>
                <w:rFonts w:ascii="Calibri" w:hAnsi="Calibri" w:cs="Calibri"/>
              </w:rPr>
              <w:t>New Client (auto-detected)</w:t>
            </w:r>
          </w:p>
        </w:tc>
        <w:tc>
          <w:tcPr>
            <w:tcW w:w="0" w:type="auto"/>
            <w:hideMark/>
          </w:tcPr>
          <w:p w14:paraId="39014E4A"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w:t>
            </w:r>
          </w:p>
        </w:tc>
      </w:tr>
      <w:tr w:rsidR="002F3F51" w:rsidRPr="002F3F51" w14:paraId="4F542B5F" w14:textId="77777777" w:rsidTr="444BEF9A">
        <w:tc>
          <w:tcPr>
            <w:tcW w:w="0" w:type="auto"/>
            <w:hideMark/>
          </w:tcPr>
          <w:p w14:paraId="69848AFB" w14:textId="77777777" w:rsidR="002F3F51" w:rsidRPr="002F3F51" w:rsidRDefault="002F3F51" w:rsidP="002F3F51">
            <w:pPr>
              <w:spacing w:after="160" w:line="279" w:lineRule="auto"/>
              <w:rPr>
                <w:rFonts w:ascii="Calibri" w:hAnsi="Calibri" w:cs="Calibri"/>
              </w:rPr>
            </w:pPr>
            <w:r w:rsidRPr="002F3F51">
              <w:rPr>
                <w:rFonts w:ascii="Calibri" w:hAnsi="Calibri" w:cs="Calibri"/>
              </w:rPr>
              <w:t>O</w:t>
            </w:r>
          </w:p>
        </w:tc>
        <w:tc>
          <w:tcPr>
            <w:tcW w:w="0" w:type="auto"/>
            <w:hideMark/>
          </w:tcPr>
          <w:p w14:paraId="1CD4C071" w14:textId="77777777" w:rsidR="002F3F51" w:rsidRPr="002F3F51" w:rsidRDefault="002F3F51" w:rsidP="002F3F51">
            <w:pPr>
              <w:spacing w:after="160" w:line="279" w:lineRule="auto"/>
              <w:rPr>
                <w:rFonts w:ascii="Calibri" w:hAnsi="Calibri" w:cs="Calibri"/>
              </w:rPr>
            </w:pPr>
            <w:r w:rsidRPr="002F3F51">
              <w:rPr>
                <w:rFonts w:ascii="Calibri" w:hAnsi="Calibri" w:cs="Calibri"/>
              </w:rPr>
              <w:t>Other</w:t>
            </w:r>
          </w:p>
        </w:tc>
        <w:tc>
          <w:tcPr>
            <w:tcW w:w="0" w:type="auto"/>
            <w:hideMark/>
          </w:tcPr>
          <w:p w14:paraId="28E75FD5"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 with notes</w:t>
            </w:r>
          </w:p>
        </w:tc>
      </w:tr>
      <w:tr w:rsidR="002F3F51" w:rsidRPr="002F3F51" w14:paraId="384DE76E" w14:textId="77777777" w:rsidTr="444BEF9A">
        <w:tc>
          <w:tcPr>
            <w:tcW w:w="0" w:type="auto"/>
            <w:hideMark/>
          </w:tcPr>
          <w:p w14:paraId="6B10AFCE"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w:t>
            </w:r>
          </w:p>
        </w:tc>
        <w:tc>
          <w:tcPr>
            <w:tcW w:w="0" w:type="auto"/>
            <w:hideMark/>
          </w:tcPr>
          <w:p w14:paraId="7A3558EF" w14:textId="77777777" w:rsidR="002F3F51" w:rsidRPr="002F3F51" w:rsidRDefault="002F3F51" w:rsidP="002F3F51">
            <w:pPr>
              <w:spacing w:after="160" w:line="279" w:lineRule="auto"/>
              <w:rPr>
                <w:rFonts w:ascii="Calibri" w:hAnsi="Calibri" w:cs="Calibri"/>
              </w:rPr>
            </w:pPr>
            <w:r w:rsidRPr="002F3F51">
              <w:rPr>
                <w:rFonts w:ascii="Calibri" w:hAnsi="Calibri" w:cs="Calibri"/>
              </w:rPr>
              <w:t>Revoked</w:t>
            </w:r>
          </w:p>
        </w:tc>
        <w:tc>
          <w:tcPr>
            <w:tcW w:w="0" w:type="auto"/>
            <w:hideMark/>
          </w:tcPr>
          <w:p w14:paraId="6BA1C6A0"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 mark as Revoked</w:t>
            </w:r>
          </w:p>
        </w:tc>
      </w:tr>
      <w:tr w:rsidR="002F3F51" w:rsidRPr="002F3F51" w14:paraId="38AAFF0D" w14:textId="77777777" w:rsidTr="444BEF9A">
        <w:tc>
          <w:tcPr>
            <w:tcW w:w="0" w:type="auto"/>
            <w:hideMark/>
          </w:tcPr>
          <w:p w14:paraId="1FB431D1" w14:textId="77777777" w:rsidR="002F3F51" w:rsidRPr="002F3F51" w:rsidRDefault="002F3F51" w:rsidP="002F3F51">
            <w:pPr>
              <w:spacing w:after="160" w:line="279" w:lineRule="auto"/>
              <w:rPr>
                <w:rFonts w:ascii="Calibri" w:hAnsi="Calibri" w:cs="Calibri"/>
              </w:rPr>
            </w:pPr>
            <w:r w:rsidRPr="002F3F51">
              <w:rPr>
                <w:rFonts w:ascii="Calibri" w:hAnsi="Calibri" w:cs="Calibri"/>
              </w:rPr>
              <w:t>-</w:t>
            </w:r>
          </w:p>
        </w:tc>
        <w:tc>
          <w:tcPr>
            <w:tcW w:w="0" w:type="auto"/>
            <w:hideMark/>
          </w:tcPr>
          <w:p w14:paraId="5EE7E402" w14:textId="77777777" w:rsidR="002F3F51" w:rsidRPr="002F3F51" w:rsidRDefault="002F3F51" w:rsidP="002F3F51">
            <w:pPr>
              <w:spacing w:after="160" w:line="279" w:lineRule="auto"/>
              <w:rPr>
                <w:rFonts w:ascii="Calibri" w:hAnsi="Calibri" w:cs="Calibri"/>
              </w:rPr>
            </w:pPr>
            <w:r w:rsidRPr="002F3F51">
              <w:rPr>
                <w:rFonts w:ascii="Calibri" w:hAnsi="Calibri" w:cs="Calibri"/>
              </w:rPr>
              <w:t>FrozenPlan</w:t>
            </w:r>
          </w:p>
        </w:tc>
        <w:tc>
          <w:tcPr>
            <w:tcW w:w="0" w:type="auto"/>
            <w:hideMark/>
          </w:tcPr>
          <w:p w14:paraId="01230CB4"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w:t>
            </w:r>
          </w:p>
        </w:tc>
      </w:tr>
      <w:tr w:rsidR="002F3F51" w:rsidRPr="002F3F51" w14:paraId="130EF1E0" w14:textId="77777777" w:rsidTr="444BEF9A">
        <w:tc>
          <w:tcPr>
            <w:tcW w:w="0" w:type="auto"/>
            <w:hideMark/>
          </w:tcPr>
          <w:p w14:paraId="13076F44" w14:textId="77777777" w:rsidR="002F3F51" w:rsidRPr="002F3F51" w:rsidRDefault="002F3F51" w:rsidP="002F3F51">
            <w:pPr>
              <w:spacing w:after="160" w:line="279" w:lineRule="auto"/>
              <w:rPr>
                <w:rFonts w:ascii="Calibri" w:hAnsi="Calibri" w:cs="Calibri"/>
              </w:rPr>
            </w:pPr>
            <w:r w:rsidRPr="002F3F51">
              <w:rPr>
                <w:rFonts w:ascii="Calibri" w:hAnsi="Calibri" w:cs="Calibri"/>
              </w:rPr>
              <w:t>-</w:t>
            </w:r>
          </w:p>
        </w:tc>
        <w:tc>
          <w:tcPr>
            <w:tcW w:w="0" w:type="auto"/>
            <w:hideMark/>
          </w:tcPr>
          <w:p w14:paraId="1F4444F8" w14:textId="77777777" w:rsidR="002F3F51" w:rsidRPr="002F3F51" w:rsidRDefault="002F3F51" w:rsidP="002F3F51">
            <w:pPr>
              <w:spacing w:after="160" w:line="279" w:lineRule="auto"/>
              <w:rPr>
                <w:rFonts w:ascii="Calibri" w:hAnsi="Calibri" w:cs="Calibri"/>
              </w:rPr>
            </w:pPr>
            <w:r w:rsidRPr="002F3F51">
              <w:rPr>
                <w:rFonts w:ascii="Calibri" w:hAnsi="Calibri" w:cs="Calibri"/>
              </w:rPr>
              <w:t>TerminatedPlan</w:t>
            </w:r>
          </w:p>
        </w:tc>
        <w:tc>
          <w:tcPr>
            <w:tcW w:w="0" w:type="auto"/>
            <w:hideMark/>
          </w:tcPr>
          <w:p w14:paraId="19169997"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w:t>
            </w:r>
          </w:p>
        </w:tc>
      </w:tr>
      <w:tr w:rsidR="002F3F51" w:rsidRPr="002F3F51" w14:paraId="7021E828" w14:textId="77777777" w:rsidTr="444BEF9A">
        <w:tc>
          <w:tcPr>
            <w:tcW w:w="0" w:type="auto"/>
            <w:hideMark/>
          </w:tcPr>
          <w:p w14:paraId="3F61E4CF" w14:textId="77777777" w:rsidR="002F3F51" w:rsidRPr="002F3F51" w:rsidRDefault="002F3F51" w:rsidP="002F3F51">
            <w:pPr>
              <w:spacing w:after="160" w:line="279" w:lineRule="auto"/>
              <w:rPr>
                <w:rFonts w:ascii="Calibri" w:hAnsi="Calibri" w:cs="Calibri"/>
              </w:rPr>
            </w:pPr>
            <w:r w:rsidRPr="002F3F51">
              <w:rPr>
                <w:rFonts w:ascii="Calibri" w:hAnsi="Calibri" w:cs="Calibri"/>
              </w:rPr>
              <w:t>-</w:t>
            </w:r>
          </w:p>
        </w:tc>
        <w:tc>
          <w:tcPr>
            <w:tcW w:w="0" w:type="auto"/>
            <w:hideMark/>
          </w:tcPr>
          <w:p w14:paraId="2993A926"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PlanInBlackout</w:t>
            </w:r>
          </w:p>
        </w:tc>
        <w:tc>
          <w:tcPr>
            <w:tcW w:w="0" w:type="auto"/>
            <w:hideMark/>
          </w:tcPr>
          <w:p w14:paraId="20CCE961"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w:t>
            </w:r>
          </w:p>
        </w:tc>
      </w:tr>
      <w:tr w:rsidR="002F3F51" w:rsidRPr="002F3F51" w14:paraId="42368FD5" w14:textId="77777777" w:rsidTr="444BEF9A">
        <w:tc>
          <w:tcPr>
            <w:tcW w:w="0" w:type="auto"/>
            <w:hideMark/>
          </w:tcPr>
          <w:p w14:paraId="5FD43007" w14:textId="77777777" w:rsidR="002F3F51" w:rsidRPr="002F3F51" w:rsidRDefault="002F3F51" w:rsidP="002F3F51">
            <w:pPr>
              <w:spacing w:after="160" w:line="279" w:lineRule="auto"/>
              <w:rPr>
                <w:rFonts w:ascii="Calibri" w:hAnsi="Calibri" w:cs="Calibri"/>
              </w:rPr>
            </w:pPr>
            <w:r w:rsidRPr="002F3F51">
              <w:rPr>
                <w:rFonts w:ascii="Calibri" w:hAnsi="Calibri" w:cs="Calibri"/>
              </w:rPr>
              <w:t>-</w:t>
            </w:r>
          </w:p>
        </w:tc>
        <w:tc>
          <w:tcPr>
            <w:tcW w:w="0" w:type="auto"/>
            <w:hideMark/>
          </w:tcPr>
          <w:p w14:paraId="6A437327"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PlanTransferredOut</w:t>
            </w:r>
          </w:p>
        </w:tc>
        <w:tc>
          <w:tcPr>
            <w:tcW w:w="0" w:type="auto"/>
            <w:hideMark/>
          </w:tcPr>
          <w:p w14:paraId="38A58D9D"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w:t>
            </w:r>
          </w:p>
        </w:tc>
      </w:tr>
      <w:tr w:rsidR="002F3F51" w:rsidRPr="002F3F51" w14:paraId="5AA05320" w14:textId="77777777" w:rsidTr="444BEF9A">
        <w:tc>
          <w:tcPr>
            <w:tcW w:w="0" w:type="auto"/>
            <w:hideMark/>
          </w:tcPr>
          <w:p w14:paraId="4238C960" w14:textId="77777777" w:rsidR="002F3F51" w:rsidRPr="002F3F51" w:rsidRDefault="002F3F51" w:rsidP="002F3F51">
            <w:pPr>
              <w:spacing w:after="160" w:line="279" w:lineRule="auto"/>
              <w:rPr>
                <w:rFonts w:ascii="Calibri" w:hAnsi="Calibri" w:cs="Calibri"/>
              </w:rPr>
            </w:pPr>
            <w:r w:rsidRPr="002F3F51">
              <w:rPr>
                <w:rFonts w:ascii="Calibri" w:hAnsi="Calibri" w:cs="Calibri"/>
              </w:rPr>
              <w:t>-</w:t>
            </w:r>
          </w:p>
        </w:tc>
        <w:tc>
          <w:tcPr>
            <w:tcW w:w="0" w:type="auto"/>
            <w:hideMark/>
          </w:tcPr>
          <w:p w14:paraId="17925067" w14:textId="77777777" w:rsidR="002F3F51" w:rsidRPr="002F3F51" w:rsidRDefault="002F3F51" w:rsidP="002F3F51">
            <w:pPr>
              <w:spacing w:after="160" w:line="279" w:lineRule="auto"/>
              <w:rPr>
                <w:rFonts w:ascii="Calibri" w:hAnsi="Calibri" w:cs="Calibri"/>
              </w:rPr>
            </w:pPr>
            <w:r w:rsidRPr="002F3F51">
              <w:rPr>
                <w:rFonts w:ascii="Calibri" w:hAnsi="Calibri" w:cs="Calibri"/>
              </w:rPr>
              <w:t>ClientIDEnded</w:t>
            </w:r>
          </w:p>
        </w:tc>
        <w:tc>
          <w:tcPr>
            <w:tcW w:w="0" w:type="auto"/>
            <w:hideMark/>
          </w:tcPr>
          <w:p w14:paraId="632341CD" w14:textId="77777777" w:rsidR="002F3F51" w:rsidRPr="002F3F51" w:rsidRDefault="002F3F51" w:rsidP="002F3F51">
            <w:pPr>
              <w:spacing w:after="160" w:line="279" w:lineRule="auto"/>
              <w:rPr>
                <w:rFonts w:ascii="Calibri" w:hAnsi="Calibri" w:cs="Calibri"/>
              </w:rPr>
            </w:pPr>
            <w:r w:rsidRPr="002F3F51">
              <w:rPr>
                <w:rFonts w:ascii="Calibri" w:hAnsi="Calibri" w:cs="Calibri"/>
              </w:rPr>
              <w:t>Hold, prefix planid</w:t>
            </w:r>
          </w:p>
        </w:tc>
      </w:tr>
    </w:tbl>
    <w:p w14:paraId="506B67E5" w14:textId="2BA2261C" w:rsidR="444BEF9A" w:rsidRDefault="444BEF9A" w:rsidP="444BEF9A">
      <w:pPr>
        <w:rPr>
          <w:rFonts w:ascii="Calibri" w:hAnsi="Calibri" w:cs="Calibri"/>
          <w:b/>
          <w:bCs/>
        </w:rPr>
      </w:pPr>
    </w:p>
    <w:p w14:paraId="286E0937" w14:textId="4D4F6A1A" w:rsidR="444BEF9A" w:rsidRDefault="444BEF9A" w:rsidP="444BEF9A">
      <w:pPr>
        <w:rPr>
          <w:rFonts w:ascii="Calibri" w:hAnsi="Calibri" w:cs="Calibri"/>
          <w:b/>
          <w:bCs/>
        </w:rPr>
      </w:pPr>
    </w:p>
    <w:p w14:paraId="7EDE9919" w14:textId="710EDD0B" w:rsidR="444BEF9A" w:rsidRDefault="444BEF9A" w:rsidP="2A07374C">
      <w:pPr>
        <w:rPr>
          <w:rFonts w:ascii="Calibri" w:hAnsi="Calibri" w:cs="Calibri"/>
          <w:b/>
          <w:bCs/>
        </w:rPr>
      </w:pPr>
    </w:p>
    <w:p w14:paraId="53A1E3EA" w14:textId="77777777" w:rsidR="002F3F51" w:rsidRPr="002F3F51" w:rsidRDefault="002F3F51" w:rsidP="002F3F51">
      <w:pPr>
        <w:rPr>
          <w:rFonts w:ascii="Calibri" w:hAnsi="Calibri" w:cs="Calibri"/>
          <w:b/>
          <w:bCs/>
        </w:rPr>
      </w:pPr>
      <w:r w:rsidRPr="002F3F51">
        <w:rPr>
          <w:rFonts w:ascii="Calibri" w:hAnsi="Calibri" w:cs="Calibri"/>
          <w:b/>
          <w:bCs/>
        </w:rPr>
        <w:t>Appendix F: Known Client-Specific Issues</w:t>
      </w:r>
    </w:p>
    <w:tbl>
      <w:tblPr>
        <w:tblStyle w:val="TableGrid"/>
        <w:tblW w:w="0" w:type="auto"/>
        <w:tblLook w:val="04A0" w:firstRow="1" w:lastRow="0" w:firstColumn="1" w:lastColumn="0" w:noHBand="0" w:noVBand="1"/>
      </w:tblPr>
      <w:tblGrid>
        <w:gridCol w:w="2926"/>
        <w:gridCol w:w="3058"/>
        <w:gridCol w:w="3366"/>
      </w:tblGrid>
      <w:tr w:rsidR="002F3F51" w:rsidRPr="002F3F51" w14:paraId="0DB76F59" w14:textId="77777777" w:rsidTr="00D732B6">
        <w:tc>
          <w:tcPr>
            <w:tcW w:w="0" w:type="auto"/>
            <w:hideMark/>
          </w:tcPr>
          <w:p w14:paraId="04B17A6D"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Client</w:t>
            </w:r>
          </w:p>
        </w:tc>
        <w:tc>
          <w:tcPr>
            <w:tcW w:w="0" w:type="auto"/>
            <w:hideMark/>
          </w:tcPr>
          <w:p w14:paraId="27B26916"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Issue</w:t>
            </w:r>
          </w:p>
        </w:tc>
        <w:tc>
          <w:tcPr>
            <w:tcW w:w="0" w:type="auto"/>
            <w:hideMark/>
          </w:tcPr>
          <w:p w14:paraId="02764165"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Resolution</w:t>
            </w:r>
          </w:p>
        </w:tc>
      </w:tr>
      <w:tr w:rsidR="002F3F51" w:rsidRPr="002F3F51" w14:paraId="11B5B66C" w14:textId="77777777" w:rsidTr="00D732B6">
        <w:tc>
          <w:tcPr>
            <w:tcW w:w="0" w:type="auto"/>
            <w:hideMark/>
          </w:tcPr>
          <w:p w14:paraId="513770E4" w14:textId="77777777" w:rsidR="002F3F51" w:rsidRPr="002F3F51" w:rsidRDefault="002F3F51" w:rsidP="002F3F51">
            <w:pPr>
              <w:spacing w:after="160" w:line="279" w:lineRule="auto"/>
              <w:rPr>
                <w:rFonts w:ascii="Calibri" w:hAnsi="Calibri" w:cs="Calibri"/>
              </w:rPr>
            </w:pPr>
            <w:r w:rsidRPr="002F3F51">
              <w:rPr>
                <w:rFonts w:ascii="Calibri" w:hAnsi="Calibri" w:cs="Calibri"/>
              </w:rPr>
              <w:t>LOVERestGrp</w:t>
            </w:r>
          </w:p>
        </w:tc>
        <w:tc>
          <w:tcPr>
            <w:tcW w:w="0" w:type="auto"/>
            <w:hideMark/>
          </w:tcPr>
          <w:p w14:paraId="56F2B737" w14:textId="77777777" w:rsidR="002F3F51" w:rsidRPr="002F3F51" w:rsidRDefault="002F3F51" w:rsidP="002F3F51">
            <w:pPr>
              <w:spacing w:after="160" w:line="279" w:lineRule="auto"/>
              <w:rPr>
                <w:rFonts w:ascii="Calibri" w:hAnsi="Calibri" w:cs="Calibri"/>
              </w:rPr>
            </w:pPr>
            <w:r w:rsidRPr="002F3F51">
              <w:rPr>
                <w:rFonts w:ascii="Calibri" w:hAnsi="Calibri" w:cs="Calibri"/>
              </w:rPr>
              <w:t>Date format rejection (YYYYMMDD)</w:t>
            </w:r>
          </w:p>
        </w:tc>
        <w:tc>
          <w:tcPr>
            <w:tcW w:w="0" w:type="auto"/>
            <w:hideMark/>
          </w:tcPr>
          <w:p w14:paraId="386B9166" w14:textId="77777777" w:rsidR="002F3F51" w:rsidRPr="002F3F51" w:rsidRDefault="002F3F51" w:rsidP="002F3F51">
            <w:pPr>
              <w:spacing w:after="160" w:line="279" w:lineRule="auto"/>
              <w:rPr>
                <w:rFonts w:ascii="Calibri" w:hAnsi="Calibri" w:cs="Calibri"/>
              </w:rPr>
            </w:pPr>
            <w:r w:rsidRPr="002F3F51">
              <w:rPr>
                <w:rFonts w:ascii="Calibri" w:hAnsi="Calibri" w:cs="Calibri"/>
              </w:rPr>
              <w:t>Provider needs to change to DD/MM/YYYY</w:t>
            </w:r>
          </w:p>
        </w:tc>
      </w:tr>
      <w:tr w:rsidR="002F3F51" w:rsidRPr="002F3F51" w14:paraId="55EA3933" w14:textId="77777777" w:rsidTr="00D732B6">
        <w:tc>
          <w:tcPr>
            <w:tcW w:w="0" w:type="auto"/>
            <w:hideMark/>
          </w:tcPr>
          <w:p w14:paraId="032401D7" w14:textId="77777777" w:rsidR="002F3F51" w:rsidRPr="002F3F51" w:rsidRDefault="002F3F51" w:rsidP="002F3F51">
            <w:pPr>
              <w:spacing w:after="160" w:line="279" w:lineRule="auto"/>
              <w:rPr>
                <w:rFonts w:ascii="Calibri" w:hAnsi="Calibri" w:cs="Calibri"/>
              </w:rPr>
            </w:pPr>
            <w:r w:rsidRPr="002F3F51">
              <w:rPr>
                <w:rFonts w:ascii="Calibri" w:hAnsi="Calibri" w:cs="Calibri"/>
              </w:rPr>
              <w:t>LOVERestGrp</w:t>
            </w:r>
          </w:p>
        </w:tc>
        <w:tc>
          <w:tcPr>
            <w:tcW w:w="0" w:type="auto"/>
            <w:hideMark/>
          </w:tcPr>
          <w:p w14:paraId="176735DA" w14:textId="77777777" w:rsidR="002F3F51" w:rsidRPr="002F3F51" w:rsidRDefault="002F3F51" w:rsidP="002F3F51">
            <w:pPr>
              <w:spacing w:after="160" w:line="279" w:lineRule="auto"/>
              <w:rPr>
                <w:rFonts w:ascii="Calibri" w:hAnsi="Calibri" w:cs="Calibri"/>
              </w:rPr>
            </w:pPr>
            <w:r w:rsidRPr="002F3F51">
              <w:rPr>
                <w:rFonts w:ascii="Calibri" w:hAnsi="Calibri" w:cs="Calibri"/>
              </w:rPr>
              <w:t>NIGO misalignment issues</w:t>
            </w:r>
          </w:p>
        </w:tc>
        <w:tc>
          <w:tcPr>
            <w:tcW w:w="0" w:type="auto"/>
            <w:hideMark/>
          </w:tcPr>
          <w:p w14:paraId="6D89AE22" w14:textId="77777777" w:rsidR="002F3F51" w:rsidRPr="002F3F51" w:rsidRDefault="002F3F51" w:rsidP="002F3F51">
            <w:pPr>
              <w:spacing w:after="160" w:line="279" w:lineRule="auto"/>
              <w:rPr>
                <w:rFonts w:ascii="Calibri" w:hAnsi="Calibri" w:cs="Calibri"/>
              </w:rPr>
            </w:pPr>
            <w:r w:rsidRPr="002F3F51">
              <w:rPr>
                <w:rFonts w:ascii="Calibri" w:hAnsi="Calibri" w:cs="Calibri"/>
              </w:rPr>
              <w:t>Requires manual editing since Dec 2023</w:t>
            </w:r>
          </w:p>
        </w:tc>
      </w:tr>
      <w:tr w:rsidR="002F3F51" w:rsidRPr="002F3F51" w14:paraId="18826EDF" w14:textId="77777777" w:rsidTr="00D732B6">
        <w:tc>
          <w:tcPr>
            <w:tcW w:w="0" w:type="auto"/>
            <w:hideMark/>
          </w:tcPr>
          <w:p w14:paraId="15A13445" w14:textId="77777777" w:rsidR="002F3F51" w:rsidRPr="002F3F51" w:rsidRDefault="002F3F51" w:rsidP="002F3F51">
            <w:pPr>
              <w:spacing w:after="160" w:line="279" w:lineRule="auto"/>
              <w:rPr>
                <w:rFonts w:ascii="Calibri" w:hAnsi="Calibri" w:cs="Calibri"/>
              </w:rPr>
            </w:pPr>
            <w:r w:rsidRPr="002F3F51">
              <w:rPr>
                <w:rFonts w:ascii="Calibri" w:hAnsi="Calibri" w:cs="Calibri"/>
              </w:rPr>
              <w:t>LOVERestGrp</w:t>
            </w:r>
          </w:p>
        </w:tc>
        <w:tc>
          <w:tcPr>
            <w:tcW w:w="0" w:type="auto"/>
            <w:hideMark/>
          </w:tcPr>
          <w:p w14:paraId="645EED44" w14:textId="77777777" w:rsidR="002F3F51" w:rsidRPr="002F3F51" w:rsidRDefault="002F3F51" w:rsidP="002F3F51">
            <w:pPr>
              <w:spacing w:after="160" w:line="279" w:lineRule="auto"/>
              <w:rPr>
                <w:rFonts w:ascii="Calibri" w:hAnsi="Calibri" w:cs="Calibri"/>
              </w:rPr>
            </w:pPr>
            <w:r w:rsidRPr="002F3F51">
              <w:rPr>
                <w:rFonts w:ascii="Calibri" w:hAnsi="Calibri" w:cs="Calibri"/>
              </w:rPr>
              <w:t>Blank columns at end</w:t>
            </w:r>
          </w:p>
        </w:tc>
        <w:tc>
          <w:tcPr>
            <w:tcW w:w="0" w:type="auto"/>
            <w:hideMark/>
          </w:tcPr>
          <w:p w14:paraId="28C13E5E" w14:textId="77777777" w:rsidR="002F3F51" w:rsidRPr="002F3F51" w:rsidRDefault="002F3F51" w:rsidP="002F3F51">
            <w:pPr>
              <w:spacing w:after="160" w:line="279" w:lineRule="auto"/>
              <w:rPr>
                <w:rFonts w:ascii="Calibri" w:hAnsi="Calibri" w:cs="Calibri"/>
              </w:rPr>
            </w:pPr>
            <w:r w:rsidRPr="002F3F51">
              <w:rPr>
                <w:rFonts w:ascii="Calibri" w:hAnsi="Calibri" w:cs="Calibri"/>
              </w:rPr>
              <w:t>Must delete blank columns for Stata to run</w:t>
            </w:r>
          </w:p>
        </w:tc>
      </w:tr>
      <w:tr w:rsidR="002F3F51" w:rsidRPr="002F3F51" w14:paraId="20BF8145" w14:textId="77777777" w:rsidTr="00D732B6">
        <w:tc>
          <w:tcPr>
            <w:tcW w:w="0" w:type="auto"/>
            <w:hideMark/>
          </w:tcPr>
          <w:p w14:paraId="5EE428DE" w14:textId="77777777" w:rsidR="002F3F51" w:rsidRPr="002F3F51" w:rsidRDefault="002F3F51" w:rsidP="002F3F51">
            <w:pPr>
              <w:spacing w:after="160" w:line="279" w:lineRule="auto"/>
              <w:rPr>
                <w:rFonts w:ascii="Calibri" w:hAnsi="Calibri" w:cs="Calibri"/>
              </w:rPr>
            </w:pPr>
            <w:r w:rsidRPr="002F3F51">
              <w:rPr>
                <w:rFonts w:ascii="Calibri" w:hAnsi="Calibri" w:cs="Calibri"/>
              </w:rPr>
              <w:t>ExtraSpecial</w:t>
            </w:r>
          </w:p>
        </w:tc>
        <w:tc>
          <w:tcPr>
            <w:tcW w:w="0" w:type="auto"/>
            <w:hideMark/>
          </w:tcPr>
          <w:p w14:paraId="7200ADE7" w14:textId="77777777" w:rsidR="002F3F51" w:rsidRPr="002F3F51" w:rsidRDefault="002F3F51" w:rsidP="002F3F51">
            <w:pPr>
              <w:spacing w:after="160" w:line="279" w:lineRule="auto"/>
              <w:rPr>
                <w:rFonts w:ascii="Calibri" w:hAnsi="Calibri" w:cs="Calibri"/>
              </w:rPr>
            </w:pPr>
            <w:r w:rsidRPr="002F3F51">
              <w:rPr>
                <w:rFonts w:ascii="Calibri" w:hAnsi="Calibri" w:cs="Calibri"/>
              </w:rPr>
              <w:t>Match vs SafeHarbor match mismatch</w:t>
            </w:r>
          </w:p>
        </w:tc>
        <w:tc>
          <w:tcPr>
            <w:tcW w:w="0" w:type="auto"/>
            <w:hideMark/>
          </w:tcPr>
          <w:p w14:paraId="1F1C6E48"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 doc review needed</w:t>
            </w:r>
          </w:p>
        </w:tc>
      </w:tr>
      <w:tr w:rsidR="002F3F51" w:rsidRPr="002F3F51" w14:paraId="0FC3E0FD" w14:textId="77777777" w:rsidTr="00D732B6">
        <w:tc>
          <w:tcPr>
            <w:tcW w:w="0" w:type="auto"/>
            <w:hideMark/>
          </w:tcPr>
          <w:p w14:paraId="6DCF07FC" w14:textId="77777777" w:rsidR="002F3F51" w:rsidRPr="002F3F51" w:rsidRDefault="002F3F51" w:rsidP="002F3F51">
            <w:pPr>
              <w:spacing w:after="160" w:line="279" w:lineRule="auto"/>
              <w:rPr>
                <w:rFonts w:ascii="Calibri" w:hAnsi="Calibri" w:cs="Calibri"/>
              </w:rPr>
            </w:pPr>
            <w:r w:rsidRPr="002F3F51">
              <w:rPr>
                <w:rFonts w:ascii="Calibri" w:hAnsi="Calibri" w:cs="Calibri"/>
              </w:rPr>
              <w:t>ExtraSpecial</w:t>
            </w:r>
          </w:p>
        </w:tc>
        <w:tc>
          <w:tcPr>
            <w:tcW w:w="0" w:type="auto"/>
            <w:hideMark/>
          </w:tcPr>
          <w:p w14:paraId="3A72392C" w14:textId="77777777" w:rsidR="002F3F51" w:rsidRPr="002F3F51" w:rsidRDefault="002F3F51" w:rsidP="002F3F51">
            <w:pPr>
              <w:spacing w:after="160" w:line="279" w:lineRule="auto"/>
              <w:rPr>
                <w:rFonts w:ascii="Calibri" w:hAnsi="Calibri" w:cs="Calibri"/>
              </w:rPr>
            </w:pPr>
            <w:r w:rsidRPr="002F3F51">
              <w:rPr>
                <w:rFonts w:ascii="Calibri" w:hAnsi="Calibri" w:cs="Calibri"/>
              </w:rPr>
              <w:t>XML file not generating</w:t>
            </w:r>
          </w:p>
        </w:tc>
        <w:tc>
          <w:tcPr>
            <w:tcW w:w="0" w:type="auto"/>
            <w:hideMark/>
          </w:tcPr>
          <w:p w14:paraId="4B0812BE" w14:textId="77777777" w:rsidR="002F3F51" w:rsidRPr="002F3F51" w:rsidRDefault="002F3F51" w:rsidP="002F3F51">
            <w:pPr>
              <w:spacing w:after="160" w:line="279" w:lineRule="auto"/>
              <w:rPr>
                <w:rFonts w:ascii="Calibri" w:hAnsi="Calibri" w:cs="Calibri"/>
              </w:rPr>
            </w:pPr>
            <w:r w:rsidRPr="002F3F51">
              <w:rPr>
                <w:rFonts w:ascii="Calibri" w:hAnsi="Calibri" w:cs="Calibri"/>
              </w:rPr>
              <w:t>PC2 required to fix</w:t>
            </w:r>
          </w:p>
        </w:tc>
      </w:tr>
      <w:tr w:rsidR="002F3F51" w:rsidRPr="002F3F51" w14:paraId="7BC6CF6A" w14:textId="77777777" w:rsidTr="00D732B6">
        <w:tc>
          <w:tcPr>
            <w:tcW w:w="0" w:type="auto"/>
            <w:hideMark/>
          </w:tcPr>
          <w:p w14:paraId="689AF4D8" w14:textId="77777777" w:rsidR="002F3F51" w:rsidRPr="002F3F51" w:rsidRDefault="002F3F51" w:rsidP="002F3F51">
            <w:pPr>
              <w:spacing w:after="160" w:line="279" w:lineRule="auto"/>
              <w:rPr>
                <w:rFonts w:ascii="Calibri" w:hAnsi="Calibri" w:cs="Calibri"/>
              </w:rPr>
            </w:pPr>
            <w:r w:rsidRPr="002F3F51">
              <w:rPr>
                <w:rFonts w:ascii="Calibri" w:hAnsi="Calibri" w:cs="Calibri"/>
              </w:rPr>
              <w:t>BGQDRACM/BGQDRRelianc</w:t>
            </w:r>
          </w:p>
        </w:tc>
        <w:tc>
          <w:tcPr>
            <w:tcW w:w="0" w:type="auto"/>
            <w:hideMark/>
          </w:tcPr>
          <w:p w14:paraId="1BAFDF62" w14:textId="77777777" w:rsidR="002F3F51" w:rsidRPr="002F3F51" w:rsidRDefault="002F3F51" w:rsidP="002F3F51">
            <w:pPr>
              <w:spacing w:after="160" w:line="279" w:lineRule="auto"/>
              <w:rPr>
                <w:rFonts w:ascii="Calibri" w:hAnsi="Calibri" w:cs="Calibri"/>
              </w:rPr>
            </w:pPr>
            <w:r w:rsidRPr="002F3F51">
              <w:rPr>
                <w:rFonts w:ascii="Calibri" w:hAnsi="Calibri" w:cs="Calibri"/>
              </w:rPr>
              <w:t>Files frequently swapped</w:t>
            </w:r>
          </w:p>
        </w:tc>
        <w:tc>
          <w:tcPr>
            <w:tcW w:w="0" w:type="auto"/>
            <w:hideMark/>
          </w:tcPr>
          <w:p w14:paraId="45196F12" w14:textId="77777777" w:rsidR="002F3F51" w:rsidRPr="002F3F51" w:rsidRDefault="002F3F51" w:rsidP="002F3F51">
            <w:pPr>
              <w:spacing w:after="160" w:line="279" w:lineRule="auto"/>
              <w:rPr>
                <w:rFonts w:ascii="Calibri" w:hAnsi="Calibri" w:cs="Calibri"/>
              </w:rPr>
            </w:pPr>
            <w:r w:rsidRPr="002F3F51">
              <w:rPr>
                <w:rFonts w:ascii="Calibri" w:hAnsi="Calibri" w:cs="Calibri"/>
              </w:rPr>
              <w:t>File identity validation critical</w:t>
            </w:r>
          </w:p>
        </w:tc>
      </w:tr>
      <w:tr w:rsidR="002F3F51" w:rsidRPr="002F3F51" w14:paraId="50A3EC2F" w14:textId="77777777" w:rsidTr="00D732B6">
        <w:tc>
          <w:tcPr>
            <w:tcW w:w="0" w:type="auto"/>
            <w:hideMark/>
          </w:tcPr>
          <w:p w14:paraId="15101976" w14:textId="77777777" w:rsidR="002F3F51" w:rsidRPr="002F3F51" w:rsidRDefault="002F3F51" w:rsidP="002F3F51">
            <w:pPr>
              <w:spacing w:after="160" w:line="279" w:lineRule="auto"/>
              <w:rPr>
                <w:rFonts w:ascii="Calibri" w:hAnsi="Calibri" w:cs="Calibri"/>
              </w:rPr>
            </w:pPr>
            <w:r w:rsidRPr="002F3F51">
              <w:rPr>
                <w:rFonts w:ascii="Calibri" w:hAnsi="Calibri" w:cs="Calibri"/>
              </w:rPr>
              <w:t>PrinceAutoV</w:t>
            </w:r>
          </w:p>
        </w:tc>
        <w:tc>
          <w:tcPr>
            <w:tcW w:w="0" w:type="auto"/>
            <w:hideMark/>
          </w:tcPr>
          <w:p w14:paraId="25AD7266" w14:textId="77777777" w:rsidR="002F3F51" w:rsidRPr="002F3F51" w:rsidRDefault="002F3F51" w:rsidP="002F3F51">
            <w:pPr>
              <w:spacing w:after="160" w:line="279" w:lineRule="auto"/>
              <w:rPr>
                <w:rFonts w:ascii="Calibri" w:hAnsi="Calibri" w:cs="Calibri"/>
              </w:rPr>
            </w:pPr>
            <w:r w:rsidRPr="002F3F51">
              <w:rPr>
                <w:rFonts w:ascii="Calibri" w:hAnsi="Calibri" w:cs="Calibri"/>
              </w:rPr>
              <w:t>Match 5-10 fields</w:t>
            </w:r>
          </w:p>
        </w:tc>
        <w:tc>
          <w:tcPr>
            <w:tcW w:w="0" w:type="auto"/>
            <w:hideMark/>
          </w:tcPr>
          <w:p w14:paraId="0A0A852E" w14:textId="77777777" w:rsidR="002F3F51" w:rsidRPr="002F3F51" w:rsidRDefault="002F3F51" w:rsidP="002F3F51">
            <w:pPr>
              <w:spacing w:after="160" w:line="279" w:lineRule="auto"/>
              <w:rPr>
                <w:rFonts w:ascii="Calibri" w:hAnsi="Calibri" w:cs="Calibri"/>
              </w:rPr>
            </w:pPr>
            <w:r w:rsidRPr="002F3F51">
              <w:rPr>
                <w:rFonts w:ascii="Calibri" w:hAnsi="Calibri" w:cs="Calibri"/>
              </w:rPr>
              <w:t>Uses special destring subroutine</w:t>
            </w:r>
          </w:p>
        </w:tc>
      </w:tr>
      <w:tr w:rsidR="002F3F51" w:rsidRPr="002F3F51" w14:paraId="3019A5A5" w14:textId="77777777" w:rsidTr="00D732B6">
        <w:tc>
          <w:tcPr>
            <w:tcW w:w="0" w:type="auto"/>
            <w:hideMark/>
          </w:tcPr>
          <w:p w14:paraId="3BA8A2F0" w14:textId="77777777" w:rsidR="002F3F51" w:rsidRPr="002F3F51" w:rsidRDefault="002F3F51" w:rsidP="002F3F51">
            <w:pPr>
              <w:spacing w:after="160" w:line="279" w:lineRule="auto"/>
              <w:rPr>
                <w:rFonts w:ascii="Calibri" w:hAnsi="Calibri" w:cs="Calibri"/>
              </w:rPr>
            </w:pPr>
            <w:r w:rsidRPr="002F3F51">
              <w:rPr>
                <w:rFonts w:ascii="Calibri" w:hAnsi="Calibri" w:cs="Calibri"/>
              </w:rPr>
              <w:t>MHDHoldings</w:t>
            </w:r>
          </w:p>
        </w:tc>
        <w:tc>
          <w:tcPr>
            <w:tcW w:w="0" w:type="auto"/>
            <w:hideMark/>
          </w:tcPr>
          <w:p w14:paraId="4F7F9F30" w14:textId="77777777" w:rsidR="002F3F51" w:rsidRPr="002F3F51" w:rsidRDefault="002F3F51" w:rsidP="002F3F51">
            <w:pPr>
              <w:spacing w:after="160" w:line="279" w:lineRule="auto"/>
              <w:rPr>
                <w:rFonts w:ascii="Calibri" w:hAnsi="Calibri" w:cs="Calibri"/>
              </w:rPr>
            </w:pPr>
            <w:r w:rsidRPr="002F3F51">
              <w:rPr>
                <w:rFonts w:ascii="Calibri" w:hAnsi="Calibri" w:cs="Calibri"/>
              </w:rPr>
              <w:t>Multi-file processing</w:t>
            </w:r>
          </w:p>
        </w:tc>
        <w:tc>
          <w:tcPr>
            <w:tcW w:w="0" w:type="auto"/>
            <w:hideMark/>
          </w:tcPr>
          <w:p w14:paraId="6E0AD1A5" w14:textId="77777777" w:rsidR="002F3F51" w:rsidRPr="002F3F51" w:rsidRDefault="002F3F51" w:rsidP="002F3F51">
            <w:pPr>
              <w:spacing w:after="160" w:line="279" w:lineRule="auto"/>
              <w:rPr>
                <w:rFonts w:ascii="Calibri" w:hAnsi="Calibri" w:cs="Calibri"/>
              </w:rPr>
            </w:pPr>
            <w:r w:rsidRPr="002F3F51">
              <w:rPr>
                <w:rFonts w:ascii="Calibri" w:hAnsi="Calibri" w:cs="Calibri"/>
              </w:rPr>
              <w:t>Requires merging multiple input files</w:t>
            </w:r>
          </w:p>
        </w:tc>
      </w:tr>
      <w:tr w:rsidR="002F3F51" w:rsidRPr="002F3F51" w14:paraId="256123BB" w14:textId="77777777" w:rsidTr="00D732B6">
        <w:tc>
          <w:tcPr>
            <w:tcW w:w="0" w:type="auto"/>
            <w:hideMark/>
          </w:tcPr>
          <w:p w14:paraId="62F48AC6" w14:textId="77777777" w:rsidR="002F3F51" w:rsidRPr="002F3F51" w:rsidRDefault="002F3F51" w:rsidP="002F3F51">
            <w:pPr>
              <w:spacing w:after="160" w:line="279" w:lineRule="auto"/>
              <w:rPr>
                <w:rFonts w:ascii="Calibri" w:hAnsi="Calibri" w:cs="Calibri"/>
              </w:rPr>
            </w:pPr>
            <w:r w:rsidRPr="002F3F51">
              <w:rPr>
                <w:rFonts w:ascii="Calibri" w:hAnsi="Calibri" w:cs="Calibri"/>
              </w:rPr>
              <w:t>Multiple</w:t>
            </w:r>
          </w:p>
        </w:tc>
        <w:tc>
          <w:tcPr>
            <w:tcW w:w="0" w:type="auto"/>
            <w:hideMark/>
          </w:tcPr>
          <w:p w14:paraId="5A7CB3FB" w14:textId="77777777" w:rsidR="002F3F51" w:rsidRPr="002F3F51" w:rsidRDefault="002F3F51" w:rsidP="002F3F51">
            <w:pPr>
              <w:spacing w:after="160" w:line="279" w:lineRule="auto"/>
              <w:rPr>
                <w:rFonts w:ascii="Calibri" w:hAnsi="Calibri" w:cs="Calibri"/>
              </w:rPr>
            </w:pPr>
            <w:r w:rsidRPr="002F3F51">
              <w:rPr>
                <w:rFonts w:ascii="Calibri" w:hAnsi="Calibri" w:cs="Calibri"/>
              </w:rPr>
              <w:t>Tab order issues</w:t>
            </w:r>
          </w:p>
        </w:tc>
        <w:tc>
          <w:tcPr>
            <w:tcW w:w="0" w:type="auto"/>
            <w:hideMark/>
          </w:tcPr>
          <w:p w14:paraId="7D118D28" w14:textId="77777777" w:rsidR="002F3F51" w:rsidRPr="002F3F51" w:rsidRDefault="002F3F51" w:rsidP="002F3F51">
            <w:pPr>
              <w:spacing w:after="160" w:line="279" w:lineRule="auto"/>
              <w:rPr>
                <w:rFonts w:ascii="Calibri" w:hAnsi="Calibri" w:cs="Calibri"/>
              </w:rPr>
            </w:pPr>
            <w:r w:rsidRPr="002F3F51">
              <w:rPr>
                <w:rFonts w:ascii="Calibri" w:hAnsi="Calibri" w:cs="Calibri"/>
              </w:rPr>
              <w:t>Disqualifies from Blue Prism</w:t>
            </w:r>
          </w:p>
        </w:tc>
      </w:tr>
      <w:tr w:rsidR="002F3F51" w:rsidRPr="002F3F51" w14:paraId="4DDED3A9" w14:textId="77777777" w:rsidTr="00D732B6">
        <w:tc>
          <w:tcPr>
            <w:tcW w:w="0" w:type="auto"/>
            <w:hideMark/>
          </w:tcPr>
          <w:p w14:paraId="1AA47B80" w14:textId="77777777" w:rsidR="002F3F51" w:rsidRPr="002F3F51" w:rsidRDefault="002F3F51" w:rsidP="002F3F51">
            <w:pPr>
              <w:spacing w:after="160" w:line="279" w:lineRule="auto"/>
              <w:rPr>
                <w:rFonts w:ascii="Calibri" w:hAnsi="Calibri" w:cs="Calibri"/>
              </w:rPr>
            </w:pPr>
            <w:r w:rsidRPr="002F3F51">
              <w:rPr>
                <w:rFonts w:ascii="Calibri" w:hAnsi="Calibri" w:cs="Calibri"/>
              </w:rPr>
              <w:lastRenderedPageBreak/>
              <w:t>Multiple</w:t>
            </w:r>
          </w:p>
        </w:tc>
        <w:tc>
          <w:tcPr>
            <w:tcW w:w="0" w:type="auto"/>
            <w:hideMark/>
          </w:tcPr>
          <w:p w14:paraId="3322AAAD" w14:textId="77777777" w:rsidR="002F3F51" w:rsidRPr="002F3F51" w:rsidRDefault="002F3F51" w:rsidP="002F3F51">
            <w:pPr>
              <w:spacing w:after="160" w:line="279" w:lineRule="auto"/>
              <w:rPr>
                <w:rFonts w:ascii="Calibri" w:hAnsi="Calibri" w:cs="Calibri"/>
              </w:rPr>
            </w:pPr>
            <w:r w:rsidRPr="002F3F51">
              <w:rPr>
                <w:rFonts w:ascii="Calibri" w:hAnsi="Calibri" w:cs="Calibri"/>
              </w:rPr>
              <w:t>Multiple ACH splits</w:t>
            </w:r>
          </w:p>
        </w:tc>
        <w:tc>
          <w:tcPr>
            <w:tcW w:w="0" w:type="auto"/>
            <w:hideMark/>
          </w:tcPr>
          <w:p w14:paraId="53FA8C22" w14:textId="77777777" w:rsidR="002F3F51" w:rsidRPr="002F3F51" w:rsidRDefault="002F3F51" w:rsidP="002F3F51">
            <w:pPr>
              <w:spacing w:after="160" w:line="279" w:lineRule="auto"/>
              <w:rPr>
                <w:rFonts w:ascii="Calibri" w:hAnsi="Calibri" w:cs="Calibri"/>
              </w:rPr>
            </w:pPr>
            <w:r w:rsidRPr="002F3F51">
              <w:rPr>
                <w:rFonts w:ascii="Calibri" w:hAnsi="Calibri" w:cs="Calibri"/>
              </w:rPr>
              <w:t>Disqualifies from Blue Prism</w:t>
            </w:r>
          </w:p>
        </w:tc>
      </w:tr>
    </w:tbl>
    <w:p w14:paraId="786AD607" w14:textId="77777777" w:rsidR="002F3F51" w:rsidRPr="002F3F51" w:rsidRDefault="002F3F51" w:rsidP="002F3F51">
      <w:pPr>
        <w:rPr>
          <w:rFonts w:ascii="Calibri" w:hAnsi="Calibri" w:cs="Calibri"/>
          <w:b/>
          <w:bCs/>
        </w:rPr>
      </w:pPr>
      <w:r w:rsidRPr="002F3F51">
        <w:rPr>
          <w:rFonts w:ascii="Calibri" w:hAnsi="Calibri" w:cs="Calibri"/>
          <w:b/>
          <w:bCs/>
        </w:rPr>
        <w:t>Appendix G: EE Type Codes</w:t>
      </w:r>
    </w:p>
    <w:tbl>
      <w:tblPr>
        <w:tblStyle w:val="TableGrid"/>
        <w:tblW w:w="5492" w:type="dxa"/>
        <w:tblLook w:val="04A0" w:firstRow="1" w:lastRow="0" w:firstColumn="1" w:lastColumn="0" w:noHBand="0" w:noVBand="1"/>
      </w:tblPr>
      <w:tblGrid>
        <w:gridCol w:w="1005"/>
        <w:gridCol w:w="2897"/>
        <w:gridCol w:w="1590"/>
      </w:tblGrid>
      <w:tr w:rsidR="002F3F51" w:rsidRPr="002F3F51" w14:paraId="2C10BC52" w14:textId="77777777" w:rsidTr="2A07374C">
        <w:trPr>
          <w:trHeight w:val="300"/>
        </w:trPr>
        <w:tc>
          <w:tcPr>
            <w:tcW w:w="1005" w:type="dxa"/>
            <w:hideMark/>
          </w:tcPr>
          <w:p w14:paraId="35A1D05E"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Code</w:t>
            </w:r>
          </w:p>
        </w:tc>
        <w:tc>
          <w:tcPr>
            <w:tcW w:w="2897" w:type="dxa"/>
            <w:hideMark/>
          </w:tcPr>
          <w:p w14:paraId="1BC36983"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Description</w:t>
            </w:r>
          </w:p>
        </w:tc>
        <w:tc>
          <w:tcPr>
            <w:tcW w:w="1590" w:type="dxa"/>
            <w:hideMark/>
          </w:tcPr>
          <w:p w14:paraId="32B38562" w14:textId="77777777" w:rsidR="002F3F51" w:rsidRPr="002F3F51" w:rsidRDefault="002F3F51" w:rsidP="002F3F51">
            <w:pPr>
              <w:spacing w:after="160" w:line="279" w:lineRule="auto"/>
              <w:rPr>
                <w:rFonts w:ascii="Calibri" w:hAnsi="Calibri" w:cs="Calibri"/>
                <w:b/>
                <w:bCs/>
              </w:rPr>
            </w:pPr>
            <w:r w:rsidRPr="002F3F51">
              <w:rPr>
                <w:rFonts w:ascii="Calibri" w:hAnsi="Calibri" w:cs="Calibri"/>
                <w:b/>
                <w:bCs/>
              </w:rPr>
              <w:t>Level</w:t>
            </w:r>
          </w:p>
        </w:tc>
      </w:tr>
      <w:tr w:rsidR="002F3F51" w:rsidRPr="002F3F51" w14:paraId="1807E99E" w14:textId="77777777" w:rsidTr="2A07374C">
        <w:trPr>
          <w:trHeight w:val="300"/>
        </w:trPr>
        <w:tc>
          <w:tcPr>
            <w:tcW w:w="1005" w:type="dxa"/>
            <w:hideMark/>
          </w:tcPr>
          <w:p w14:paraId="191566B7" w14:textId="77777777" w:rsidR="002F3F51" w:rsidRPr="002F3F51" w:rsidRDefault="002F3F51" w:rsidP="002F3F51">
            <w:pPr>
              <w:spacing w:after="160" w:line="279" w:lineRule="auto"/>
              <w:rPr>
                <w:rFonts w:ascii="Calibri" w:hAnsi="Calibri" w:cs="Calibri"/>
              </w:rPr>
            </w:pPr>
            <w:r w:rsidRPr="002F3F51">
              <w:rPr>
                <w:rFonts w:ascii="Calibri" w:hAnsi="Calibri" w:cs="Calibri"/>
              </w:rPr>
              <w:t>O</w:t>
            </w:r>
          </w:p>
        </w:tc>
        <w:tc>
          <w:tcPr>
            <w:tcW w:w="2897" w:type="dxa"/>
            <w:hideMark/>
          </w:tcPr>
          <w:p w14:paraId="6512348C"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Plan-level exclusion</w:t>
            </w:r>
          </w:p>
        </w:tc>
        <w:tc>
          <w:tcPr>
            <w:tcW w:w="1590" w:type="dxa"/>
            <w:hideMark/>
          </w:tcPr>
          <w:p w14:paraId="0676D64D"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w:t>
            </w:r>
          </w:p>
        </w:tc>
      </w:tr>
      <w:tr w:rsidR="002F3F51" w:rsidRPr="002F3F51" w14:paraId="3B5BB9D8" w14:textId="77777777" w:rsidTr="2A07374C">
        <w:trPr>
          <w:trHeight w:val="300"/>
        </w:trPr>
        <w:tc>
          <w:tcPr>
            <w:tcW w:w="1005" w:type="dxa"/>
            <w:hideMark/>
          </w:tcPr>
          <w:p w14:paraId="029A1B3C" w14:textId="77777777" w:rsidR="002F3F51" w:rsidRPr="002F3F51" w:rsidRDefault="002F3F51" w:rsidP="002F3F51">
            <w:pPr>
              <w:spacing w:after="160" w:line="279" w:lineRule="auto"/>
              <w:rPr>
                <w:rFonts w:ascii="Calibri" w:hAnsi="Calibri" w:cs="Calibri"/>
              </w:rPr>
            </w:pPr>
            <w:r w:rsidRPr="002F3F51">
              <w:rPr>
                <w:rFonts w:ascii="Calibri" w:hAnsi="Calibri" w:cs="Calibri"/>
              </w:rPr>
              <w:t>C</w:t>
            </w:r>
          </w:p>
        </w:tc>
        <w:tc>
          <w:tcPr>
            <w:tcW w:w="2897" w:type="dxa"/>
            <w:hideMark/>
          </w:tcPr>
          <w:p w14:paraId="6D136F30" w14:textId="77777777" w:rsidR="002F3F51" w:rsidRPr="002F3F51" w:rsidRDefault="002F3F51" w:rsidP="002F3F51">
            <w:pPr>
              <w:spacing w:after="160" w:line="279" w:lineRule="auto"/>
              <w:rPr>
                <w:rFonts w:ascii="Calibri" w:hAnsi="Calibri" w:cs="Calibri"/>
              </w:rPr>
            </w:pPr>
            <w:r w:rsidRPr="002F3F51">
              <w:rPr>
                <w:rFonts w:ascii="Calibri" w:hAnsi="Calibri" w:cs="Calibri"/>
              </w:rPr>
              <w:t>Source-level exclusion</w:t>
            </w:r>
          </w:p>
        </w:tc>
        <w:tc>
          <w:tcPr>
            <w:tcW w:w="1590" w:type="dxa"/>
            <w:hideMark/>
          </w:tcPr>
          <w:p w14:paraId="1D9D6C98" w14:textId="77777777" w:rsidR="002F3F51" w:rsidRPr="002F3F51" w:rsidRDefault="002F3F51" w:rsidP="002F3F51">
            <w:pPr>
              <w:spacing w:after="160" w:line="279" w:lineRule="auto"/>
              <w:rPr>
                <w:rFonts w:ascii="Calibri" w:hAnsi="Calibri" w:cs="Calibri"/>
              </w:rPr>
            </w:pPr>
            <w:r w:rsidRPr="002F3F51">
              <w:rPr>
                <w:rFonts w:ascii="Calibri" w:hAnsi="Calibri" w:cs="Calibri"/>
              </w:rPr>
              <w:t>Source</w:t>
            </w:r>
          </w:p>
        </w:tc>
      </w:tr>
      <w:tr w:rsidR="002F3F51" w:rsidRPr="002F3F51" w14:paraId="72596983" w14:textId="77777777" w:rsidTr="2A07374C">
        <w:trPr>
          <w:trHeight w:val="300"/>
        </w:trPr>
        <w:tc>
          <w:tcPr>
            <w:tcW w:w="1005" w:type="dxa"/>
            <w:hideMark/>
          </w:tcPr>
          <w:p w14:paraId="48F556E7" w14:textId="77777777" w:rsidR="002F3F51" w:rsidRPr="002F3F51" w:rsidRDefault="002F3F51" w:rsidP="002F3F51">
            <w:pPr>
              <w:spacing w:after="160" w:line="279" w:lineRule="auto"/>
              <w:rPr>
                <w:rFonts w:ascii="Calibri" w:hAnsi="Calibri" w:cs="Calibri"/>
              </w:rPr>
            </w:pPr>
            <w:r w:rsidRPr="002F3F51">
              <w:rPr>
                <w:rFonts w:ascii="Calibri" w:hAnsi="Calibri" w:cs="Calibri"/>
              </w:rPr>
              <w:t>U</w:t>
            </w:r>
          </w:p>
        </w:tc>
        <w:tc>
          <w:tcPr>
            <w:tcW w:w="2897" w:type="dxa"/>
            <w:hideMark/>
          </w:tcPr>
          <w:p w14:paraId="0713C80B" w14:textId="77777777" w:rsidR="002F3F51" w:rsidRPr="002F3F51" w:rsidRDefault="002F3F51" w:rsidP="002F3F51">
            <w:pPr>
              <w:spacing w:after="160" w:line="279" w:lineRule="auto"/>
              <w:rPr>
                <w:rFonts w:ascii="Calibri" w:hAnsi="Calibri" w:cs="Calibri"/>
              </w:rPr>
            </w:pPr>
            <w:r w:rsidRPr="002F3F51">
              <w:rPr>
                <w:rFonts w:ascii="Calibri" w:hAnsi="Calibri" w:cs="Calibri"/>
              </w:rPr>
              <w:t>Union employee</w:t>
            </w:r>
          </w:p>
        </w:tc>
        <w:tc>
          <w:tcPr>
            <w:tcW w:w="1590" w:type="dxa"/>
            <w:hideMark/>
          </w:tcPr>
          <w:p w14:paraId="1CEE0598"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w:t>
            </w:r>
          </w:p>
        </w:tc>
      </w:tr>
      <w:tr w:rsidR="002F3F51" w:rsidRPr="002F3F51" w14:paraId="36016DD3" w14:textId="77777777" w:rsidTr="2A07374C">
        <w:trPr>
          <w:trHeight w:val="300"/>
        </w:trPr>
        <w:tc>
          <w:tcPr>
            <w:tcW w:w="1005" w:type="dxa"/>
            <w:hideMark/>
          </w:tcPr>
          <w:p w14:paraId="6B31C9DD" w14:textId="77777777" w:rsidR="002F3F51" w:rsidRPr="002F3F51" w:rsidRDefault="002F3F51" w:rsidP="002F3F51">
            <w:pPr>
              <w:spacing w:after="160" w:line="279" w:lineRule="auto"/>
              <w:rPr>
                <w:rFonts w:ascii="Calibri" w:hAnsi="Calibri" w:cs="Calibri"/>
              </w:rPr>
            </w:pPr>
            <w:r w:rsidRPr="002F3F51">
              <w:rPr>
                <w:rFonts w:ascii="Calibri" w:hAnsi="Calibri" w:cs="Calibri"/>
              </w:rPr>
              <w:t>OP</w:t>
            </w:r>
          </w:p>
        </w:tc>
        <w:tc>
          <w:tcPr>
            <w:tcW w:w="2897" w:type="dxa"/>
            <w:hideMark/>
          </w:tcPr>
          <w:p w14:paraId="701A061D" w14:textId="77777777" w:rsidR="002F3F51" w:rsidRPr="002F3F51" w:rsidRDefault="002F3F51" w:rsidP="002F3F51">
            <w:pPr>
              <w:spacing w:after="160" w:line="279" w:lineRule="auto"/>
              <w:rPr>
                <w:rFonts w:ascii="Calibri" w:hAnsi="Calibri" w:cs="Calibri"/>
              </w:rPr>
            </w:pPr>
            <w:r w:rsidRPr="002F3F51">
              <w:rPr>
                <w:rFonts w:ascii="Calibri" w:hAnsi="Calibri" w:cs="Calibri"/>
              </w:rPr>
              <w:t>Exclude part-time from plan</w:t>
            </w:r>
          </w:p>
        </w:tc>
        <w:tc>
          <w:tcPr>
            <w:tcW w:w="1590" w:type="dxa"/>
            <w:hideMark/>
          </w:tcPr>
          <w:p w14:paraId="316976DB" w14:textId="77777777" w:rsidR="002F3F51" w:rsidRPr="002F3F51" w:rsidRDefault="002F3F51" w:rsidP="002F3F51">
            <w:pPr>
              <w:spacing w:after="160" w:line="279" w:lineRule="auto"/>
              <w:rPr>
                <w:rFonts w:ascii="Calibri" w:hAnsi="Calibri" w:cs="Calibri"/>
              </w:rPr>
            </w:pPr>
            <w:r w:rsidRPr="002F3F51">
              <w:rPr>
                <w:rFonts w:ascii="Calibri" w:hAnsi="Calibri" w:cs="Calibri"/>
              </w:rPr>
              <w:t>Plan</w:t>
            </w:r>
          </w:p>
        </w:tc>
      </w:tr>
      <w:tr w:rsidR="002F3F51" w:rsidRPr="002F3F51" w14:paraId="3E6ACD0D" w14:textId="77777777" w:rsidTr="2A07374C">
        <w:trPr>
          <w:trHeight w:val="300"/>
        </w:trPr>
        <w:tc>
          <w:tcPr>
            <w:tcW w:w="1005" w:type="dxa"/>
            <w:hideMark/>
          </w:tcPr>
          <w:p w14:paraId="6FDF0F51" w14:textId="77777777" w:rsidR="002F3F51" w:rsidRPr="002F3F51" w:rsidRDefault="002F3F51" w:rsidP="002F3F51">
            <w:pPr>
              <w:spacing w:after="160" w:line="279" w:lineRule="auto"/>
              <w:rPr>
                <w:rFonts w:ascii="Calibri" w:hAnsi="Calibri" w:cs="Calibri"/>
              </w:rPr>
            </w:pPr>
            <w:r w:rsidRPr="002F3F51">
              <w:rPr>
                <w:rFonts w:ascii="Calibri" w:hAnsi="Calibri" w:cs="Calibri"/>
              </w:rPr>
              <w:t>CP</w:t>
            </w:r>
          </w:p>
        </w:tc>
        <w:tc>
          <w:tcPr>
            <w:tcW w:w="2897" w:type="dxa"/>
            <w:hideMark/>
          </w:tcPr>
          <w:p w14:paraId="5B5B8432" w14:textId="77777777" w:rsidR="002F3F51" w:rsidRPr="002F3F51" w:rsidRDefault="002F3F51" w:rsidP="002F3F51">
            <w:pPr>
              <w:spacing w:after="160" w:line="279" w:lineRule="auto"/>
              <w:rPr>
                <w:rFonts w:ascii="Calibri" w:hAnsi="Calibri" w:cs="Calibri"/>
              </w:rPr>
            </w:pPr>
            <w:r w:rsidRPr="002F3F51">
              <w:rPr>
                <w:rFonts w:ascii="Calibri" w:hAnsi="Calibri" w:cs="Calibri"/>
              </w:rPr>
              <w:t>Exclude part-time from source</w:t>
            </w:r>
          </w:p>
        </w:tc>
        <w:tc>
          <w:tcPr>
            <w:tcW w:w="1590" w:type="dxa"/>
            <w:hideMark/>
          </w:tcPr>
          <w:p w14:paraId="60EB500C" w14:textId="77777777" w:rsidR="002F3F51" w:rsidRPr="002F3F51" w:rsidRDefault="002F3F51" w:rsidP="002F3F51">
            <w:pPr>
              <w:spacing w:after="160" w:line="279" w:lineRule="auto"/>
              <w:rPr>
                <w:rFonts w:ascii="Calibri" w:hAnsi="Calibri" w:cs="Calibri"/>
              </w:rPr>
            </w:pPr>
            <w:r w:rsidRPr="002F3F51">
              <w:rPr>
                <w:rFonts w:ascii="Calibri" w:hAnsi="Calibri" w:cs="Calibri"/>
              </w:rPr>
              <w:t>Source</w:t>
            </w:r>
          </w:p>
        </w:tc>
      </w:tr>
    </w:tbl>
    <w:p w14:paraId="2C078E63" w14:textId="2CABFF9F" w:rsidR="00606619" w:rsidRPr="00ED57A2" w:rsidRDefault="00606619" w:rsidP="002F3F51">
      <w:pPr>
        <w:rPr>
          <w:rFonts w:ascii="Calibri" w:hAnsi="Calibri" w:cs="Calibri"/>
        </w:rPr>
      </w:pPr>
    </w:p>
    <w:sectPr w:rsidR="00606619" w:rsidRPr="00ED57A2">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63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Daniel Haas" w:date="2026-02-02T11:17:00Z" w:initials="DH">
    <w:p w14:paraId="65139AED" w14:textId="77777777" w:rsidR="00BD51F2" w:rsidRDefault="00BD51F2" w:rsidP="00BD51F2">
      <w:pPr>
        <w:pStyle w:val="CommentText"/>
      </w:pPr>
      <w:r>
        <w:rPr>
          <w:rStyle w:val="CommentReference"/>
        </w:rPr>
        <w:annotationRef/>
      </w:r>
      <w:r>
        <w:t xml:space="preserve">Would add the Proposed Business Flow Document since that was agreed with requirements.  </w:t>
      </w:r>
    </w:p>
  </w:comment>
  <w:comment w:id="12" w:author="Daniel Haas" w:date="2026-02-02T11:18:00Z" w:initials="DH">
    <w:p w14:paraId="66146D7F" w14:textId="5081E5AC" w:rsidR="00AF50C5" w:rsidRDefault="00AF50C5" w:rsidP="00AF50C5">
      <w:pPr>
        <w:pStyle w:val="CommentText"/>
      </w:pPr>
      <w:r>
        <w:rPr>
          <w:rStyle w:val="CommentReference"/>
        </w:rPr>
        <w:annotationRef/>
      </w:r>
      <w:r>
        <w:rPr>
          <w:noProof/>
        </w:rPr>
        <w:drawing>
          <wp:inline distT="0" distB="0" distL="0" distR="0" wp14:anchorId="2254E57B" wp14:editId="27F770C4">
            <wp:extent cx="5943600" cy="4320540"/>
            <wp:effectExtent l="0" t="0" r="0" b="3810"/>
            <wp:docPr id="46609972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9724" name="Picture 466099724"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4320540"/>
                    </a:xfrm>
                    <a:prstGeom prst="rect">
                      <a:avLst/>
                    </a:prstGeom>
                  </pic:spPr>
                </pic:pic>
              </a:graphicData>
            </a:graphic>
          </wp:inline>
        </w:drawing>
      </w:r>
    </w:p>
  </w:comment>
  <w:comment w:id="18" w:author="Daniel Haas" w:date="2026-02-02T11:16:00Z" w:initials="DH">
    <w:p w14:paraId="7967A89E" w14:textId="77F0B76B" w:rsidR="00AC5BAD" w:rsidRDefault="00AC5BAD" w:rsidP="00AC5BAD">
      <w:pPr>
        <w:pStyle w:val="CommentText"/>
      </w:pPr>
      <w:r>
        <w:rPr>
          <w:rStyle w:val="CommentReference"/>
        </w:rPr>
        <w:annotationRef/>
      </w:r>
      <w:r>
        <w:t>Flexible Upload, Multi-Channels</w:t>
      </w:r>
    </w:p>
    <w:p w14:paraId="18BCA5B8" w14:textId="77777777" w:rsidR="00AC5BAD" w:rsidRDefault="00AC5BAD" w:rsidP="00AC5BAD">
      <w:pPr>
        <w:pStyle w:val="CommentText"/>
      </w:pPr>
    </w:p>
    <w:p w14:paraId="4240FDB6" w14:textId="77777777" w:rsidR="00AC5BAD" w:rsidRDefault="00AC5BAD" w:rsidP="00AC5BAD">
      <w:pPr>
        <w:pStyle w:val="CommentText"/>
      </w:pPr>
      <w:r>
        <w:t>Should be the name.</w:t>
      </w:r>
    </w:p>
  </w:comment>
  <w:comment w:id="19" w:author="Aditya Karnik" w:date="2026-02-02T13:24:00Z" w:initials="AK">
    <w:p w14:paraId="62AB2AAC" w14:textId="77777777" w:rsidR="00AA571C" w:rsidRDefault="00AA571C" w:rsidP="00AA571C">
      <w:pPr>
        <w:pStyle w:val="CommentText"/>
      </w:pPr>
      <w:r>
        <w:rPr>
          <w:rStyle w:val="CommentReference"/>
        </w:rPr>
        <w:annotationRef/>
      </w:r>
      <w:r>
        <w:t>My understanding is that AWS Bedrock does not work with network folders. Files need to be moved to S3 bucket for processing. Should there be a process added for it?</w:t>
      </w:r>
    </w:p>
  </w:comment>
  <w:comment w:id="20" w:author="Koushik Sinha" w:date="2026-02-02T16:34:00Z" w:initials="KS">
    <w:p w14:paraId="64E38624" w14:textId="31BF7F59" w:rsidR="00893F93" w:rsidRDefault="00893F93">
      <w:pPr>
        <w:pStyle w:val="CommentText"/>
      </w:pPr>
      <w:r>
        <w:rPr>
          <w:rStyle w:val="CommentReference"/>
        </w:rPr>
        <w:annotationRef/>
      </w:r>
      <w:r w:rsidRPr="1129BD1D">
        <w:t xml:space="preserve">Files will be SFTPed to S3 bucket since the solution is being hosted in AWS . Although its an incorrect stmt. Bedrock doesnot work with n/w files, its a managed service can be used in any platform the soln. is hosted as long as it is within Ameritas N/w </w:t>
      </w:r>
    </w:p>
  </w:comment>
  <w:comment w:id="21" w:author="Daniel Haas" w:date="2026-02-02T11:17:00Z" w:initials="DH">
    <w:p w14:paraId="17D95701" w14:textId="55A01737" w:rsidR="00D75E2C" w:rsidRDefault="00D75E2C" w:rsidP="00D75E2C">
      <w:pPr>
        <w:pStyle w:val="CommentText"/>
      </w:pPr>
      <w:r>
        <w:rPr>
          <w:rStyle w:val="CommentReference"/>
        </w:rPr>
        <w:annotationRef/>
      </w:r>
      <w:r>
        <w:t>After Pre-Processing</w:t>
      </w:r>
    </w:p>
  </w:comment>
  <w:comment w:id="23" w:author="Aditya Karnik" w:date="2026-02-02T13:17:00Z" w:initials="AK">
    <w:p w14:paraId="07F98701" w14:textId="77777777" w:rsidR="00880F8D" w:rsidRDefault="00880F8D" w:rsidP="00880F8D">
      <w:pPr>
        <w:pStyle w:val="CommentText"/>
      </w:pPr>
      <w:r>
        <w:rPr>
          <w:rStyle w:val="CommentReference"/>
        </w:rPr>
        <w:annotationRef/>
      </w:r>
      <w:r>
        <w:t xml:space="preserve">Why a cut off time? Why not continue processing through the day? </w:t>
      </w:r>
    </w:p>
  </w:comment>
  <w:comment w:id="24" w:author="Daniel Haas" w:date="2026-02-02T13:12:00Z" w:initials="DH">
    <w:p w14:paraId="496AEE09" w14:textId="77777777" w:rsidR="00A348E9" w:rsidRDefault="00A348E9" w:rsidP="00A348E9">
      <w:pPr>
        <w:pStyle w:val="CommentText"/>
      </w:pPr>
      <w:r>
        <w:rPr>
          <w:rStyle w:val="CommentReference"/>
        </w:rPr>
        <w:annotationRef/>
      </w:r>
      <w:r>
        <w:t>You can process the file (pre-process and run against rules), but you can’t finalize the ACH or information to other files.  ACH cutoff times are set with the vendors</w:t>
      </w:r>
    </w:p>
  </w:comment>
  <w:comment w:id="25" w:author="Frances McGrath" w:date="2026-02-13T07:15:00Z" w:initials="FM">
    <w:p w14:paraId="262F24BA" w14:textId="2CFF1AFB" w:rsidR="000323F0" w:rsidRDefault="000323F0">
      <w:pPr>
        <w:pStyle w:val="CommentText"/>
      </w:pPr>
      <w:r>
        <w:rPr>
          <w:rStyle w:val="CommentReference"/>
        </w:rPr>
        <w:annotationRef/>
      </w:r>
      <w:r w:rsidRPr="7A9DC4E1">
        <w:t>Currently, we only push ACH files before their cut off time. They sit in the activities page ready to go for the next push if they are added past the cut off time or on an earlier date than what is required (i.e. the day before effective date).</w:t>
      </w:r>
    </w:p>
  </w:comment>
  <w:comment w:id="26" w:author="Aditya Karnik" w:date="2026-02-02T13:23:00Z" w:initials="AK">
    <w:p w14:paraId="48F922F4" w14:textId="2CEEF769" w:rsidR="009D3CD7" w:rsidRDefault="009D3CD7" w:rsidP="009D3CD7">
      <w:pPr>
        <w:pStyle w:val="CommentText"/>
      </w:pPr>
      <w:r>
        <w:rPr>
          <w:rStyle w:val="CommentReference"/>
        </w:rPr>
        <w:annotationRef/>
      </w:r>
      <w:r>
        <w:t xml:space="preserve">Are the current network folders not being considered for storage? </w:t>
      </w:r>
    </w:p>
  </w:comment>
  <w:comment w:id="27" w:author="Daniel Haas" w:date="2026-02-02T11:24:00Z" w:initials="DH">
    <w:p w14:paraId="05C13329" w14:textId="677DFA72" w:rsidR="00E34F19" w:rsidRDefault="00E34F19" w:rsidP="00E34F19">
      <w:pPr>
        <w:pStyle w:val="CommentText"/>
      </w:pPr>
      <w:r>
        <w:rPr>
          <w:rStyle w:val="CommentReference"/>
        </w:rPr>
        <w:annotationRef/>
      </w:r>
      <w:r>
        <w:t xml:space="preserve">Business Requirements on reviewing file against Master Client File (database - New): </w:t>
      </w:r>
      <w:r>
        <w:rPr>
          <w:b/>
          <w:bCs/>
          <w:u w:val="single"/>
        </w:rPr>
        <w:t>3.1 Identify Client to find Client ID, Plan and Company:</w:t>
      </w:r>
      <w:r>
        <w:rPr>
          <w:u w:val="single"/>
        </w:rPr>
        <w:t xml:space="preserve">  </w:t>
      </w:r>
    </w:p>
    <w:p w14:paraId="5FD451A8" w14:textId="77777777" w:rsidR="00E34F19" w:rsidRDefault="00E34F19" w:rsidP="00E34F19">
      <w:pPr>
        <w:pStyle w:val="CommentText"/>
      </w:pPr>
      <w:r>
        <w:rPr>
          <w:color w:val="323130"/>
        </w:rPr>
        <w:t>3.1.1 Look for the client ID or company code which may appear in (alphanumeric) in the file sent by client:</w:t>
      </w:r>
    </w:p>
    <w:p w14:paraId="6F4D88D9" w14:textId="77777777" w:rsidR="00E34F19" w:rsidRDefault="00E34F19" w:rsidP="00E34F19">
      <w:pPr>
        <w:pStyle w:val="CommentText"/>
        <w:numPr>
          <w:ilvl w:val="0"/>
          <w:numId w:val="109"/>
        </w:numPr>
      </w:pPr>
      <w:r>
        <w:rPr>
          <w:color w:val="323130"/>
        </w:rPr>
        <w:t>The file title/filename</w:t>
      </w:r>
    </w:p>
    <w:p w14:paraId="0C87DF7A" w14:textId="77777777" w:rsidR="00E34F19" w:rsidRDefault="00E34F19" w:rsidP="00E34F19">
      <w:pPr>
        <w:pStyle w:val="CommentText"/>
        <w:numPr>
          <w:ilvl w:val="0"/>
          <w:numId w:val="109"/>
        </w:numPr>
      </w:pPr>
      <w:r>
        <w:rPr>
          <w:color w:val="323130"/>
        </w:rPr>
        <w:t>Within the file header section</w:t>
      </w:r>
    </w:p>
    <w:p w14:paraId="5394FB80" w14:textId="77777777" w:rsidR="00E34F19" w:rsidRDefault="00E34F19" w:rsidP="00E34F19">
      <w:pPr>
        <w:pStyle w:val="CommentText"/>
        <w:numPr>
          <w:ilvl w:val="0"/>
          <w:numId w:val="109"/>
        </w:numPr>
      </w:pPr>
      <w:r>
        <w:rPr>
          <w:color w:val="323130"/>
        </w:rPr>
        <w:t>Look for Client ID, Plan Id or Name</w:t>
      </w:r>
    </w:p>
    <w:p w14:paraId="15812F79" w14:textId="77777777" w:rsidR="00E34F19" w:rsidRDefault="00E34F19" w:rsidP="00E34F19">
      <w:pPr>
        <w:pStyle w:val="CommentText"/>
        <w:numPr>
          <w:ilvl w:val="0"/>
          <w:numId w:val="109"/>
        </w:numPr>
      </w:pPr>
      <w:r>
        <w:rPr>
          <w:color w:val="323130"/>
        </w:rPr>
        <w:t>Inside the file content (if multiple, look for file Title)</w:t>
      </w:r>
    </w:p>
    <w:p w14:paraId="180703DC" w14:textId="77777777" w:rsidR="00E34F19" w:rsidRDefault="00E34F19" w:rsidP="00E34F19">
      <w:pPr>
        <w:pStyle w:val="CommentText"/>
        <w:numPr>
          <w:ilvl w:val="0"/>
          <w:numId w:val="109"/>
        </w:numPr>
      </w:pPr>
      <w:r>
        <w:rPr>
          <w:color w:val="323130"/>
        </w:rPr>
        <w:t>Unable to find: NGO Queue</w:t>
      </w:r>
    </w:p>
    <w:p w14:paraId="602BCCA9" w14:textId="77777777" w:rsidR="00E34F19" w:rsidRDefault="00E34F19" w:rsidP="00E34F19">
      <w:pPr>
        <w:pStyle w:val="CommentText"/>
      </w:pPr>
    </w:p>
    <w:p w14:paraId="0B576303" w14:textId="77777777" w:rsidR="00E34F19" w:rsidRDefault="00E34F19" w:rsidP="00E34F19">
      <w:pPr>
        <w:pStyle w:val="CommentText"/>
      </w:pPr>
      <w:r>
        <w:rPr>
          <w:color w:val="323130"/>
        </w:rPr>
        <w:t>3.1.2. Verify Client ID</w:t>
      </w:r>
    </w:p>
    <w:p w14:paraId="327E27FB" w14:textId="77777777" w:rsidR="00E34F19" w:rsidRDefault="00E34F19" w:rsidP="00E34F19">
      <w:pPr>
        <w:pStyle w:val="CommentText"/>
        <w:numPr>
          <w:ilvl w:val="0"/>
          <w:numId w:val="110"/>
        </w:numPr>
      </w:pPr>
      <w:r>
        <w:rPr>
          <w:color w:val="323130"/>
        </w:rPr>
        <w:t>Open the Client Master Table</w:t>
      </w:r>
    </w:p>
    <w:p w14:paraId="2CD0A35F" w14:textId="77777777" w:rsidR="00E34F19" w:rsidRDefault="00E34F19" w:rsidP="00E34F19">
      <w:pPr>
        <w:pStyle w:val="CommentText"/>
        <w:numPr>
          <w:ilvl w:val="0"/>
          <w:numId w:val="110"/>
        </w:numPr>
      </w:pPr>
      <w:r>
        <w:rPr>
          <w:color w:val="323130"/>
        </w:rPr>
        <w:t>locate the matching client ID or company code in table</w:t>
      </w:r>
    </w:p>
    <w:p w14:paraId="5B184F86" w14:textId="77777777" w:rsidR="00E34F19" w:rsidRDefault="00E34F19" w:rsidP="00E34F19">
      <w:pPr>
        <w:pStyle w:val="CommentText"/>
        <w:numPr>
          <w:ilvl w:val="0"/>
          <w:numId w:val="110"/>
        </w:numPr>
      </w:pPr>
      <w:r>
        <w:rPr>
          <w:color w:val="323130"/>
        </w:rPr>
        <w:t>Confirm the plan name and company name associated with the client ID</w:t>
      </w:r>
    </w:p>
    <w:p w14:paraId="4EAFA39E" w14:textId="77777777" w:rsidR="00E34F19" w:rsidRDefault="00E34F19" w:rsidP="00E34F19">
      <w:pPr>
        <w:pStyle w:val="CommentText"/>
        <w:numPr>
          <w:ilvl w:val="0"/>
          <w:numId w:val="110"/>
        </w:numPr>
      </w:pPr>
      <w:r>
        <w:rPr>
          <w:color w:val="323130"/>
        </w:rPr>
        <w:t>Unable to find: NGO Queue</w:t>
      </w:r>
    </w:p>
    <w:p w14:paraId="4324B95E" w14:textId="77777777" w:rsidR="00E34F19" w:rsidRDefault="00E34F19" w:rsidP="00E34F19">
      <w:pPr>
        <w:pStyle w:val="CommentText"/>
      </w:pPr>
      <w:r>
        <w:rPr>
          <w:b/>
          <w:bCs/>
          <w:u w:val="single"/>
        </w:rPr>
        <w:t>3.2 Identify and Handling Active, Inactive, and Test Files from Client Master Table:</w:t>
      </w:r>
      <w:r>
        <w:rPr>
          <w:u w:val="single"/>
        </w:rPr>
        <w:t xml:space="preserve">  </w:t>
      </w:r>
    </w:p>
    <w:p w14:paraId="72E8243C" w14:textId="77777777" w:rsidR="00E34F19" w:rsidRDefault="00E34F19" w:rsidP="00E34F19">
      <w:pPr>
        <w:pStyle w:val="CommentText"/>
      </w:pPr>
      <w:r>
        <w:rPr>
          <w:color w:val="323130"/>
        </w:rPr>
        <w:t>3.2.1 Once you find the Client in Client Master Table, Look for Status (Active, Test, or Inactive):</w:t>
      </w:r>
    </w:p>
    <w:p w14:paraId="4EC310E0" w14:textId="77777777" w:rsidR="00E34F19" w:rsidRDefault="00E34F19" w:rsidP="00E34F19">
      <w:pPr>
        <w:pStyle w:val="CommentText"/>
        <w:numPr>
          <w:ilvl w:val="0"/>
          <w:numId w:val="111"/>
        </w:numPr>
      </w:pPr>
      <w:r>
        <w:rPr>
          <w:color w:val="323130"/>
        </w:rPr>
        <w:t>The Client will have a Status of either Active, Test or Inactive</w:t>
      </w:r>
    </w:p>
    <w:p w14:paraId="2C6B3D9D" w14:textId="77777777" w:rsidR="00E34F19" w:rsidRDefault="00E34F19" w:rsidP="00E34F19">
      <w:pPr>
        <w:pStyle w:val="CommentText"/>
      </w:pPr>
    </w:p>
    <w:p w14:paraId="29277A84" w14:textId="77777777" w:rsidR="00E34F19" w:rsidRDefault="00E34F19" w:rsidP="00E34F19">
      <w:pPr>
        <w:pStyle w:val="CommentText"/>
      </w:pPr>
      <w:r>
        <w:rPr>
          <w:color w:val="323130"/>
        </w:rPr>
        <w:t>3.1.2. “Active” Status</w:t>
      </w:r>
    </w:p>
    <w:p w14:paraId="6A93E28E" w14:textId="77777777" w:rsidR="00E34F19" w:rsidRDefault="00E34F19" w:rsidP="00E34F19">
      <w:pPr>
        <w:pStyle w:val="CommentText"/>
        <w:numPr>
          <w:ilvl w:val="0"/>
          <w:numId w:val="112"/>
        </w:numPr>
      </w:pPr>
      <w:r>
        <w:rPr>
          <w:color w:val="323130"/>
        </w:rPr>
        <w:t>If you find “Active” for the client, move on to the next steps of Rules to process the files</w:t>
      </w:r>
    </w:p>
    <w:p w14:paraId="4667622A" w14:textId="77777777" w:rsidR="00E34F19" w:rsidRDefault="00E34F19" w:rsidP="00E34F19">
      <w:pPr>
        <w:pStyle w:val="CommentText"/>
        <w:ind w:left="720"/>
      </w:pPr>
    </w:p>
    <w:p w14:paraId="072DB369" w14:textId="77777777" w:rsidR="00E34F19" w:rsidRDefault="00E34F19" w:rsidP="00E34F19">
      <w:pPr>
        <w:pStyle w:val="CommentText"/>
      </w:pPr>
      <w:r>
        <w:rPr>
          <w:color w:val="323130"/>
        </w:rPr>
        <w:t>3.1.3. “Test” Status</w:t>
      </w:r>
    </w:p>
    <w:p w14:paraId="7F4887ED" w14:textId="77777777" w:rsidR="00E34F19" w:rsidRDefault="00E34F19" w:rsidP="00E34F19">
      <w:pPr>
        <w:pStyle w:val="CommentText"/>
        <w:numPr>
          <w:ilvl w:val="0"/>
          <w:numId w:val="113"/>
        </w:numPr>
      </w:pPr>
      <w:r>
        <w:rPr>
          <w:color w:val="323130"/>
        </w:rPr>
        <w:t>If you find “Test” for the client, uploaded to the test directory</w:t>
      </w:r>
    </w:p>
    <w:p w14:paraId="1C938590" w14:textId="77777777" w:rsidR="00E34F19" w:rsidRDefault="00E34F19" w:rsidP="00E34F19">
      <w:pPr>
        <w:pStyle w:val="CommentText"/>
        <w:ind w:left="720"/>
      </w:pPr>
    </w:p>
    <w:p w14:paraId="62779F88" w14:textId="77777777" w:rsidR="00E34F19" w:rsidRDefault="00E34F19" w:rsidP="00E34F19">
      <w:pPr>
        <w:pStyle w:val="CommentText"/>
      </w:pPr>
      <w:r>
        <w:rPr>
          <w:color w:val="323130"/>
        </w:rPr>
        <w:t>3.1.3. “Inactive” Status</w:t>
      </w:r>
    </w:p>
    <w:p w14:paraId="2230036B" w14:textId="77777777" w:rsidR="00E34F19" w:rsidRDefault="00E34F19" w:rsidP="00E34F19">
      <w:pPr>
        <w:pStyle w:val="CommentText"/>
        <w:numPr>
          <w:ilvl w:val="0"/>
          <w:numId w:val="114"/>
        </w:numPr>
      </w:pPr>
      <w:r>
        <w:rPr>
          <w:color w:val="323130"/>
        </w:rPr>
        <w:t>If you find “Inactive” for the client, uploaded to the inactive directory</w:t>
      </w:r>
    </w:p>
    <w:p w14:paraId="26FFDFA3" w14:textId="77777777" w:rsidR="00E34F19" w:rsidRDefault="00E34F19" w:rsidP="00E34F19">
      <w:pPr>
        <w:pStyle w:val="CommentText"/>
      </w:pPr>
      <w:r>
        <w:rPr>
          <w:b/>
          <w:bCs/>
          <w:u w:val="single"/>
        </w:rPr>
        <w:t>3.3. Identify Type of File for “Active” Files (using SFTP File and Client Schedule Table):</w:t>
      </w:r>
      <w:r>
        <w:rPr>
          <w:u w:val="single"/>
        </w:rPr>
        <w:t xml:space="preserve">  </w:t>
      </w:r>
    </w:p>
    <w:p w14:paraId="413339CB" w14:textId="77777777" w:rsidR="00E34F19" w:rsidRDefault="00E34F19" w:rsidP="00E34F19">
      <w:pPr>
        <w:pStyle w:val="CommentText"/>
      </w:pPr>
      <w:r>
        <w:rPr>
          <w:color w:val="323130"/>
        </w:rPr>
        <w:t>3.3.1 If the client is “Active” in the Status in the Client Master File, open the file to find the File Content to determine type of file.</w:t>
      </w:r>
    </w:p>
    <w:p w14:paraId="653D08D2" w14:textId="77777777" w:rsidR="00E34F19" w:rsidRDefault="00E34F19" w:rsidP="00E34F19">
      <w:pPr>
        <w:pStyle w:val="CommentText"/>
        <w:numPr>
          <w:ilvl w:val="0"/>
          <w:numId w:val="115"/>
        </w:numPr>
      </w:pPr>
      <w:r>
        <w:rPr>
          <w:color w:val="323130"/>
        </w:rPr>
        <w:t>Verifying if the file is Standard, Off-Cycle, Test file or Census</w:t>
      </w:r>
    </w:p>
    <w:p w14:paraId="71884597" w14:textId="77777777" w:rsidR="00E34F19" w:rsidRDefault="00E34F19" w:rsidP="00E34F19">
      <w:pPr>
        <w:pStyle w:val="CommentText"/>
        <w:ind w:left="720"/>
      </w:pPr>
    </w:p>
    <w:p w14:paraId="13E2A1E0" w14:textId="77777777" w:rsidR="00E34F19" w:rsidRDefault="00E34F19" w:rsidP="00E34F19">
      <w:pPr>
        <w:pStyle w:val="CommentText"/>
      </w:pPr>
      <w:r>
        <w:rPr>
          <w:color w:val="323130"/>
        </w:rPr>
        <w:t>3.3.2 The file is Standard Payroll file Indicators if:</w:t>
      </w:r>
    </w:p>
    <w:p w14:paraId="7868D721" w14:textId="77777777" w:rsidR="00E34F19" w:rsidRDefault="00E34F19" w:rsidP="00E34F19">
      <w:pPr>
        <w:pStyle w:val="CommentText"/>
        <w:numPr>
          <w:ilvl w:val="0"/>
          <w:numId w:val="116"/>
        </w:numPr>
      </w:pPr>
      <w:r>
        <w:rPr>
          <w:color w:val="323130"/>
        </w:rPr>
        <w:t>In File: Look for values in key columns: hours, plan, and gross earnings</w:t>
      </w:r>
    </w:p>
    <w:p w14:paraId="6911F523" w14:textId="77777777" w:rsidR="00E34F19" w:rsidRDefault="00E34F19" w:rsidP="00E34F19">
      <w:pPr>
        <w:pStyle w:val="CommentText"/>
        <w:numPr>
          <w:ilvl w:val="1"/>
          <w:numId w:val="116"/>
        </w:numPr>
      </w:pPr>
      <w:r>
        <w:rPr>
          <w:color w:val="323130"/>
        </w:rPr>
        <w:t>If these columns contain actual numbers (not just zeros), it's likely a Standard Payroll file</w:t>
      </w:r>
    </w:p>
    <w:p w14:paraId="70F62C22" w14:textId="77777777" w:rsidR="00E34F19" w:rsidRDefault="00E34F19" w:rsidP="00E34F19">
      <w:pPr>
        <w:pStyle w:val="CommentText"/>
        <w:numPr>
          <w:ilvl w:val="1"/>
          <w:numId w:val="116"/>
        </w:numPr>
      </w:pPr>
      <w:r>
        <w:rPr>
          <w:color w:val="323130"/>
        </w:rPr>
        <w:t>If the columns contain zero’s it’s Off-Cycle File (see 3.3.3)</w:t>
      </w:r>
    </w:p>
    <w:p w14:paraId="2F080E30" w14:textId="77777777" w:rsidR="00E34F19" w:rsidRDefault="00E34F19" w:rsidP="00E34F19">
      <w:pPr>
        <w:pStyle w:val="CommentText"/>
        <w:numPr>
          <w:ilvl w:val="1"/>
          <w:numId w:val="116"/>
        </w:numPr>
      </w:pPr>
      <w:r>
        <w:rPr>
          <w:color w:val="323130"/>
        </w:rPr>
        <w:t>Verify that the data appears complete and follows expected patterns for regular payroll</w:t>
      </w:r>
    </w:p>
    <w:p w14:paraId="63150866" w14:textId="77777777" w:rsidR="00E34F19" w:rsidRDefault="00E34F19" w:rsidP="00E34F19">
      <w:pPr>
        <w:pStyle w:val="CommentText"/>
        <w:numPr>
          <w:ilvl w:val="0"/>
          <w:numId w:val="116"/>
        </w:numPr>
      </w:pPr>
      <w:r>
        <w:rPr>
          <w:color w:val="323130"/>
        </w:rPr>
        <w:t>In File: Look for column around payroll frequency:</w:t>
      </w:r>
    </w:p>
    <w:p w14:paraId="38F01D67" w14:textId="77777777" w:rsidR="00E34F19" w:rsidRDefault="00E34F19" w:rsidP="00E34F19">
      <w:pPr>
        <w:pStyle w:val="CommentText"/>
        <w:numPr>
          <w:ilvl w:val="1"/>
          <w:numId w:val="116"/>
        </w:numPr>
      </w:pPr>
      <w:r>
        <w:rPr>
          <w:color w:val="323130"/>
        </w:rPr>
        <w:t>Payroll Frequency Letter Codes:</w:t>
      </w:r>
    </w:p>
    <w:p w14:paraId="6EA4C4EB" w14:textId="77777777" w:rsidR="00E34F19" w:rsidRDefault="00E34F19" w:rsidP="00E34F19">
      <w:pPr>
        <w:pStyle w:val="CommentText"/>
        <w:numPr>
          <w:ilvl w:val="2"/>
          <w:numId w:val="116"/>
        </w:numPr>
        <w:ind w:left="2160"/>
      </w:pPr>
      <w:r>
        <w:rPr>
          <w:b/>
          <w:bCs/>
          <w:color w:val="323130"/>
        </w:rPr>
        <w:t>S:</w:t>
      </w:r>
      <w:r>
        <w:rPr>
          <w:color w:val="323130"/>
        </w:rPr>
        <w:t xml:space="preserve"> Semi-monthly</w:t>
      </w:r>
    </w:p>
    <w:p w14:paraId="422356AB" w14:textId="77777777" w:rsidR="00E34F19" w:rsidRDefault="00E34F19" w:rsidP="00E34F19">
      <w:pPr>
        <w:pStyle w:val="CommentText"/>
        <w:numPr>
          <w:ilvl w:val="2"/>
          <w:numId w:val="116"/>
        </w:numPr>
        <w:ind w:left="2160"/>
      </w:pPr>
      <w:r>
        <w:rPr>
          <w:b/>
          <w:bCs/>
          <w:color w:val="323130"/>
        </w:rPr>
        <w:t>B:</w:t>
      </w:r>
      <w:r>
        <w:rPr>
          <w:color w:val="323130"/>
        </w:rPr>
        <w:t xml:space="preserve"> Biweekly</w:t>
      </w:r>
    </w:p>
    <w:p w14:paraId="60C0BC28" w14:textId="77777777" w:rsidR="00E34F19" w:rsidRDefault="00E34F19" w:rsidP="00E34F19">
      <w:pPr>
        <w:pStyle w:val="CommentText"/>
        <w:numPr>
          <w:ilvl w:val="2"/>
          <w:numId w:val="116"/>
        </w:numPr>
        <w:ind w:left="2160"/>
      </w:pPr>
      <w:r>
        <w:rPr>
          <w:b/>
          <w:bCs/>
          <w:color w:val="323130"/>
        </w:rPr>
        <w:t>W:</w:t>
      </w:r>
      <w:r>
        <w:rPr>
          <w:color w:val="323130"/>
        </w:rPr>
        <w:t xml:space="preserve"> Weekly (can specify day, e.g., weekly Friday, weekly Thursday)</w:t>
      </w:r>
    </w:p>
    <w:p w14:paraId="5CFF22CC" w14:textId="77777777" w:rsidR="00E34F19" w:rsidRDefault="00E34F19" w:rsidP="00E34F19">
      <w:pPr>
        <w:pStyle w:val="CommentText"/>
        <w:numPr>
          <w:ilvl w:val="2"/>
          <w:numId w:val="116"/>
        </w:numPr>
        <w:ind w:left="2160"/>
      </w:pPr>
      <w:r>
        <w:rPr>
          <w:b/>
          <w:bCs/>
          <w:color w:val="323130"/>
        </w:rPr>
        <w:t>M:</w:t>
      </w:r>
      <w:r>
        <w:rPr>
          <w:color w:val="323130"/>
        </w:rPr>
        <w:t xml:space="preserve"> Monthly</w:t>
      </w:r>
    </w:p>
    <w:p w14:paraId="42E6C4E6" w14:textId="77777777" w:rsidR="00E34F19" w:rsidRDefault="00E34F19" w:rsidP="00E34F19">
      <w:pPr>
        <w:pStyle w:val="CommentText"/>
        <w:numPr>
          <w:ilvl w:val="1"/>
          <w:numId w:val="116"/>
        </w:numPr>
      </w:pPr>
      <w:r>
        <w:rPr>
          <w:color w:val="323130"/>
        </w:rPr>
        <w:t>Find Dates Column and compare dates with Clients File Dates Table</w:t>
      </w:r>
    </w:p>
    <w:p w14:paraId="2A1C8EC3" w14:textId="77777777" w:rsidR="00E34F19" w:rsidRDefault="00E34F19" w:rsidP="00E34F19">
      <w:pPr>
        <w:pStyle w:val="CommentText"/>
        <w:numPr>
          <w:ilvl w:val="0"/>
          <w:numId w:val="116"/>
        </w:numPr>
        <w:ind w:left="720"/>
      </w:pPr>
      <w:r>
        <w:rPr>
          <w:color w:val="323130"/>
        </w:rPr>
        <w:t xml:space="preserve">In Clients File Dates Table: Look at </w:t>
      </w:r>
      <w:r>
        <w:rPr>
          <w:b/>
          <w:bCs/>
          <w:color w:val="323130"/>
        </w:rPr>
        <w:t>the table</w:t>
      </w:r>
      <w:r>
        <w:rPr>
          <w:color w:val="323130"/>
        </w:rPr>
        <w:t xml:space="preserve"> where the </w:t>
      </w:r>
      <w:r>
        <w:rPr>
          <w:color w:val="323130"/>
          <w:u w:val="single"/>
        </w:rPr>
        <w:t>clients’ standard payroll dates are located</w:t>
      </w:r>
      <w:r>
        <w:rPr>
          <w:color w:val="323130"/>
        </w:rPr>
        <w:t>.</w:t>
      </w:r>
    </w:p>
    <w:p w14:paraId="249D9533" w14:textId="77777777" w:rsidR="00E34F19" w:rsidRDefault="00E34F19" w:rsidP="00E34F19">
      <w:pPr>
        <w:pStyle w:val="CommentText"/>
        <w:numPr>
          <w:ilvl w:val="1"/>
          <w:numId w:val="116"/>
        </w:numPr>
      </w:pPr>
      <w:r>
        <w:rPr>
          <w:color w:val="323130"/>
        </w:rPr>
        <w:t xml:space="preserve">For standard files, use the payroll frequency to match the correct preloaded payroll date (e.g., semi-monthly, biweekly, weekly) shown in the system, and select the date that matches the check date in the file. </w:t>
      </w:r>
    </w:p>
    <w:p w14:paraId="4C718E82" w14:textId="77777777" w:rsidR="00E34F19" w:rsidRDefault="00E34F19" w:rsidP="00E34F19">
      <w:pPr>
        <w:pStyle w:val="CommentText"/>
        <w:numPr>
          <w:ilvl w:val="2"/>
          <w:numId w:val="116"/>
        </w:numPr>
        <w:ind w:left="2160"/>
      </w:pPr>
      <w:r>
        <w:rPr>
          <w:b/>
          <w:bCs/>
          <w:color w:val="323130"/>
        </w:rPr>
        <w:t>S:</w:t>
      </w:r>
      <w:r>
        <w:rPr>
          <w:color w:val="323130"/>
        </w:rPr>
        <w:t xml:space="preserve"> Semi-monthly</w:t>
      </w:r>
    </w:p>
    <w:p w14:paraId="3B74E7EB" w14:textId="77777777" w:rsidR="00E34F19" w:rsidRDefault="00E34F19" w:rsidP="00E34F19">
      <w:pPr>
        <w:pStyle w:val="CommentText"/>
        <w:numPr>
          <w:ilvl w:val="2"/>
          <w:numId w:val="116"/>
        </w:numPr>
        <w:ind w:left="2160"/>
      </w:pPr>
      <w:r>
        <w:rPr>
          <w:b/>
          <w:bCs/>
          <w:color w:val="323130"/>
        </w:rPr>
        <w:t>B:</w:t>
      </w:r>
      <w:r>
        <w:rPr>
          <w:color w:val="323130"/>
        </w:rPr>
        <w:t xml:space="preserve"> Biweekly</w:t>
      </w:r>
    </w:p>
    <w:p w14:paraId="0EF20248" w14:textId="77777777" w:rsidR="00E34F19" w:rsidRDefault="00E34F19" w:rsidP="00E34F19">
      <w:pPr>
        <w:pStyle w:val="CommentText"/>
        <w:numPr>
          <w:ilvl w:val="2"/>
          <w:numId w:val="116"/>
        </w:numPr>
        <w:ind w:left="2160"/>
      </w:pPr>
      <w:r>
        <w:rPr>
          <w:b/>
          <w:bCs/>
          <w:color w:val="323130"/>
        </w:rPr>
        <w:t>W:</w:t>
      </w:r>
      <w:r>
        <w:rPr>
          <w:color w:val="323130"/>
        </w:rPr>
        <w:t xml:space="preserve"> Weekly (can specify day, e.g., weekly Friday, weekly Thursday)</w:t>
      </w:r>
    </w:p>
    <w:p w14:paraId="754E4AD0" w14:textId="77777777" w:rsidR="00E34F19" w:rsidRDefault="00E34F19" w:rsidP="00E34F19">
      <w:pPr>
        <w:pStyle w:val="CommentText"/>
        <w:numPr>
          <w:ilvl w:val="2"/>
          <w:numId w:val="116"/>
        </w:numPr>
        <w:ind w:left="2160"/>
      </w:pPr>
      <w:r>
        <w:rPr>
          <w:b/>
          <w:bCs/>
          <w:color w:val="323130"/>
        </w:rPr>
        <w:t>M:</w:t>
      </w:r>
      <w:r>
        <w:rPr>
          <w:color w:val="323130"/>
        </w:rPr>
        <w:t xml:space="preserve"> Monthly</w:t>
      </w:r>
    </w:p>
    <w:p w14:paraId="5798F26A" w14:textId="77777777" w:rsidR="00E34F19" w:rsidRDefault="00E34F19" w:rsidP="00E34F19">
      <w:pPr>
        <w:pStyle w:val="CommentText"/>
        <w:numPr>
          <w:ilvl w:val="0"/>
          <w:numId w:val="116"/>
        </w:numPr>
      </w:pPr>
      <w:r>
        <w:rPr>
          <w:color w:val="323130"/>
        </w:rPr>
        <w:t xml:space="preserve">If File dates and dates in table match with the correct code, you use the Frequency Code and the Dates.  </w:t>
      </w:r>
    </w:p>
    <w:p w14:paraId="2198B93B" w14:textId="77777777" w:rsidR="00E34F19" w:rsidRDefault="00E34F19" w:rsidP="00E34F19">
      <w:pPr>
        <w:pStyle w:val="CommentText"/>
        <w:numPr>
          <w:ilvl w:val="0"/>
          <w:numId w:val="116"/>
        </w:numPr>
      </w:pPr>
      <w:r>
        <w:rPr>
          <w:color w:val="323130"/>
        </w:rPr>
        <w:t>If the dates don’t match or Multiple dates then, it is Off-Cycle (3.3.3)</w:t>
      </w:r>
    </w:p>
    <w:p w14:paraId="7B06D569" w14:textId="77777777" w:rsidR="00E34F19" w:rsidRDefault="00E34F19" w:rsidP="00E34F19">
      <w:pPr>
        <w:pStyle w:val="CommentText"/>
      </w:pPr>
      <w:r>
        <w:rPr>
          <w:color w:val="323130"/>
        </w:rPr>
        <w:t>3.3.3 The file is Off Cycle file Indicators if:</w:t>
      </w:r>
    </w:p>
    <w:p w14:paraId="50361A33" w14:textId="77777777" w:rsidR="00E34F19" w:rsidRDefault="00E34F19" w:rsidP="00E34F19">
      <w:pPr>
        <w:pStyle w:val="CommentText"/>
        <w:numPr>
          <w:ilvl w:val="0"/>
          <w:numId w:val="117"/>
        </w:numPr>
      </w:pPr>
      <w:r>
        <w:rPr>
          <w:color w:val="323130"/>
        </w:rPr>
        <w:t>In File: Look for values in key columns: hours, plan, and gross earnings</w:t>
      </w:r>
    </w:p>
    <w:p w14:paraId="4697F683" w14:textId="77777777" w:rsidR="00E34F19" w:rsidRDefault="00E34F19" w:rsidP="00E34F19">
      <w:pPr>
        <w:pStyle w:val="CommentText"/>
        <w:numPr>
          <w:ilvl w:val="1"/>
          <w:numId w:val="117"/>
        </w:numPr>
      </w:pPr>
      <w:r>
        <w:rPr>
          <w:color w:val="323130"/>
        </w:rPr>
        <w:t>If these columns contain zeros, it's Off Cycle file</w:t>
      </w:r>
    </w:p>
    <w:p w14:paraId="4ED8CD37" w14:textId="77777777" w:rsidR="00E34F19" w:rsidRDefault="00E34F19" w:rsidP="00E34F19">
      <w:pPr>
        <w:pStyle w:val="CommentText"/>
        <w:numPr>
          <w:ilvl w:val="1"/>
          <w:numId w:val="117"/>
        </w:numPr>
      </w:pPr>
      <w:r>
        <w:rPr>
          <w:color w:val="323130"/>
        </w:rPr>
        <w:t>Verify that the data appears complete and follows expected patterns for regular payroll</w:t>
      </w:r>
    </w:p>
    <w:p w14:paraId="6E4597B6" w14:textId="77777777" w:rsidR="00E34F19" w:rsidRDefault="00E34F19" w:rsidP="00E34F19">
      <w:pPr>
        <w:pStyle w:val="CommentText"/>
        <w:numPr>
          <w:ilvl w:val="0"/>
          <w:numId w:val="117"/>
        </w:numPr>
      </w:pPr>
      <w:r>
        <w:rPr>
          <w:color w:val="323130"/>
        </w:rPr>
        <w:t>In File for dates: Look for dates:</w:t>
      </w:r>
    </w:p>
    <w:p w14:paraId="1573F330" w14:textId="77777777" w:rsidR="00E34F19" w:rsidRDefault="00E34F19" w:rsidP="00E34F19">
      <w:pPr>
        <w:pStyle w:val="CommentText"/>
      </w:pPr>
      <w:r>
        <w:rPr>
          <w:color w:val="323130"/>
        </w:rPr>
        <w:t xml:space="preserve">Filter available payroll dates and select the most recent (nearest to today) date for the off-cycle payroll. This is typically the last date in the filtered list. </w:t>
      </w:r>
    </w:p>
  </w:comment>
  <w:comment w:id="28" w:author="Daniel Haas" w:date="2026-02-02T11:27:00Z" w:initials="DH">
    <w:p w14:paraId="746F5972" w14:textId="77777777" w:rsidR="004B6591" w:rsidRDefault="004B6591" w:rsidP="004B6591">
      <w:pPr>
        <w:pStyle w:val="CommentText"/>
      </w:pPr>
      <w:r>
        <w:rPr>
          <w:rStyle w:val="CommentReference"/>
        </w:rPr>
        <w:annotationRef/>
      </w:r>
      <w:r>
        <w:t>This could be the Master Client Database</w:t>
      </w:r>
    </w:p>
  </w:comment>
  <w:comment w:id="29" w:author="Daniel Haas" w:date="2026-02-02T11:32:00Z" w:initials="DH">
    <w:p w14:paraId="14D5D5CA" w14:textId="77777777" w:rsidR="005A108D" w:rsidRDefault="007912C2" w:rsidP="005A108D">
      <w:pPr>
        <w:pStyle w:val="CommentText"/>
      </w:pPr>
      <w:r>
        <w:rPr>
          <w:rStyle w:val="CommentReference"/>
        </w:rPr>
        <w:annotationRef/>
      </w:r>
      <w:r w:rsidR="005A108D">
        <w:t>This should be the Client Master????????</w:t>
      </w:r>
    </w:p>
  </w:comment>
  <w:comment w:id="30" w:author="Aditya Karnik" w:date="2026-02-02T13:47:00Z" w:initials="AK">
    <w:p w14:paraId="2D4ABB6A" w14:textId="77777777" w:rsidR="00FC5C52" w:rsidRDefault="00FC5C52" w:rsidP="00FC5C52">
      <w:pPr>
        <w:pStyle w:val="CommentText"/>
      </w:pPr>
      <w:r>
        <w:rPr>
          <w:rStyle w:val="CommentReference"/>
        </w:rPr>
        <w:annotationRef/>
      </w:r>
      <w:r>
        <w:t xml:space="preserve">Agree with Dan. I believe these validation happen with the Client master and not in MPC. </w:t>
      </w:r>
    </w:p>
  </w:comment>
  <w:comment w:id="32" w:author="Aditya Karnik" w:date="2026-02-02T13:55:00Z" w:initials="AK">
    <w:p w14:paraId="511FB14E" w14:textId="77777777" w:rsidR="00DF1224" w:rsidRDefault="00DF1224" w:rsidP="00DF1224">
      <w:pPr>
        <w:pStyle w:val="CommentText"/>
      </w:pPr>
      <w:r>
        <w:rPr>
          <w:rStyle w:val="CommentReference"/>
        </w:rPr>
        <w:annotationRef/>
      </w:r>
      <w:r>
        <w:t xml:space="preserve">My understanding is that we have to take the payroll date from the file. What is the acceptable range? </w:t>
      </w:r>
    </w:p>
  </w:comment>
  <w:comment w:id="33" w:author="Daniel Haas" w:date="2026-02-02T13:13:00Z" w:initials="DH">
    <w:p w14:paraId="6A2ACCE7" w14:textId="77777777" w:rsidR="00D6400C" w:rsidRDefault="00D6400C" w:rsidP="00D6400C">
      <w:pPr>
        <w:pStyle w:val="CommentText"/>
      </w:pPr>
      <w:r>
        <w:rPr>
          <w:rStyle w:val="CommentReference"/>
        </w:rPr>
        <w:annotationRef/>
      </w:r>
      <w:r>
        <w:t>See business rules I attached</w:t>
      </w:r>
    </w:p>
  </w:comment>
  <w:comment w:id="145" w:author="Aditya Karnik" w:date="2026-02-02T13:57:00Z" w:initials="AK">
    <w:p w14:paraId="7FFDEF91" w14:textId="3F5C2EB0" w:rsidR="00497FF0" w:rsidRDefault="00497FF0" w:rsidP="00497FF0">
      <w:pPr>
        <w:pStyle w:val="CommentText"/>
      </w:pPr>
      <w:r>
        <w:rPr>
          <w:rStyle w:val="CommentReference"/>
        </w:rPr>
        <w:annotationRef/>
      </w:r>
      <w:r>
        <w:t xml:space="preserve">Vendor file schema can change without warning from the vendor (example - ADP). In such a case, the agent should be able to identify the columns and still be able to process the file, as long as the relevant data is available. </w:t>
      </w:r>
    </w:p>
  </w:comment>
  <w:comment w:id="150" w:author="Daniel Haas" w:date="2026-02-02T13:22:00Z" w:initials="DH">
    <w:p w14:paraId="45609FB7" w14:textId="77777777" w:rsidR="00AF79FA" w:rsidRDefault="00AF79FA" w:rsidP="00AF79FA">
      <w:pPr>
        <w:pStyle w:val="CommentText"/>
      </w:pPr>
      <w:r>
        <w:rPr>
          <w:rStyle w:val="CommentReference"/>
        </w:rPr>
        <w:annotationRef/>
      </w:r>
      <w:r>
        <w:t>SEE STATA Breakout</w:t>
      </w:r>
    </w:p>
  </w:comment>
  <w:comment w:id="152" w:author="Daniel Haas" w:date="2026-02-02T13:21:00Z" w:initials="DH">
    <w:p w14:paraId="1317D7E9" w14:textId="2BCEB7B0" w:rsidR="00A6347B" w:rsidRDefault="00A6347B" w:rsidP="00A6347B">
      <w:pPr>
        <w:pStyle w:val="CommentText"/>
      </w:pPr>
      <w:r>
        <w:rPr>
          <w:rStyle w:val="CommentReference"/>
        </w:rPr>
        <w:annotationRef/>
      </w:r>
      <w:r>
        <w:t>Some of this is also in the STATA rules that will be duplicated/modified</w:t>
      </w:r>
    </w:p>
  </w:comment>
  <w:comment w:id="154" w:author="Daniel Haas" w:date="2026-02-02T13:22:00Z" w:initials="DH">
    <w:p w14:paraId="23B4A1C6" w14:textId="77777777" w:rsidR="00A6347B" w:rsidRDefault="00A6347B" w:rsidP="00A6347B">
      <w:pPr>
        <w:pStyle w:val="CommentText"/>
      </w:pPr>
      <w:r>
        <w:rPr>
          <w:rStyle w:val="CommentReference"/>
        </w:rPr>
        <w:annotationRef/>
      </w:r>
      <w:r>
        <w:t>I have attached the business rules above.  We will also have business rules from STATA pull</w:t>
      </w:r>
    </w:p>
  </w:comment>
  <w:comment w:id="156" w:author="Daniel Haas" w:date="2026-02-02T13:23:00Z" w:initials="DH">
    <w:p w14:paraId="5DC7C89B" w14:textId="77777777" w:rsidR="00F67A3E" w:rsidRDefault="00F67A3E" w:rsidP="00F67A3E">
      <w:pPr>
        <w:pStyle w:val="CommentText"/>
      </w:pPr>
      <w:r>
        <w:rPr>
          <w:rStyle w:val="CommentReference"/>
        </w:rPr>
        <w:annotationRef/>
      </w:r>
      <w:r>
        <w:t>There are subroutines called.</w:t>
      </w:r>
    </w:p>
  </w:comment>
  <w:comment w:id="160" w:author="Scott Frederick" w:date="2026-02-02T12:20:00Z" w:initials="SF">
    <w:p w14:paraId="61B4446B" w14:textId="457527F9" w:rsidR="00D64784" w:rsidRDefault="00D64784">
      <w:pPr>
        <w:pStyle w:val="CommentText"/>
      </w:pPr>
      <w:r>
        <w:rPr>
          <w:rStyle w:val="CommentReference"/>
        </w:rPr>
        <w:annotationRef/>
      </w:r>
      <w:r w:rsidRPr="3A93DCDD">
        <w:t>One of the stata .do subroutine files writes rows to a planconnect database table as an output.</w:t>
      </w:r>
    </w:p>
  </w:comment>
  <w:comment w:id="166" w:author="Frances McGrath" w:date="2026-02-13T07:24:00Z" w:initials="FM">
    <w:p w14:paraId="1625102A" w14:textId="7EB6D3CE" w:rsidR="00FA1B9F" w:rsidRDefault="00FA1B9F">
      <w:pPr>
        <w:pStyle w:val="CommentText"/>
      </w:pPr>
      <w:r>
        <w:rPr>
          <w:rStyle w:val="CommentReference"/>
        </w:rPr>
        <w:annotationRef/>
      </w:r>
      <w:r w:rsidRPr="108C2A89">
        <w:t>Can we add this to the issue report instead? This should be a stop item as it needs to be addressed before moving forward.</w:t>
      </w:r>
    </w:p>
  </w:comment>
  <w:comment w:id="170" w:author="Aditya Karnik" w:date="2026-02-03T13:12:00Z" w:initials="AK">
    <w:p w14:paraId="1A01CA53" w14:textId="77777777" w:rsidR="00611B7D" w:rsidRDefault="00611B7D" w:rsidP="00611B7D">
      <w:pPr>
        <w:pStyle w:val="CommentText"/>
      </w:pPr>
      <w:r>
        <w:rPr>
          <w:rStyle w:val="CommentReference"/>
        </w:rPr>
        <w:annotationRef/>
      </w:r>
      <w:r>
        <w:t xml:space="preserve">What happens when this is not found? Is it going to be moved into some kind of a NIGO queue with status? </w:t>
      </w:r>
    </w:p>
  </w:comment>
  <w:comment w:id="173" w:author="Aditya Karnik" w:date="2026-02-03T13:29:00Z" w:initials="AK">
    <w:p w14:paraId="3D7820CB" w14:textId="77777777" w:rsidR="00277477" w:rsidRDefault="00277477" w:rsidP="00277477">
      <w:pPr>
        <w:pStyle w:val="CommentText"/>
      </w:pPr>
      <w:r>
        <w:rPr>
          <w:rStyle w:val="CommentReference"/>
        </w:rPr>
        <w:annotationRef/>
      </w:r>
      <w:r>
        <w:t xml:space="preserve">Some of the clients want the ACH to be approved by them before it can be dropped and processed further. </w:t>
      </w:r>
    </w:p>
  </w:comment>
  <w:comment w:id="174" w:author="Frances McGrath" w:date="2026-02-13T07:27:00Z" w:initials="FM">
    <w:p w14:paraId="0994E952" w14:textId="711974B0" w:rsidR="00FA1B9F" w:rsidRDefault="00FA1B9F">
      <w:pPr>
        <w:pStyle w:val="CommentText"/>
      </w:pPr>
      <w:r>
        <w:rPr>
          <w:rStyle w:val="CommentReference"/>
        </w:rPr>
        <w:annotationRef/>
      </w:r>
      <w:r w:rsidRPr="172FBA82">
        <w:t>This currently defaults to day before payroll date. This ensures we are able to post the trades on the date without delays or lost earnings.</w:t>
      </w:r>
    </w:p>
  </w:comment>
  <w:comment w:id="177" w:author="Daniel Haas" w:date="2026-02-02T13:30:00Z" w:initials="DH">
    <w:p w14:paraId="3A5DFD7D" w14:textId="27447A26" w:rsidR="00AB3AE9" w:rsidRDefault="00AB3AE9" w:rsidP="00AB3AE9">
      <w:pPr>
        <w:pStyle w:val="CommentText"/>
      </w:pPr>
      <w:r>
        <w:rPr>
          <w:rStyle w:val="CommentReference"/>
        </w:rPr>
        <w:annotationRef/>
      </w:r>
      <w:r>
        <w:t>Do we need requirements on New Databases: 1. Master Client Table, Business Validation Rules Table, Pending Payroll Detail Table, Business Calendar/Schedule Table, Hold for Processing Table, and Audit Errors and Stats Table?</w:t>
      </w:r>
    </w:p>
  </w:comment>
  <w:comment w:id="178" w:author="Koushik Sinha" w:date="2026-02-02T15:17:00Z" w:initials="KS">
    <w:p w14:paraId="4F5EDAED" w14:textId="508C859F" w:rsidR="009F0AE7" w:rsidRDefault="009F0AE7">
      <w:pPr>
        <w:pStyle w:val="CommentText"/>
      </w:pPr>
      <w:r>
        <w:rPr>
          <w:rStyle w:val="CommentReference"/>
        </w:rPr>
        <w:annotationRef/>
      </w:r>
      <w:r w:rsidRPr="7CDE7C61">
        <w:t xml:space="preserve">the db tables are all covered in the Architecture document </w:t>
      </w:r>
    </w:p>
  </w:comment>
  <w:comment w:id="186" w:author="Scott Frederick" w:date="2026-02-02T12:21:00Z" w:initials="SF">
    <w:p w14:paraId="7D164C30" w14:textId="00DBF84B" w:rsidR="0070233F" w:rsidRDefault="0070233F">
      <w:pPr>
        <w:pStyle w:val="CommentText"/>
      </w:pPr>
      <w:r>
        <w:rPr>
          <w:rStyle w:val="CommentReference"/>
        </w:rPr>
        <w:annotationRef/>
      </w:r>
      <w:r w:rsidRPr="35D86EF3">
        <w:t>This only applies to systemic failures of files that are considered to be in good order (IGO). Some NIGO files may require much more effort and time to resolve.</w:t>
      </w:r>
    </w:p>
  </w:comment>
  <w:comment w:id="189" w:author="Scott Frederick" w:date="2026-02-02T12:22:00Z" w:initials="SF">
    <w:p w14:paraId="5368D22E" w14:textId="4BE2AFA5" w:rsidR="008B199E" w:rsidRDefault="008B199E">
      <w:pPr>
        <w:pStyle w:val="CommentText"/>
      </w:pPr>
      <w:r>
        <w:rPr>
          <w:rStyle w:val="CommentReference"/>
        </w:rPr>
        <w:annotationRef/>
      </w:r>
      <w:r w:rsidRPr="2277EEA6">
        <w:t>Does this include files that are received, via SFTP, and are waiting, in the “drop zone”, to be picked up for processing?</w:t>
      </w:r>
    </w:p>
  </w:comment>
  <w:comment w:id="190" w:author="Daniel Haas" w:date="2026-02-02T13:37:00Z" w:initials="DH">
    <w:p w14:paraId="08B0E77D" w14:textId="77777777" w:rsidR="00CC7C9B" w:rsidRDefault="00CC7C9B" w:rsidP="00CC7C9B">
      <w:pPr>
        <w:pStyle w:val="CommentText"/>
      </w:pPr>
      <w:r>
        <w:rPr>
          <w:rStyle w:val="CommentReference"/>
        </w:rPr>
        <w:annotationRef/>
      </w:r>
      <w:r>
        <w:t xml:space="preserve">We need to make sure it’s in the format that is currently being picked up by the 3 vendors we use today.  We are using the existing process at that stage.  </w:t>
      </w:r>
    </w:p>
  </w:comment>
  <w:comment w:id="191" w:author="Scott Frederick" w:date="2026-02-02T12:22:00Z" w:initials="SF">
    <w:p w14:paraId="1A9AEA43" w14:textId="164A0A7C" w:rsidR="00350A6D" w:rsidRDefault="00350A6D">
      <w:pPr>
        <w:pStyle w:val="CommentText"/>
      </w:pPr>
      <w:r>
        <w:rPr>
          <w:rStyle w:val="CommentReference"/>
        </w:rPr>
        <w:annotationRef/>
      </w:r>
      <w:r w:rsidRPr="0E1E3BA5">
        <w:t>It does not appear that this information is currently tokenized.</w:t>
      </w:r>
    </w:p>
  </w:comment>
  <w:comment w:id="197" w:author="Daniel Haas" w:date="2026-02-02T13:38:00Z" w:initials="DH">
    <w:p w14:paraId="2683D8D9" w14:textId="77777777" w:rsidR="00590AB0" w:rsidRDefault="00590AB0" w:rsidP="00590AB0">
      <w:pPr>
        <w:pStyle w:val="CommentText"/>
      </w:pPr>
      <w:r>
        <w:rPr>
          <w:rStyle w:val="CommentReference"/>
        </w:rPr>
        <w:annotationRef/>
      </w:r>
      <w:r>
        <w:t xml:space="preserve">Per Scott’s comment above is this for the SFTP files.  They are in the clear when received.  </w:t>
      </w:r>
    </w:p>
  </w:comment>
  <w:comment w:id="204" w:author="Scott Frederick" w:date="2026-02-02T12:23:00Z" w:initials="SF">
    <w:p w14:paraId="4D971645" w14:textId="2CF33D83" w:rsidR="00481672" w:rsidRDefault="00481672">
      <w:pPr>
        <w:pStyle w:val="CommentText"/>
      </w:pPr>
      <w:r>
        <w:rPr>
          <w:rStyle w:val="CommentReference"/>
        </w:rPr>
        <w:annotationRef/>
      </w:r>
      <w:r w:rsidRPr="5EC1D64F">
        <w:t>Is there an existing Ameritas Business Calendar Table that can be leveraged or cloned to maintain consistency?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139AED" w15:done="0"/>
  <w15:commentEx w15:paraId="66146D7F" w15:paraIdParent="65139AED" w15:done="0"/>
  <w15:commentEx w15:paraId="4240FDB6" w15:done="0"/>
  <w15:commentEx w15:paraId="62AB2AAC" w15:done="0"/>
  <w15:commentEx w15:paraId="64E38624" w15:paraIdParent="62AB2AAC" w15:done="0"/>
  <w15:commentEx w15:paraId="17D95701" w15:done="0"/>
  <w15:commentEx w15:paraId="07F98701" w15:done="0"/>
  <w15:commentEx w15:paraId="496AEE09" w15:paraIdParent="07F98701" w15:done="0"/>
  <w15:commentEx w15:paraId="262F24BA" w15:paraIdParent="07F98701" w15:done="0"/>
  <w15:commentEx w15:paraId="48F922F4" w15:done="0"/>
  <w15:commentEx w15:paraId="1573F330" w15:done="0"/>
  <w15:commentEx w15:paraId="746F5972" w15:done="0"/>
  <w15:commentEx w15:paraId="14D5D5CA" w15:done="0"/>
  <w15:commentEx w15:paraId="2D4ABB6A" w15:done="0"/>
  <w15:commentEx w15:paraId="511FB14E" w15:done="0"/>
  <w15:commentEx w15:paraId="6A2ACCE7" w15:paraIdParent="511FB14E" w15:done="0"/>
  <w15:commentEx w15:paraId="7FFDEF91" w15:done="0"/>
  <w15:commentEx w15:paraId="45609FB7" w15:done="0"/>
  <w15:commentEx w15:paraId="1317D7E9" w15:done="0"/>
  <w15:commentEx w15:paraId="23B4A1C6" w15:done="0"/>
  <w15:commentEx w15:paraId="5DC7C89B" w15:done="0"/>
  <w15:commentEx w15:paraId="61B4446B" w15:done="0"/>
  <w15:commentEx w15:paraId="1625102A" w15:done="0"/>
  <w15:commentEx w15:paraId="1A01CA53" w15:done="0"/>
  <w15:commentEx w15:paraId="3D7820CB" w15:done="0"/>
  <w15:commentEx w15:paraId="0994E952" w15:done="0"/>
  <w15:commentEx w15:paraId="3A5DFD7D" w15:done="0"/>
  <w15:commentEx w15:paraId="4F5EDAED" w15:paraIdParent="3A5DFD7D" w15:done="0"/>
  <w15:commentEx w15:paraId="7D164C30" w15:done="0"/>
  <w15:commentEx w15:paraId="5368D22E" w15:done="0"/>
  <w15:commentEx w15:paraId="08B0E77D" w15:done="0"/>
  <w15:commentEx w15:paraId="1A9AEA43" w15:done="0"/>
  <w15:commentEx w15:paraId="2683D8D9" w15:done="0"/>
  <w15:commentEx w15:paraId="4D9716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EB98D1" w16cex:dateUtc="2026-02-02T17:17:00Z"/>
  <w16cex:commentExtensible w16cex:durableId="703165AE" w16cex:dateUtc="2026-02-02T17:18:00Z"/>
  <w16cex:commentExtensible w16cex:durableId="2C0C07D2" w16cex:dateUtc="2026-02-02T17:16:00Z"/>
  <w16cex:commentExtensible w16cex:durableId="23E08C70" w16cex:dateUtc="2026-02-02T18:24:00Z"/>
  <w16cex:commentExtensible w16cex:durableId="1AF21A62" w16cex:dateUtc="2026-02-02T21:34:00Z"/>
  <w16cex:commentExtensible w16cex:durableId="64299FF3" w16cex:dateUtc="2026-02-02T17:17:00Z"/>
  <w16cex:commentExtensible w16cex:durableId="7F8FEBE3" w16cex:dateUtc="2026-02-02T18:17:00Z"/>
  <w16cex:commentExtensible w16cex:durableId="2B0E3560" w16cex:dateUtc="2026-02-02T19:12:00Z"/>
  <w16cex:commentExtensible w16cex:durableId="1B21F720" w16cex:dateUtc="2026-02-13T12:15:00Z"/>
  <w16cex:commentExtensible w16cex:durableId="71FEE040" w16cex:dateUtc="2026-02-02T18:23:00Z"/>
  <w16cex:commentExtensible w16cex:durableId="5170702A" w16cex:dateUtc="2026-02-02T17:24:00Z"/>
  <w16cex:commentExtensible w16cex:durableId="0C38E7F7" w16cex:dateUtc="2026-02-02T17:27:00Z"/>
  <w16cex:commentExtensible w16cex:durableId="40F7C9D7" w16cex:dateUtc="2026-02-02T17:32:00Z"/>
  <w16cex:commentExtensible w16cex:durableId="2255069C" w16cex:dateUtc="2026-02-02T18:47:00Z"/>
  <w16cex:commentExtensible w16cex:durableId="040FF50B" w16cex:dateUtc="2026-02-02T18:55:00Z"/>
  <w16cex:commentExtensible w16cex:durableId="2A7F2087" w16cex:dateUtc="2026-02-02T19:13:00Z"/>
  <w16cex:commentExtensible w16cex:durableId="143602E7" w16cex:dateUtc="2026-02-02T18:57:00Z"/>
  <w16cex:commentExtensible w16cex:durableId="54E1B5B8" w16cex:dateUtc="2026-02-02T19:22:00Z"/>
  <w16cex:commentExtensible w16cex:durableId="5DCC5DF8" w16cex:dateUtc="2026-02-02T19:21:00Z"/>
  <w16cex:commentExtensible w16cex:durableId="443C3F01" w16cex:dateUtc="2026-02-02T19:22:00Z"/>
  <w16cex:commentExtensible w16cex:durableId="0F80D955" w16cex:dateUtc="2026-02-02T19:23:00Z"/>
  <w16cex:commentExtensible w16cex:durableId="559C34FE" w16cex:dateUtc="2026-02-02T18:20:00Z">
    <w16cex:extLst>
      <w16:ext w16:uri="{CE6994B0-6A32-4C9F-8C6B-6E91EDA988CE}">
        <cr:reactions xmlns:cr="http://schemas.microsoft.com/office/comments/2020/reactions">
          <cr:reaction reactionType="1">
            <cr:reactionInfo dateUtc="2026-02-02T19:23:53Z">
              <cr:user userId="S::Daniel.Haas@ameritas.com::e8e0c5ad-2d5c-4d11-bf22-f457b3cc0ee0" userProvider="AD" userName="Daniel Haas"/>
            </cr:reactionInfo>
          </cr:reaction>
        </cr:reactions>
      </w16:ext>
    </w16cex:extLst>
  </w16cex:commentExtensible>
  <w16cex:commentExtensible w16cex:durableId="42077770" w16cex:dateUtc="2026-02-13T12:24:00Z"/>
  <w16cex:commentExtensible w16cex:durableId="2F5C0467" w16cex:dateUtc="2026-02-03T18:12:00Z"/>
  <w16cex:commentExtensible w16cex:durableId="2EB753EA" w16cex:dateUtc="2026-02-03T18:29:00Z"/>
  <w16cex:commentExtensible w16cex:durableId="3193C15F" w16cex:dateUtc="2026-02-13T12:27:00Z"/>
  <w16cex:commentExtensible w16cex:durableId="29979BF5" w16cex:dateUtc="2026-02-02T19:30:00Z"/>
  <w16cex:commentExtensible w16cex:durableId="2759975F" w16cex:dateUtc="2026-02-02T20:17:00Z"/>
  <w16cex:commentExtensible w16cex:durableId="48DF5C62" w16cex:dateUtc="2026-02-02T18:21:00Z"/>
  <w16cex:commentExtensible w16cex:durableId="1B687472" w16cex:dateUtc="2026-02-02T18:22:00Z"/>
  <w16cex:commentExtensible w16cex:durableId="2EF930DE" w16cex:dateUtc="2026-02-02T19:37:00Z"/>
  <w16cex:commentExtensible w16cex:durableId="605D04B3" w16cex:dateUtc="2026-02-02T18:22:00Z"/>
  <w16cex:commentExtensible w16cex:durableId="1C2DF5C7" w16cex:dateUtc="2026-02-02T19:38:00Z"/>
  <w16cex:commentExtensible w16cex:durableId="63483964" w16cex:dateUtc="2026-02-02T1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139AED" w16cid:durableId="05EB98D1"/>
  <w16cid:commentId w16cid:paraId="66146D7F" w16cid:durableId="703165AE"/>
  <w16cid:commentId w16cid:paraId="4240FDB6" w16cid:durableId="2C0C07D2"/>
  <w16cid:commentId w16cid:paraId="62AB2AAC" w16cid:durableId="23E08C70"/>
  <w16cid:commentId w16cid:paraId="64E38624" w16cid:durableId="1AF21A62"/>
  <w16cid:commentId w16cid:paraId="17D95701" w16cid:durableId="64299FF3"/>
  <w16cid:commentId w16cid:paraId="07F98701" w16cid:durableId="7F8FEBE3"/>
  <w16cid:commentId w16cid:paraId="496AEE09" w16cid:durableId="2B0E3560"/>
  <w16cid:commentId w16cid:paraId="262F24BA" w16cid:durableId="1B21F720"/>
  <w16cid:commentId w16cid:paraId="48F922F4" w16cid:durableId="71FEE040"/>
  <w16cid:commentId w16cid:paraId="1573F330" w16cid:durableId="5170702A"/>
  <w16cid:commentId w16cid:paraId="746F5972" w16cid:durableId="0C38E7F7"/>
  <w16cid:commentId w16cid:paraId="14D5D5CA" w16cid:durableId="40F7C9D7"/>
  <w16cid:commentId w16cid:paraId="2D4ABB6A" w16cid:durableId="2255069C"/>
  <w16cid:commentId w16cid:paraId="511FB14E" w16cid:durableId="040FF50B"/>
  <w16cid:commentId w16cid:paraId="6A2ACCE7" w16cid:durableId="2A7F2087"/>
  <w16cid:commentId w16cid:paraId="7FFDEF91" w16cid:durableId="143602E7"/>
  <w16cid:commentId w16cid:paraId="45609FB7" w16cid:durableId="54E1B5B8"/>
  <w16cid:commentId w16cid:paraId="1317D7E9" w16cid:durableId="5DCC5DF8"/>
  <w16cid:commentId w16cid:paraId="23B4A1C6" w16cid:durableId="443C3F01"/>
  <w16cid:commentId w16cid:paraId="5DC7C89B" w16cid:durableId="0F80D955"/>
  <w16cid:commentId w16cid:paraId="61B4446B" w16cid:durableId="559C34FE"/>
  <w16cid:commentId w16cid:paraId="1625102A" w16cid:durableId="42077770"/>
  <w16cid:commentId w16cid:paraId="1A01CA53" w16cid:durableId="2F5C0467"/>
  <w16cid:commentId w16cid:paraId="3D7820CB" w16cid:durableId="2EB753EA"/>
  <w16cid:commentId w16cid:paraId="0994E952" w16cid:durableId="3193C15F"/>
  <w16cid:commentId w16cid:paraId="3A5DFD7D" w16cid:durableId="29979BF5"/>
  <w16cid:commentId w16cid:paraId="4F5EDAED" w16cid:durableId="2759975F"/>
  <w16cid:commentId w16cid:paraId="7D164C30" w16cid:durableId="48DF5C62"/>
  <w16cid:commentId w16cid:paraId="5368D22E" w16cid:durableId="1B687472"/>
  <w16cid:commentId w16cid:paraId="08B0E77D" w16cid:durableId="2EF930DE"/>
  <w16cid:commentId w16cid:paraId="1A9AEA43" w16cid:durableId="605D04B3"/>
  <w16cid:commentId w16cid:paraId="2683D8D9" w16cid:durableId="1C2DF5C7"/>
  <w16cid:commentId w16cid:paraId="4D971645" w16cid:durableId="634839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D03DE" w14:textId="77777777" w:rsidR="00DA454A" w:rsidRDefault="00DA454A">
      <w:pPr>
        <w:spacing w:after="0" w:line="240" w:lineRule="auto"/>
      </w:pPr>
      <w:r>
        <w:separator/>
      </w:r>
    </w:p>
  </w:endnote>
  <w:endnote w:type="continuationSeparator" w:id="0">
    <w:p w14:paraId="038ACA23" w14:textId="77777777" w:rsidR="00DA454A" w:rsidRDefault="00DA4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6862" w14:textId="77777777" w:rsidR="007D5939" w:rsidRDefault="007D59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A07374C" w14:paraId="72C0F7AA" w14:textId="77777777" w:rsidTr="2A07374C">
      <w:trPr>
        <w:trHeight w:val="300"/>
      </w:trPr>
      <w:tc>
        <w:tcPr>
          <w:tcW w:w="3120" w:type="dxa"/>
        </w:tcPr>
        <w:p w14:paraId="56436B08" w14:textId="2F535F88" w:rsidR="2A07374C" w:rsidRDefault="2A07374C" w:rsidP="2A07374C">
          <w:pPr>
            <w:pStyle w:val="Revision"/>
            <w:ind w:left="-115"/>
          </w:pPr>
        </w:p>
      </w:tc>
      <w:tc>
        <w:tcPr>
          <w:tcW w:w="3120" w:type="dxa"/>
        </w:tcPr>
        <w:p w14:paraId="7998F58A" w14:textId="2F5BEA4F" w:rsidR="2A07374C" w:rsidRDefault="2A07374C" w:rsidP="2A07374C">
          <w:pPr>
            <w:pStyle w:val="Revision"/>
            <w:ind w:right="-115"/>
            <w:jc w:val="center"/>
          </w:pPr>
          <w:r>
            <w:t>Ameritas RP Payroll Automation 2026</w:t>
          </w:r>
        </w:p>
        <w:p w14:paraId="7E4EE10B" w14:textId="79CD0F68" w:rsidR="2A07374C" w:rsidRDefault="2A07374C" w:rsidP="2A07374C">
          <w:pPr>
            <w:pStyle w:val="Revision"/>
            <w:jc w:val="center"/>
          </w:pPr>
        </w:p>
      </w:tc>
      <w:tc>
        <w:tcPr>
          <w:tcW w:w="3120" w:type="dxa"/>
        </w:tcPr>
        <w:p w14:paraId="00692F0B" w14:textId="725E8D63" w:rsidR="2A07374C" w:rsidRDefault="2A07374C" w:rsidP="2A07374C">
          <w:pPr>
            <w:pStyle w:val="Revision"/>
            <w:ind w:right="-115"/>
            <w:jc w:val="right"/>
          </w:pPr>
        </w:p>
      </w:tc>
    </w:tr>
  </w:tbl>
  <w:p w14:paraId="55DBBF84" w14:textId="1B347E5E" w:rsidR="2A07374C" w:rsidRDefault="2A07374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6134" w14:textId="77777777" w:rsidR="007D5939" w:rsidRDefault="007D59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6637A" w14:textId="77777777" w:rsidR="00DA454A" w:rsidRDefault="00DA454A">
      <w:pPr>
        <w:spacing w:after="0" w:line="240" w:lineRule="auto"/>
      </w:pPr>
      <w:r>
        <w:separator/>
      </w:r>
    </w:p>
  </w:footnote>
  <w:footnote w:type="continuationSeparator" w:id="0">
    <w:p w14:paraId="0CE1B596" w14:textId="77777777" w:rsidR="00DA454A" w:rsidRDefault="00DA4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B771" w14:textId="77777777" w:rsidR="007D5939" w:rsidRDefault="007D5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A07374C" w14:paraId="1240246C" w14:textId="77777777" w:rsidTr="2A07374C">
      <w:trPr>
        <w:trHeight w:val="300"/>
      </w:trPr>
      <w:tc>
        <w:tcPr>
          <w:tcW w:w="3120" w:type="dxa"/>
        </w:tcPr>
        <w:p w14:paraId="48980975" w14:textId="6BF1BF97" w:rsidR="2A07374C" w:rsidRDefault="2A07374C" w:rsidP="2A07374C">
          <w:pPr>
            <w:pStyle w:val="Revision"/>
            <w:ind w:left="-115"/>
          </w:pPr>
        </w:p>
      </w:tc>
      <w:tc>
        <w:tcPr>
          <w:tcW w:w="3120" w:type="dxa"/>
        </w:tcPr>
        <w:p w14:paraId="6FE27002" w14:textId="258BE993" w:rsidR="2A07374C" w:rsidRDefault="2A07374C" w:rsidP="2A07374C">
          <w:pPr>
            <w:pStyle w:val="Revision"/>
            <w:jc w:val="center"/>
          </w:pPr>
        </w:p>
      </w:tc>
      <w:tc>
        <w:tcPr>
          <w:tcW w:w="3120" w:type="dxa"/>
        </w:tcPr>
        <w:p w14:paraId="6A42D598" w14:textId="65FA3B19" w:rsidR="2A07374C" w:rsidRDefault="2A07374C" w:rsidP="2A07374C">
          <w:pPr>
            <w:pStyle w:val="Revision"/>
            <w:ind w:right="-115"/>
            <w:jc w:val="right"/>
          </w:pPr>
        </w:p>
      </w:tc>
    </w:tr>
  </w:tbl>
  <w:p w14:paraId="2E4FB732" w14:textId="683CD8AE" w:rsidR="2A07374C" w:rsidRDefault="2A07374C">
    <w:pPr>
      <w:pStyle w:val="Revisio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BCAA" w14:textId="77777777" w:rsidR="007D5939" w:rsidRDefault="007D5939">
    <w:pPr>
      <w:pStyle w:val="Header"/>
    </w:pPr>
  </w:p>
</w:hdr>
</file>

<file path=word/intelligence2.xml><?xml version="1.0" encoding="utf-8"?>
<int2:intelligence xmlns:int2="http://schemas.microsoft.com/office/intelligence/2020/intelligence" xmlns:oel="http://schemas.microsoft.com/office/2019/extlst">
  <int2:observations>
    <int2:textHash int2:hashCode="n9Ld211Mq0Tuoj" int2:id="242eQFjZ">
      <int2:state int2:value="Rejected" int2:type="spell"/>
    </int2:textHash>
    <int2:textHash int2:hashCode="zrATbCWF8YEWk6" int2:id="38NLCTjb">
      <int2:state int2:value="Rejected" int2:type="spell"/>
    </int2:textHash>
    <int2:textHash int2:hashCode="KUYqKGQ9LVWD45" int2:id="7uLFruQY">
      <int2:state int2:value="Rejected" int2:type="spell"/>
    </int2:textHash>
    <int2:textHash int2:hashCode="LusUxGFrgXYU7S" int2:id="C8IlUSfV">
      <int2:state int2:value="Rejected" int2:type="spell"/>
    </int2:textHash>
    <int2:textHash int2:hashCode="Zr3zTEyfTk6TWL" int2:id="CJiCDOw5">
      <int2:state int2:value="Rejected" int2:type="spell"/>
    </int2:textHash>
    <int2:textHash int2:hashCode="yEpbpmVGMjsLLi" int2:id="DnZTeVNz">
      <int2:state int2:value="Rejected" int2:type="spell"/>
    </int2:textHash>
    <int2:textHash int2:hashCode="MGJdqc88DQkaww" int2:id="EGAL4QHh">
      <int2:state int2:value="Rejected" int2:type="spell"/>
    </int2:textHash>
    <int2:textHash int2:hashCode="FsJuZEDPBulmEy" int2:id="IGPNYzQC">
      <int2:state int2:value="Rejected" int2:type="spell"/>
    </int2:textHash>
    <int2:textHash int2:hashCode="CrhELWF3SeqDR0" int2:id="JCODzPCS">
      <int2:state int2:value="Rejected" int2:type="spell"/>
    </int2:textHash>
    <int2:textHash int2:hashCode="PFWEshdU3N+y7G" int2:id="KIldgheh">
      <int2:state int2:value="Rejected" int2:type="spell"/>
    </int2:textHash>
    <int2:textHash int2:hashCode="r+uBmeQel4+ZAh" int2:id="Kxr5WKbf">
      <int2:state int2:value="Rejected" int2:type="spell"/>
    </int2:textHash>
    <int2:textHash int2:hashCode="nUbomQSyf1TnyS" int2:id="MeyQpfDB">
      <int2:state int2:value="Rejected" int2:type="spell"/>
    </int2:textHash>
    <int2:textHash int2:hashCode="rNWkQIn9kvnZL3" int2:id="MqS4EibS">
      <int2:state int2:value="Rejected" int2:type="spell"/>
    </int2:textHash>
    <int2:textHash int2:hashCode="N3TAtN8CfNinsL" int2:id="Q84GlqxT">
      <int2:state int2:value="Rejected" int2:type="spell"/>
    </int2:textHash>
    <int2:textHash int2:hashCode="UHiFi47pj27bxw" int2:id="SVoRzW30">
      <int2:state int2:value="Rejected" int2:type="spell"/>
    </int2:textHash>
    <int2:textHash int2:hashCode="NPfPo8+s8U9XRy" int2:id="U5JjubcM">
      <int2:state int2:value="Rejected" int2:type="spell"/>
    </int2:textHash>
    <int2:textHash int2:hashCode="SPAm9ugYUOLcMs" int2:id="a2qdxaYE">
      <int2:state int2:value="Rejected" int2:type="spell"/>
    </int2:textHash>
    <int2:textHash int2:hashCode="bb/4uqIWfFLuty" int2:id="c4TxXvv7">
      <int2:state int2:value="Rejected" int2:type="spell"/>
    </int2:textHash>
    <int2:textHash int2:hashCode="DfFtW5xERieYAf" int2:id="cL9uoE9B">
      <int2:state int2:value="Rejected" int2:type="spell"/>
    </int2:textHash>
    <int2:textHash int2:hashCode="wX+Ck7iO20OzsA" int2:id="h07ifbZG">
      <int2:state int2:value="Rejected" int2:type="spell"/>
    </int2:textHash>
    <int2:textHash int2:hashCode="HpSkRWBhcEF991" int2:id="hISHIX4G">
      <int2:state int2:value="Rejected" int2:type="spell"/>
    </int2:textHash>
    <int2:textHash int2:hashCode="GBkowru2kLutRy" int2:id="hmRYtNfS">
      <int2:state int2:value="Rejected" int2:type="spell"/>
    </int2:textHash>
    <int2:textHash int2:hashCode="eqayG+GZ9qs+bV" int2:id="hq5prgLC">
      <int2:state int2:value="Rejected" int2:type="spell"/>
    </int2:textHash>
    <int2:textHash int2:hashCode="zRe8fVeVuJWkC9" int2:id="j3YwcQlK">
      <int2:state int2:value="Rejected" int2:type="spell"/>
    </int2:textHash>
    <int2:textHash int2:hashCode="sVVFm6qPGEJweu" int2:id="jfyEuJgC">
      <int2:state int2:value="Rejected" int2:type="spell"/>
    </int2:textHash>
    <int2:textHash int2:hashCode="h5/UJnOK5prBgN" int2:id="jsf6GDH3">
      <int2:state int2:value="Rejected" int2:type="spell"/>
    </int2:textHash>
    <int2:textHash int2:hashCode="S4cx4cswII88lw" int2:id="kQ737oj6">
      <int2:state int2:value="Rejected" int2:type="spell"/>
    </int2:textHash>
    <int2:textHash int2:hashCode="+AI1l5PMiHQAyG" int2:id="khJre2WK">
      <int2:state int2:value="Rejected" int2:type="spell"/>
    </int2:textHash>
    <int2:textHash int2:hashCode="5XCwJOPJlG4gSD" int2:id="l8vJNciV">
      <int2:state int2:value="Rejected" int2:type="spell"/>
    </int2:textHash>
    <int2:textHash int2:hashCode="0DAb1c8Ftqb0ql" int2:id="m25YcicA">
      <int2:state int2:value="Rejected" int2:type="spell"/>
    </int2:textHash>
    <int2:textHash int2:hashCode="losy3106P3l1+s" int2:id="oqj75j9L">
      <int2:state int2:value="Rejected" int2:type="spell"/>
    </int2:textHash>
    <int2:textHash int2:hashCode="g3XJkYapBIUS/t" int2:id="pKMvJAwi">
      <int2:state int2:value="Rejected" int2:type="spell"/>
    </int2:textHash>
    <int2:textHash int2:hashCode="L7kVNlCHjIgs9Z" int2:id="qaNi2vF6">
      <int2:state int2:value="Rejected" int2:type="spell"/>
    </int2:textHash>
    <int2:textHash int2:hashCode="CNvtuMy6zHa3u3" int2:id="rAVZMSoO">
      <int2:state int2:value="Rejected" int2:type="spell"/>
    </int2:textHash>
    <int2:textHash int2:hashCode="hdPePnNWsFxKv9" int2:id="sYgyTfYi">
      <int2:state int2:value="Rejected" int2:type="spell"/>
    </int2:textHash>
    <int2:textHash int2:hashCode="uj/3DTqINtxaF2" int2:id="swXCLk9F">
      <int2:state int2:value="Rejected" int2:type="spell"/>
    </int2:textHash>
    <int2:textHash int2:hashCode="nz1/H3kcQbIqia" int2:id="t4jc5JpU">
      <int2:state int2:value="Rejected" int2:type="spell"/>
    </int2:textHash>
    <int2:textHash int2:hashCode="bdP7m2zDnLg5/L" int2:id="uy9B2lRb">
      <int2:state int2:value="Rejected" int2:type="spell"/>
    </int2:textHash>
    <int2:textHash int2:hashCode="ho08V3p9Cwjgnv" int2:id="vV8qImlY">
      <int2:state int2:value="Rejected" int2:type="spell"/>
    </int2:textHash>
    <int2:textHash int2:hashCode="M8tIV+4hQRKNw7" int2:id="vzeo4mB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347"/>
    <w:multiLevelType w:val="multilevel"/>
    <w:tmpl w:val="B538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1BB7"/>
    <w:multiLevelType w:val="multilevel"/>
    <w:tmpl w:val="C61A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9053B"/>
    <w:multiLevelType w:val="multilevel"/>
    <w:tmpl w:val="BBF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44EB4"/>
    <w:multiLevelType w:val="multilevel"/>
    <w:tmpl w:val="1666C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0169C"/>
    <w:multiLevelType w:val="multilevel"/>
    <w:tmpl w:val="0E2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E65B2"/>
    <w:multiLevelType w:val="hybridMultilevel"/>
    <w:tmpl w:val="33F6EB2C"/>
    <w:lvl w:ilvl="0" w:tplc="8AC631F4">
      <w:start w:val="1"/>
      <w:numFmt w:val="bullet"/>
      <w:lvlText w:val=""/>
      <w:lvlJc w:val="left"/>
      <w:pPr>
        <w:ind w:left="1440" w:hanging="360"/>
      </w:pPr>
      <w:rPr>
        <w:rFonts w:ascii="Symbol" w:hAnsi="Symbol"/>
      </w:rPr>
    </w:lvl>
    <w:lvl w:ilvl="1" w:tplc="EF5AF150">
      <w:start w:val="1"/>
      <w:numFmt w:val="bullet"/>
      <w:lvlText w:val=""/>
      <w:lvlJc w:val="left"/>
      <w:pPr>
        <w:ind w:left="1440" w:hanging="360"/>
      </w:pPr>
      <w:rPr>
        <w:rFonts w:ascii="Symbol" w:hAnsi="Symbol"/>
      </w:rPr>
    </w:lvl>
    <w:lvl w:ilvl="2" w:tplc="10921986">
      <w:start w:val="1"/>
      <w:numFmt w:val="bullet"/>
      <w:lvlText w:val=""/>
      <w:lvlJc w:val="left"/>
      <w:pPr>
        <w:ind w:left="1440" w:hanging="360"/>
      </w:pPr>
      <w:rPr>
        <w:rFonts w:ascii="Symbol" w:hAnsi="Symbol"/>
      </w:rPr>
    </w:lvl>
    <w:lvl w:ilvl="3" w:tplc="AF40A3F6">
      <w:start w:val="1"/>
      <w:numFmt w:val="bullet"/>
      <w:lvlText w:val=""/>
      <w:lvlJc w:val="left"/>
      <w:pPr>
        <w:ind w:left="1440" w:hanging="360"/>
      </w:pPr>
      <w:rPr>
        <w:rFonts w:ascii="Symbol" w:hAnsi="Symbol"/>
      </w:rPr>
    </w:lvl>
    <w:lvl w:ilvl="4" w:tplc="8EF0148A">
      <w:start w:val="1"/>
      <w:numFmt w:val="bullet"/>
      <w:lvlText w:val=""/>
      <w:lvlJc w:val="left"/>
      <w:pPr>
        <w:ind w:left="1440" w:hanging="360"/>
      </w:pPr>
      <w:rPr>
        <w:rFonts w:ascii="Symbol" w:hAnsi="Symbol"/>
      </w:rPr>
    </w:lvl>
    <w:lvl w:ilvl="5" w:tplc="5170ABD0">
      <w:start w:val="1"/>
      <w:numFmt w:val="bullet"/>
      <w:lvlText w:val=""/>
      <w:lvlJc w:val="left"/>
      <w:pPr>
        <w:ind w:left="1440" w:hanging="360"/>
      </w:pPr>
      <w:rPr>
        <w:rFonts w:ascii="Symbol" w:hAnsi="Symbol"/>
      </w:rPr>
    </w:lvl>
    <w:lvl w:ilvl="6" w:tplc="EBEC8600">
      <w:start w:val="1"/>
      <w:numFmt w:val="bullet"/>
      <w:lvlText w:val=""/>
      <w:lvlJc w:val="left"/>
      <w:pPr>
        <w:ind w:left="1440" w:hanging="360"/>
      </w:pPr>
      <w:rPr>
        <w:rFonts w:ascii="Symbol" w:hAnsi="Symbol"/>
      </w:rPr>
    </w:lvl>
    <w:lvl w:ilvl="7" w:tplc="2FDEA772">
      <w:start w:val="1"/>
      <w:numFmt w:val="bullet"/>
      <w:lvlText w:val=""/>
      <w:lvlJc w:val="left"/>
      <w:pPr>
        <w:ind w:left="1440" w:hanging="360"/>
      </w:pPr>
      <w:rPr>
        <w:rFonts w:ascii="Symbol" w:hAnsi="Symbol"/>
      </w:rPr>
    </w:lvl>
    <w:lvl w:ilvl="8" w:tplc="365CC41C">
      <w:start w:val="1"/>
      <w:numFmt w:val="bullet"/>
      <w:lvlText w:val=""/>
      <w:lvlJc w:val="left"/>
      <w:pPr>
        <w:ind w:left="1440" w:hanging="360"/>
      </w:pPr>
      <w:rPr>
        <w:rFonts w:ascii="Symbol" w:hAnsi="Symbol"/>
      </w:rPr>
    </w:lvl>
  </w:abstractNum>
  <w:abstractNum w:abstractNumId="6" w15:restartNumberingAfterBreak="0">
    <w:nsid w:val="04136E1B"/>
    <w:multiLevelType w:val="multilevel"/>
    <w:tmpl w:val="95A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33295"/>
    <w:multiLevelType w:val="multilevel"/>
    <w:tmpl w:val="7408F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67687"/>
    <w:multiLevelType w:val="hybridMultilevel"/>
    <w:tmpl w:val="BDFE66CC"/>
    <w:lvl w:ilvl="0" w:tplc="0B8417DA">
      <w:start w:val="1"/>
      <w:numFmt w:val="bullet"/>
      <w:lvlText w:val=""/>
      <w:lvlJc w:val="left"/>
      <w:pPr>
        <w:ind w:left="1440" w:hanging="360"/>
      </w:pPr>
      <w:rPr>
        <w:rFonts w:ascii="Symbol" w:hAnsi="Symbol"/>
      </w:rPr>
    </w:lvl>
    <w:lvl w:ilvl="1" w:tplc="6F9E6044">
      <w:start w:val="1"/>
      <w:numFmt w:val="bullet"/>
      <w:lvlText w:val=""/>
      <w:lvlJc w:val="left"/>
      <w:pPr>
        <w:ind w:left="1440" w:hanging="360"/>
      </w:pPr>
      <w:rPr>
        <w:rFonts w:ascii="Symbol" w:hAnsi="Symbol"/>
      </w:rPr>
    </w:lvl>
    <w:lvl w:ilvl="2" w:tplc="6C0439F4">
      <w:start w:val="1"/>
      <w:numFmt w:val="bullet"/>
      <w:lvlText w:val=""/>
      <w:lvlJc w:val="left"/>
      <w:pPr>
        <w:ind w:left="1440" w:hanging="360"/>
      </w:pPr>
      <w:rPr>
        <w:rFonts w:ascii="Symbol" w:hAnsi="Symbol"/>
      </w:rPr>
    </w:lvl>
    <w:lvl w:ilvl="3" w:tplc="9118D796">
      <w:start w:val="1"/>
      <w:numFmt w:val="bullet"/>
      <w:lvlText w:val=""/>
      <w:lvlJc w:val="left"/>
      <w:pPr>
        <w:ind w:left="1440" w:hanging="360"/>
      </w:pPr>
      <w:rPr>
        <w:rFonts w:ascii="Symbol" w:hAnsi="Symbol"/>
      </w:rPr>
    </w:lvl>
    <w:lvl w:ilvl="4" w:tplc="54047A24">
      <w:start w:val="1"/>
      <w:numFmt w:val="bullet"/>
      <w:lvlText w:val=""/>
      <w:lvlJc w:val="left"/>
      <w:pPr>
        <w:ind w:left="1440" w:hanging="360"/>
      </w:pPr>
      <w:rPr>
        <w:rFonts w:ascii="Symbol" w:hAnsi="Symbol"/>
      </w:rPr>
    </w:lvl>
    <w:lvl w:ilvl="5" w:tplc="169E2D6E">
      <w:start w:val="1"/>
      <w:numFmt w:val="bullet"/>
      <w:lvlText w:val=""/>
      <w:lvlJc w:val="left"/>
      <w:pPr>
        <w:ind w:left="1440" w:hanging="360"/>
      </w:pPr>
      <w:rPr>
        <w:rFonts w:ascii="Symbol" w:hAnsi="Symbol"/>
      </w:rPr>
    </w:lvl>
    <w:lvl w:ilvl="6" w:tplc="4C5017C6">
      <w:start w:val="1"/>
      <w:numFmt w:val="bullet"/>
      <w:lvlText w:val=""/>
      <w:lvlJc w:val="left"/>
      <w:pPr>
        <w:ind w:left="1440" w:hanging="360"/>
      </w:pPr>
      <w:rPr>
        <w:rFonts w:ascii="Symbol" w:hAnsi="Symbol"/>
      </w:rPr>
    </w:lvl>
    <w:lvl w:ilvl="7" w:tplc="7D967A44">
      <w:start w:val="1"/>
      <w:numFmt w:val="bullet"/>
      <w:lvlText w:val=""/>
      <w:lvlJc w:val="left"/>
      <w:pPr>
        <w:ind w:left="1440" w:hanging="360"/>
      </w:pPr>
      <w:rPr>
        <w:rFonts w:ascii="Symbol" w:hAnsi="Symbol"/>
      </w:rPr>
    </w:lvl>
    <w:lvl w:ilvl="8" w:tplc="EBBAD4A8">
      <w:start w:val="1"/>
      <w:numFmt w:val="bullet"/>
      <w:lvlText w:val=""/>
      <w:lvlJc w:val="left"/>
      <w:pPr>
        <w:ind w:left="1440" w:hanging="360"/>
      </w:pPr>
      <w:rPr>
        <w:rFonts w:ascii="Symbol" w:hAnsi="Symbol"/>
      </w:rPr>
    </w:lvl>
  </w:abstractNum>
  <w:abstractNum w:abstractNumId="9" w15:restartNumberingAfterBreak="0">
    <w:nsid w:val="0AFF7782"/>
    <w:multiLevelType w:val="multilevel"/>
    <w:tmpl w:val="02525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C225A0"/>
    <w:multiLevelType w:val="multilevel"/>
    <w:tmpl w:val="4C9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B6771"/>
    <w:multiLevelType w:val="multilevel"/>
    <w:tmpl w:val="671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C119C"/>
    <w:multiLevelType w:val="multilevel"/>
    <w:tmpl w:val="5D72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E0ECD"/>
    <w:multiLevelType w:val="multilevel"/>
    <w:tmpl w:val="087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E22FB"/>
    <w:multiLevelType w:val="multilevel"/>
    <w:tmpl w:val="3E186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EE43C2"/>
    <w:multiLevelType w:val="multilevel"/>
    <w:tmpl w:val="7AB01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904A6"/>
    <w:multiLevelType w:val="multilevel"/>
    <w:tmpl w:val="E9A8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155E9"/>
    <w:multiLevelType w:val="multilevel"/>
    <w:tmpl w:val="4240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B2EE8"/>
    <w:multiLevelType w:val="multilevel"/>
    <w:tmpl w:val="608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F7DDD"/>
    <w:multiLevelType w:val="multilevel"/>
    <w:tmpl w:val="A64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54699"/>
    <w:multiLevelType w:val="multilevel"/>
    <w:tmpl w:val="3FA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C5A60"/>
    <w:multiLevelType w:val="multilevel"/>
    <w:tmpl w:val="B64E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E028C"/>
    <w:multiLevelType w:val="multilevel"/>
    <w:tmpl w:val="C574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971BE"/>
    <w:multiLevelType w:val="multilevel"/>
    <w:tmpl w:val="A5B6C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A052F"/>
    <w:multiLevelType w:val="multilevel"/>
    <w:tmpl w:val="3E0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F0EB5"/>
    <w:multiLevelType w:val="hybridMultilevel"/>
    <w:tmpl w:val="3528B358"/>
    <w:lvl w:ilvl="0" w:tplc="A14EBC48">
      <w:start w:val="1"/>
      <w:numFmt w:val="bullet"/>
      <w:lvlText w:val=""/>
      <w:lvlJc w:val="left"/>
      <w:pPr>
        <w:ind w:left="1440" w:hanging="360"/>
      </w:pPr>
      <w:rPr>
        <w:rFonts w:ascii="Symbol" w:hAnsi="Symbol"/>
      </w:rPr>
    </w:lvl>
    <w:lvl w:ilvl="1" w:tplc="17128340">
      <w:start w:val="1"/>
      <w:numFmt w:val="bullet"/>
      <w:lvlText w:val=""/>
      <w:lvlJc w:val="left"/>
      <w:pPr>
        <w:ind w:left="2160" w:hanging="360"/>
      </w:pPr>
      <w:rPr>
        <w:rFonts w:ascii="Symbol" w:hAnsi="Symbol"/>
      </w:rPr>
    </w:lvl>
    <w:lvl w:ilvl="2" w:tplc="B0CE4DFA">
      <w:start w:val="1"/>
      <w:numFmt w:val="bullet"/>
      <w:lvlText w:val=""/>
      <w:lvlJc w:val="left"/>
      <w:pPr>
        <w:ind w:left="2880" w:hanging="360"/>
      </w:pPr>
      <w:rPr>
        <w:rFonts w:ascii="Symbol" w:hAnsi="Symbol"/>
      </w:rPr>
    </w:lvl>
    <w:lvl w:ilvl="3" w:tplc="A8E252C2">
      <w:start w:val="1"/>
      <w:numFmt w:val="bullet"/>
      <w:lvlText w:val=""/>
      <w:lvlJc w:val="left"/>
      <w:pPr>
        <w:ind w:left="1440" w:hanging="360"/>
      </w:pPr>
      <w:rPr>
        <w:rFonts w:ascii="Symbol" w:hAnsi="Symbol"/>
      </w:rPr>
    </w:lvl>
    <w:lvl w:ilvl="4" w:tplc="43A0DE3A">
      <w:start w:val="1"/>
      <w:numFmt w:val="bullet"/>
      <w:lvlText w:val=""/>
      <w:lvlJc w:val="left"/>
      <w:pPr>
        <w:ind w:left="1440" w:hanging="360"/>
      </w:pPr>
      <w:rPr>
        <w:rFonts w:ascii="Symbol" w:hAnsi="Symbol"/>
      </w:rPr>
    </w:lvl>
    <w:lvl w:ilvl="5" w:tplc="120CD490">
      <w:start w:val="1"/>
      <w:numFmt w:val="bullet"/>
      <w:lvlText w:val=""/>
      <w:lvlJc w:val="left"/>
      <w:pPr>
        <w:ind w:left="1440" w:hanging="360"/>
      </w:pPr>
      <w:rPr>
        <w:rFonts w:ascii="Symbol" w:hAnsi="Symbol"/>
      </w:rPr>
    </w:lvl>
    <w:lvl w:ilvl="6" w:tplc="128CD74A">
      <w:start w:val="1"/>
      <w:numFmt w:val="bullet"/>
      <w:lvlText w:val=""/>
      <w:lvlJc w:val="left"/>
      <w:pPr>
        <w:ind w:left="1440" w:hanging="360"/>
      </w:pPr>
      <w:rPr>
        <w:rFonts w:ascii="Symbol" w:hAnsi="Symbol"/>
      </w:rPr>
    </w:lvl>
    <w:lvl w:ilvl="7" w:tplc="EA0A2922">
      <w:start w:val="1"/>
      <w:numFmt w:val="bullet"/>
      <w:lvlText w:val=""/>
      <w:lvlJc w:val="left"/>
      <w:pPr>
        <w:ind w:left="1440" w:hanging="360"/>
      </w:pPr>
      <w:rPr>
        <w:rFonts w:ascii="Symbol" w:hAnsi="Symbol"/>
      </w:rPr>
    </w:lvl>
    <w:lvl w:ilvl="8" w:tplc="49EA2EC0">
      <w:start w:val="1"/>
      <w:numFmt w:val="bullet"/>
      <w:lvlText w:val=""/>
      <w:lvlJc w:val="left"/>
      <w:pPr>
        <w:ind w:left="1440" w:hanging="360"/>
      </w:pPr>
      <w:rPr>
        <w:rFonts w:ascii="Symbol" w:hAnsi="Symbol"/>
      </w:rPr>
    </w:lvl>
  </w:abstractNum>
  <w:abstractNum w:abstractNumId="26" w15:restartNumberingAfterBreak="0">
    <w:nsid w:val="200219C6"/>
    <w:multiLevelType w:val="multilevel"/>
    <w:tmpl w:val="CABE8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50251"/>
    <w:multiLevelType w:val="multilevel"/>
    <w:tmpl w:val="F7EE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516150"/>
    <w:multiLevelType w:val="multilevel"/>
    <w:tmpl w:val="EFE4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B2B60"/>
    <w:multiLevelType w:val="multilevel"/>
    <w:tmpl w:val="930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94EA0"/>
    <w:multiLevelType w:val="multilevel"/>
    <w:tmpl w:val="0794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C47842"/>
    <w:multiLevelType w:val="hybridMultilevel"/>
    <w:tmpl w:val="9EDAB082"/>
    <w:lvl w:ilvl="0" w:tplc="EF0EB2D2">
      <w:start w:val="1"/>
      <w:numFmt w:val="bullet"/>
      <w:lvlText w:val=""/>
      <w:lvlJc w:val="left"/>
      <w:pPr>
        <w:ind w:left="1440" w:hanging="360"/>
      </w:pPr>
      <w:rPr>
        <w:rFonts w:ascii="Symbol" w:hAnsi="Symbol"/>
      </w:rPr>
    </w:lvl>
    <w:lvl w:ilvl="1" w:tplc="A976A51C">
      <w:start w:val="1"/>
      <w:numFmt w:val="bullet"/>
      <w:lvlText w:val=""/>
      <w:lvlJc w:val="left"/>
      <w:pPr>
        <w:ind w:left="1440" w:hanging="360"/>
      </w:pPr>
      <w:rPr>
        <w:rFonts w:ascii="Symbol" w:hAnsi="Symbol"/>
      </w:rPr>
    </w:lvl>
    <w:lvl w:ilvl="2" w:tplc="B232ACFA">
      <w:start w:val="1"/>
      <w:numFmt w:val="bullet"/>
      <w:lvlText w:val=""/>
      <w:lvlJc w:val="left"/>
      <w:pPr>
        <w:ind w:left="1440" w:hanging="360"/>
      </w:pPr>
      <w:rPr>
        <w:rFonts w:ascii="Symbol" w:hAnsi="Symbol"/>
      </w:rPr>
    </w:lvl>
    <w:lvl w:ilvl="3" w:tplc="A0DCA53E">
      <w:start w:val="1"/>
      <w:numFmt w:val="bullet"/>
      <w:lvlText w:val=""/>
      <w:lvlJc w:val="left"/>
      <w:pPr>
        <w:ind w:left="1440" w:hanging="360"/>
      </w:pPr>
      <w:rPr>
        <w:rFonts w:ascii="Symbol" w:hAnsi="Symbol"/>
      </w:rPr>
    </w:lvl>
    <w:lvl w:ilvl="4" w:tplc="B8400FC8">
      <w:start w:val="1"/>
      <w:numFmt w:val="bullet"/>
      <w:lvlText w:val=""/>
      <w:lvlJc w:val="left"/>
      <w:pPr>
        <w:ind w:left="1440" w:hanging="360"/>
      </w:pPr>
      <w:rPr>
        <w:rFonts w:ascii="Symbol" w:hAnsi="Symbol"/>
      </w:rPr>
    </w:lvl>
    <w:lvl w:ilvl="5" w:tplc="D910D188">
      <w:start w:val="1"/>
      <w:numFmt w:val="bullet"/>
      <w:lvlText w:val=""/>
      <w:lvlJc w:val="left"/>
      <w:pPr>
        <w:ind w:left="1440" w:hanging="360"/>
      </w:pPr>
      <w:rPr>
        <w:rFonts w:ascii="Symbol" w:hAnsi="Symbol"/>
      </w:rPr>
    </w:lvl>
    <w:lvl w:ilvl="6" w:tplc="ED7C69CC">
      <w:start w:val="1"/>
      <w:numFmt w:val="bullet"/>
      <w:lvlText w:val=""/>
      <w:lvlJc w:val="left"/>
      <w:pPr>
        <w:ind w:left="1440" w:hanging="360"/>
      </w:pPr>
      <w:rPr>
        <w:rFonts w:ascii="Symbol" w:hAnsi="Symbol"/>
      </w:rPr>
    </w:lvl>
    <w:lvl w:ilvl="7" w:tplc="592A330A">
      <w:start w:val="1"/>
      <w:numFmt w:val="bullet"/>
      <w:lvlText w:val=""/>
      <w:lvlJc w:val="left"/>
      <w:pPr>
        <w:ind w:left="1440" w:hanging="360"/>
      </w:pPr>
      <w:rPr>
        <w:rFonts w:ascii="Symbol" w:hAnsi="Symbol"/>
      </w:rPr>
    </w:lvl>
    <w:lvl w:ilvl="8" w:tplc="4DF89BC2">
      <w:start w:val="1"/>
      <w:numFmt w:val="bullet"/>
      <w:lvlText w:val=""/>
      <w:lvlJc w:val="left"/>
      <w:pPr>
        <w:ind w:left="1440" w:hanging="360"/>
      </w:pPr>
      <w:rPr>
        <w:rFonts w:ascii="Symbol" w:hAnsi="Symbol"/>
      </w:rPr>
    </w:lvl>
  </w:abstractNum>
  <w:abstractNum w:abstractNumId="32" w15:restartNumberingAfterBreak="0">
    <w:nsid w:val="2305280E"/>
    <w:multiLevelType w:val="multilevel"/>
    <w:tmpl w:val="DCDC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70E9C"/>
    <w:multiLevelType w:val="multilevel"/>
    <w:tmpl w:val="46267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062AA7"/>
    <w:multiLevelType w:val="multilevel"/>
    <w:tmpl w:val="0948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05404"/>
    <w:multiLevelType w:val="multilevel"/>
    <w:tmpl w:val="C79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9E7671"/>
    <w:multiLevelType w:val="multilevel"/>
    <w:tmpl w:val="2B82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432689"/>
    <w:multiLevelType w:val="multilevel"/>
    <w:tmpl w:val="237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E84624"/>
    <w:multiLevelType w:val="multilevel"/>
    <w:tmpl w:val="2E5A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255D44"/>
    <w:multiLevelType w:val="multilevel"/>
    <w:tmpl w:val="6B42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CF2878"/>
    <w:multiLevelType w:val="multilevel"/>
    <w:tmpl w:val="70B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0F3E73"/>
    <w:multiLevelType w:val="multilevel"/>
    <w:tmpl w:val="10FC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BA4B5B"/>
    <w:multiLevelType w:val="multilevel"/>
    <w:tmpl w:val="5A72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296113"/>
    <w:multiLevelType w:val="multilevel"/>
    <w:tmpl w:val="D4DC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F3620C"/>
    <w:multiLevelType w:val="multilevel"/>
    <w:tmpl w:val="5BD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6603F9"/>
    <w:multiLevelType w:val="multilevel"/>
    <w:tmpl w:val="47E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A84B58"/>
    <w:multiLevelType w:val="multilevel"/>
    <w:tmpl w:val="841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4F6ED5"/>
    <w:multiLevelType w:val="multilevel"/>
    <w:tmpl w:val="52C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6A51D5"/>
    <w:multiLevelType w:val="multilevel"/>
    <w:tmpl w:val="5064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C148C0"/>
    <w:multiLevelType w:val="multilevel"/>
    <w:tmpl w:val="55B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D851DC"/>
    <w:multiLevelType w:val="multilevel"/>
    <w:tmpl w:val="3FD2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224A94"/>
    <w:multiLevelType w:val="multilevel"/>
    <w:tmpl w:val="99DC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322862"/>
    <w:multiLevelType w:val="multilevel"/>
    <w:tmpl w:val="0588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EF76A4"/>
    <w:multiLevelType w:val="multilevel"/>
    <w:tmpl w:val="7546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AF36E1"/>
    <w:multiLevelType w:val="multilevel"/>
    <w:tmpl w:val="33EC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FB088D"/>
    <w:multiLevelType w:val="multilevel"/>
    <w:tmpl w:val="7B1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49225E"/>
    <w:multiLevelType w:val="hybridMultilevel"/>
    <w:tmpl w:val="367A3F9A"/>
    <w:lvl w:ilvl="0" w:tplc="40F8C724">
      <w:start w:val="1"/>
      <w:numFmt w:val="bullet"/>
      <w:lvlText w:val=""/>
      <w:lvlJc w:val="left"/>
      <w:pPr>
        <w:ind w:left="1440" w:hanging="360"/>
      </w:pPr>
      <w:rPr>
        <w:rFonts w:ascii="Symbol" w:hAnsi="Symbol"/>
      </w:rPr>
    </w:lvl>
    <w:lvl w:ilvl="1" w:tplc="5EE62504">
      <w:start w:val="1"/>
      <w:numFmt w:val="bullet"/>
      <w:lvlText w:val=""/>
      <w:lvlJc w:val="left"/>
      <w:pPr>
        <w:ind w:left="1440" w:hanging="360"/>
      </w:pPr>
      <w:rPr>
        <w:rFonts w:ascii="Symbol" w:hAnsi="Symbol"/>
      </w:rPr>
    </w:lvl>
    <w:lvl w:ilvl="2" w:tplc="6CE4F154">
      <w:start w:val="1"/>
      <w:numFmt w:val="bullet"/>
      <w:lvlText w:val=""/>
      <w:lvlJc w:val="left"/>
      <w:pPr>
        <w:ind w:left="1440" w:hanging="360"/>
      </w:pPr>
      <w:rPr>
        <w:rFonts w:ascii="Symbol" w:hAnsi="Symbol"/>
      </w:rPr>
    </w:lvl>
    <w:lvl w:ilvl="3" w:tplc="BE8EDD0A">
      <w:start w:val="1"/>
      <w:numFmt w:val="bullet"/>
      <w:lvlText w:val=""/>
      <w:lvlJc w:val="left"/>
      <w:pPr>
        <w:ind w:left="1440" w:hanging="360"/>
      </w:pPr>
      <w:rPr>
        <w:rFonts w:ascii="Symbol" w:hAnsi="Symbol"/>
      </w:rPr>
    </w:lvl>
    <w:lvl w:ilvl="4" w:tplc="5486198A">
      <w:start w:val="1"/>
      <w:numFmt w:val="bullet"/>
      <w:lvlText w:val=""/>
      <w:lvlJc w:val="left"/>
      <w:pPr>
        <w:ind w:left="1440" w:hanging="360"/>
      </w:pPr>
      <w:rPr>
        <w:rFonts w:ascii="Symbol" w:hAnsi="Symbol"/>
      </w:rPr>
    </w:lvl>
    <w:lvl w:ilvl="5" w:tplc="3E70D206">
      <w:start w:val="1"/>
      <w:numFmt w:val="bullet"/>
      <w:lvlText w:val=""/>
      <w:lvlJc w:val="left"/>
      <w:pPr>
        <w:ind w:left="1440" w:hanging="360"/>
      </w:pPr>
      <w:rPr>
        <w:rFonts w:ascii="Symbol" w:hAnsi="Symbol"/>
      </w:rPr>
    </w:lvl>
    <w:lvl w:ilvl="6" w:tplc="E39EC256">
      <w:start w:val="1"/>
      <w:numFmt w:val="bullet"/>
      <w:lvlText w:val=""/>
      <w:lvlJc w:val="left"/>
      <w:pPr>
        <w:ind w:left="1440" w:hanging="360"/>
      </w:pPr>
      <w:rPr>
        <w:rFonts w:ascii="Symbol" w:hAnsi="Symbol"/>
      </w:rPr>
    </w:lvl>
    <w:lvl w:ilvl="7" w:tplc="071E5766">
      <w:start w:val="1"/>
      <w:numFmt w:val="bullet"/>
      <w:lvlText w:val=""/>
      <w:lvlJc w:val="left"/>
      <w:pPr>
        <w:ind w:left="1440" w:hanging="360"/>
      </w:pPr>
      <w:rPr>
        <w:rFonts w:ascii="Symbol" w:hAnsi="Symbol"/>
      </w:rPr>
    </w:lvl>
    <w:lvl w:ilvl="8" w:tplc="45427110">
      <w:start w:val="1"/>
      <w:numFmt w:val="bullet"/>
      <w:lvlText w:val=""/>
      <w:lvlJc w:val="left"/>
      <w:pPr>
        <w:ind w:left="1440" w:hanging="360"/>
      </w:pPr>
      <w:rPr>
        <w:rFonts w:ascii="Symbol" w:hAnsi="Symbol"/>
      </w:rPr>
    </w:lvl>
  </w:abstractNum>
  <w:abstractNum w:abstractNumId="57" w15:restartNumberingAfterBreak="0">
    <w:nsid w:val="3AE223E9"/>
    <w:multiLevelType w:val="multilevel"/>
    <w:tmpl w:val="B286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6E362C"/>
    <w:multiLevelType w:val="multilevel"/>
    <w:tmpl w:val="0B7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7172BF"/>
    <w:multiLevelType w:val="multilevel"/>
    <w:tmpl w:val="A08C9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0826DC"/>
    <w:multiLevelType w:val="multilevel"/>
    <w:tmpl w:val="0406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854E1B"/>
    <w:multiLevelType w:val="multilevel"/>
    <w:tmpl w:val="332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403F94"/>
    <w:multiLevelType w:val="multilevel"/>
    <w:tmpl w:val="8610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271F15"/>
    <w:multiLevelType w:val="multilevel"/>
    <w:tmpl w:val="343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674932"/>
    <w:multiLevelType w:val="multilevel"/>
    <w:tmpl w:val="7A0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572B92"/>
    <w:multiLevelType w:val="multilevel"/>
    <w:tmpl w:val="9516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865287"/>
    <w:multiLevelType w:val="multilevel"/>
    <w:tmpl w:val="AA02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156F32"/>
    <w:multiLevelType w:val="hybridMultilevel"/>
    <w:tmpl w:val="E2F0A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A847EA6"/>
    <w:multiLevelType w:val="multilevel"/>
    <w:tmpl w:val="D07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0B1430"/>
    <w:multiLevelType w:val="multilevel"/>
    <w:tmpl w:val="78C8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CB1BB3"/>
    <w:multiLevelType w:val="multilevel"/>
    <w:tmpl w:val="D0AE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B11717"/>
    <w:multiLevelType w:val="multilevel"/>
    <w:tmpl w:val="E06E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9557F2"/>
    <w:multiLevelType w:val="multilevel"/>
    <w:tmpl w:val="6340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20068E"/>
    <w:multiLevelType w:val="multilevel"/>
    <w:tmpl w:val="6AA84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5B5A0C"/>
    <w:multiLevelType w:val="multilevel"/>
    <w:tmpl w:val="84C84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276666"/>
    <w:multiLevelType w:val="multilevel"/>
    <w:tmpl w:val="3CE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497D80"/>
    <w:multiLevelType w:val="hybridMultilevel"/>
    <w:tmpl w:val="FBBAD29C"/>
    <w:lvl w:ilvl="0" w:tplc="5BEA7968">
      <w:start w:val="1"/>
      <w:numFmt w:val="bullet"/>
      <w:lvlText w:val=""/>
      <w:lvlJc w:val="left"/>
      <w:pPr>
        <w:ind w:left="1440" w:hanging="360"/>
      </w:pPr>
      <w:rPr>
        <w:rFonts w:ascii="Symbol" w:hAnsi="Symbol"/>
      </w:rPr>
    </w:lvl>
    <w:lvl w:ilvl="1" w:tplc="F5181DCC">
      <w:start w:val="1"/>
      <w:numFmt w:val="bullet"/>
      <w:lvlText w:val=""/>
      <w:lvlJc w:val="left"/>
      <w:pPr>
        <w:ind w:left="1440" w:hanging="360"/>
      </w:pPr>
      <w:rPr>
        <w:rFonts w:ascii="Symbol" w:hAnsi="Symbol"/>
      </w:rPr>
    </w:lvl>
    <w:lvl w:ilvl="2" w:tplc="8D325EBC">
      <w:start w:val="1"/>
      <w:numFmt w:val="bullet"/>
      <w:lvlText w:val=""/>
      <w:lvlJc w:val="left"/>
      <w:pPr>
        <w:ind w:left="1440" w:hanging="360"/>
      </w:pPr>
      <w:rPr>
        <w:rFonts w:ascii="Symbol" w:hAnsi="Symbol"/>
      </w:rPr>
    </w:lvl>
    <w:lvl w:ilvl="3" w:tplc="F15CDAD2">
      <w:start w:val="1"/>
      <w:numFmt w:val="bullet"/>
      <w:lvlText w:val=""/>
      <w:lvlJc w:val="left"/>
      <w:pPr>
        <w:ind w:left="1440" w:hanging="360"/>
      </w:pPr>
      <w:rPr>
        <w:rFonts w:ascii="Symbol" w:hAnsi="Symbol"/>
      </w:rPr>
    </w:lvl>
    <w:lvl w:ilvl="4" w:tplc="484AD2FE">
      <w:start w:val="1"/>
      <w:numFmt w:val="bullet"/>
      <w:lvlText w:val=""/>
      <w:lvlJc w:val="left"/>
      <w:pPr>
        <w:ind w:left="1440" w:hanging="360"/>
      </w:pPr>
      <w:rPr>
        <w:rFonts w:ascii="Symbol" w:hAnsi="Symbol"/>
      </w:rPr>
    </w:lvl>
    <w:lvl w:ilvl="5" w:tplc="026C50DE">
      <w:start w:val="1"/>
      <w:numFmt w:val="bullet"/>
      <w:lvlText w:val=""/>
      <w:lvlJc w:val="left"/>
      <w:pPr>
        <w:ind w:left="1440" w:hanging="360"/>
      </w:pPr>
      <w:rPr>
        <w:rFonts w:ascii="Symbol" w:hAnsi="Symbol"/>
      </w:rPr>
    </w:lvl>
    <w:lvl w:ilvl="6" w:tplc="B47A37DE">
      <w:start w:val="1"/>
      <w:numFmt w:val="bullet"/>
      <w:lvlText w:val=""/>
      <w:lvlJc w:val="left"/>
      <w:pPr>
        <w:ind w:left="1440" w:hanging="360"/>
      </w:pPr>
      <w:rPr>
        <w:rFonts w:ascii="Symbol" w:hAnsi="Symbol"/>
      </w:rPr>
    </w:lvl>
    <w:lvl w:ilvl="7" w:tplc="C7CEA296">
      <w:start w:val="1"/>
      <w:numFmt w:val="bullet"/>
      <w:lvlText w:val=""/>
      <w:lvlJc w:val="left"/>
      <w:pPr>
        <w:ind w:left="1440" w:hanging="360"/>
      </w:pPr>
      <w:rPr>
        <w:rFonts w:ascii="Symbol" w:hAnsi="Symbol"/>
      </w:rPr>
    </w:lvl>
    <w:lvl w:ilvl="8" w:tplc="DFB83DA0">
      <w:start w:val="1"/>
      <w:numFmt w:val="bullet"/>
      <w:lvlText w:val=""/>
      <w:lvlJc w:val="left"/>
      <w:pPr>
        <w:ind w:left="1440" w:hanging="360"/>
      </w:pPr>
      <w:rPr>
        <w:rFonts w:ascii="Symbol" w:hAnsi="Symbol"/>
      </w:rPr>
    </w:lvl>
  </w:abstractNum>
  <w:abstractNum w:abstractNumId="77" w15:restartNumberingAfterBreak="0">
    <w:nsid w:val="5442358B"/>
    <w:multiLevelType w:val="multilevel"/>
    <w:tmpl w:val="C0E8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706A4B"/>
    <w:multiLevelType w:val="multilevel"/>
    <w:tmpl w:val="2F00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7B0970"/>
    <w:multiLevelType w:val="multilevel"/>
    <w:tmpl w:val="6A32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257E3E"/>
    <w:multiLevelType w:val="multilevel"/>
    <w:tmpl w:val="AB44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480CB6"/>
    <w:multiLevelType w:val="multilevel"/>
    <w:tmpl w:val="C8DA0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424C50"/>
    <w:multiLevelType w:val="multilevel"/>
    <w:tmpl w:val="A20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D93422"/>
    <w:multiLevelType w:val="multilevel"/>
    <w:tmpl w:val="650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AC5196"/>
    <w:multiLevelType w:val="multilevel"/>
    <w:tmpl w:val="3A7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037119"/>
    <w:multiLevelType w:val="multilevel"/>
    <w:tmpl w:val="2A4C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632A5C"/>
    <w:multiLevelType w:val="multilevel"/>
    <w:tmpl w:val="AE92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853D59"/>
    <w:multiLevelType w:val="multilevel"/>
    <w:tmpl w:val="7DC4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846C0C"/>
    <w:multiLevelType w:val="multilevel"/>
    <w:tmpl w:val="B62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1113DB"/>
    <w:multiLevelType w:val="multilevel"/>
    <w:tmpl w:val="E900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B45841"/>
    <w:multiLevelType w:val="multilevel"/>
    <w:tmpl w:val="DC6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BF0649"/>
    <w:multiLevelType w:val="multilevel"/>
    <w:tmpl w:val="B7363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EB75E5"/>
    <w:multiLevelType w:val="multilevel"/>
    <w:tmpl w:val="2396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250A34"/>
    <w:multiLevelType w:val="multilevel"/>
    <w:tmpl w:val="33C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7F73E4"/>
    <w:multiLevelType w:val="multilevel"/>
    <w:tmpl w:val="6C9E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9E3144"/>
    <w:multiLevelType w:val="multilevel"/>
    <w:tmpl w:val="776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775440"/>
    <w:multiLevelType w:val="multilevel"/>
    <w:tmpl w:val="B90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EA1B07"/>
    <w:multiLevelType w:val="multilevel"/>
    <w:tmpl w:val="337A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5E49F1"/>
    <w:multiLevelType w:val="multilevel"/>
    <w:tmpl w:val="F36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95211E"/>
    <w:multiLevelType w:val="multilevel"/>
    <w:tmpl w:val="4A9ED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9A6355"/>
    <w:multiLevelType w:val="multilevel"/>
    <w:tmpl w:val="1DC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9D5C5D"/>
    <w:multiLevelType w:val="multilevel"/>
    <w:tmpl w:val="52C6D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41579B"/>
    <w:multiLevelType w:val="multilevel"/>
    <w:tmpl w:val="5712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CA4F98"/>
    <w:multiLevelType w:val="multilevel"/>
    <w:tmpl w:val="75D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09373E"/>
    <w:multiLevelType w:val="multilevel"/>
    <w:tmpl w:val="0916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A6368C"/>
    <w:multiLevelType w:val="multilevel"/>
    <w:tmpl w:val="A00E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2A13E9"/>
    <w:multiLevelType w:val="multilevel"/>
    <w:tmpl w:val="13200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EF1CC2"/>
    <w:multiLevelType w:val="multilevel"/>
    <w:tmpl w:val="FAB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96310C"/>
    <w:multiLevelType w:val="multilevel"/>
    <w:tmpl w:val="B194F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70956F4"/>
    <w:multiLevelType w:val="multilevel"/>
    <w:tmpl w:val="3E4EB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1D713A"/>
    <w:multiLevelType w:val="hybridMultilevel"/>
    <w:tmpl w:val="FCC83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79D16A7"/>
    <w:multiLevelType w:val="multilevel"/>
    <w:tmpl w:val="7420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A71E35"/>
    <w:multiLevelType w:val="hybridMultilevel"/>
    <w:tmpl w:val="8144A476"/>
    <w:lvl w:ilvl="0" w:tplc="13481832">
      <w:start w:val="1"/>
      <w:numFmt w:val="bullet"/>
      <w:lvlText w:val=""/>
      <w:lvlJc w:val="left"/>
      <w:pPr>
        <w:ind w:left="1440" w:hanging="360"/>
      </w:pPr>
      <w:rPr>
        <w:rFonts w:ascii="Symbol" w:hAnsi="Symbol"/>
      </w:rPr>
    </w:lvl>
    <w:lvl w:ilvl="1" w:tplc="BA281D80">
      <w:start w:val="1"/>
      <w:numFmt w:val="bullet"/>
      <w:lvlText w:val=""/>
      <w:lvlJc w:val="left"/>
      <w:pPr>
        <w:ind w:left="2160" w:hanging="360"/>
      </w:pPr>
      <w:rPr>
        <w:rFonts w:ascii="Symbol" w:hAnsi="Symbol"/>
      </w:rPr>
    </w:lvl>
    <w:lvl w:ilvl="2" w:tplc="75D2894A">
      <w:start w:val="1"/>
      <w:numFmt w:val="bullet"/>
      <w:lvlText w:val=""/>
      <w:lvlJc w:val="left"/>
      <w:pPr>
        <w:ind w:left="1440" w:hanging="360"/>
      </w:pPr>
      <w:rPr>
        <w:rFonts w:ascii="Symbol" w:hAnsi="Symbol"/>
      </w:rPr>
    </w:lvl>
    <w:lvl w:ilvl="3" w:tplc="403A6DB4">
      <w:start w:val="1"/>
      <w:numFmt w:val="bullet"/>
      <w:lvlText w:val=""/>
      <w:lvlJc w:val="left"/>
      <w:pPr>
        <w:ind w:left="1440" w:hanging="360"/>
      </w:pPr>
      <w:rPr>
        <w:rFonts w:ascii="Symbol" w:hAnsi="Symbol"/>
      </w:rPr>
    </w:lvl>
    <w:lvl w:ilvl="4" w:tplc="30D02676">
      <w:start w:val="1"/>
      <w:numFmt w:val="bullet"/>
      <w:lvlText w:val=""/>
      <w:lvlJc w:val="left"/>
      <w:pPr>
        <w:ind w:left="1440" w:hanging="360"/>
      </w:pPr>
      <w:rPr>
        <w:rFonts w:ascii="Symbol" w:hAnsi="Symbol"/>
      </w:rPr>
    </w:lvl>
    <w:lvl w:ilvl="5" w:tplc="EBB88874">
      <w:start w:val="1"/>
      <w:numFmt w:val="bullet"/>
      <w:lvlText w:val=""/>
      <w:lvlJc w:val="left"/>
      <w:pPr>
        <w:ind w:left="1440" w:hanging="360"/>
      </w:pPr>
      <w:rPr>
        <w:rFonts w:ascii="Symbol" w:hAnsi="Symbol"/>
      </w:rPr>
    </w:lvl>
    <w:lvl w:ilvl="6" w:tplc="3E860022">
      <w:start w:val="1"/>
      <w:numFmt w:val="bullet"/>
      <w:lvlText w:val=""/>
      <w:lvlJc w:val="left"/>
      <w:pPr>
        <w:ind w:left="1440" w:hanging="360"/>
      </w:pPr>
      <w:rPr>
        <w:rFonts w:ascii="Symbol" w:hAnsi="Symbol"/>
      </w:rPr>
    </w:lvl>
    <w:lvl w:ilvl="7" w:tplc="6E227F56">
      <w:start w:val="1"/>
      <w:numFmt w:val="bullet"/>
      <w:lvlText w:val=""/>
      <w:lvlJc w:val="left"/>
      <w:pPr>
        <w:ind w:left="1440" w:hanging="360"/>
      </w:pPr>
      <w:rPr>
        <w:rFonts w:ascii="Symbol" w:hAnsi="Symbol"/>
      </w:rPr>
    </w:lvl>
    <w:lvl w:ilvl="8" w:tplc="6C765174">
      <w:start w:val="1"/>
      <w:numFmt w:val="bullet"/>
      <w:lvlText w:val=""/>
      <w:lvlJc w:val="left"/>
      <w:pPr>
        <w:ind w:left="1440" w:hanging="360"/>
      </w:pPr>
      <w:rPr>
        <w:rFonts w:ascii="Symbol" w:hAnsi="Symbol"/>
      </w:rPr>
    </w:lvl>
  </w:abstractNum>
  <w:abstractNum w:abstractNumId="113" w15:restartNumberingAfterBreak="0">
    <w:nsid w:val="7BAB2976"/>
    <w:multiLevelType w:val="multilevel"/>
    <w:tmpl w:val="87AA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01031E"/>
    <w:multiLevelType w:val="multilevel"/>
    <w:tmpl w:val="831C2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1B70A4"/>
    <w:multiLevelType w:val="multilevel"/>
    <w:tmpl w:val="39A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354D5B"/>
    <w:multiLevelType w:val="hybridMultilevel"/>
    <w:tmpl w:val="B64E5AA6"/>
    <w:lvl w:ilvl="0" w:tplc="0E9490F4">
      <w:start w:val="1"/>
      <w:numFmt w:val="bullet"/>
      <w:lvlText w:val=""/>
      <w:lvlJc w:val="left"/>
      <w:pPr>
        <w:ind w:left="1440" w:hanging="360"/>
      </w:pPr>
      <w:rPr>
        <w:rFonts w:ascii="Symbol" w:hAnsi="Symbol"/>
      </w:rPr>
    </w:lvl>
    <w:lvl w:ilvl="1" w:tplc="5FE432A6">
      <w:start w:val="1"/>
      <w:numFmt w:val="bullet"/>
      <w:lvlText w:val=""/>
      <w:lvlJc w:val="left"/>
      <w:pPr>
        <w:ind w:left="1440" w:hanging="360"/>
      </w:pPr>
      <w:rPr>
        <w:rFonts w:ascii="Symbol" w:hAnsi="Symbol"/>
      </w:rPr>
    </w:lvl>
    <w:lvl w:ilvl="2" w:tplc="8172806C">
      <w:start w:val="1"/>
      <w:numFmt w:val="bullet"/>
      <w:lvlText w:val=""/>
      <w:lvlJc w:val="left"/>
      <w:pPr>
        <w:ind w:left="1440" w:hanging="360"/>
      </w:pPr>
      <w:rPr>
        <w:rFonts w:ascii="Symbol" w:hAnsi="Symbol"/>
      </w:rPr>
    </w:lvl>
    <w:lvl w:ilvl="3" w:tplc="3014EAF4">
      <w:start w:val="1"/>
      <w:numFmt w:val="bullet"/>
      <w:lvlText w:val=""/>
      <w:lvlJc w:val="left"/>
      <w:pPr>
        <w:ind w:left="1440" w:hanging="360"/>
      </w:pPr>
      <w:rPr>
        <w:rFonts w:ascii="Symbol" w:hAnsi="Symbol"/>
      </w:rPr>
    </w:lvl>
    <w:lvl w:ilvl="4" w:tplc="3800A4B6">
      <w:start w:val="1"/>
      <w:numFmt w:val="bullet"/>
      <w:lvlText w:val=""/>
      <w:lvlJc w:val="left"/>
      <w:pPr>
        <w:ind w:left="1440" w:hanging="360"/>
      </w:pPr>
      <w:rPr>
        <w:rFonts w:ascii="Symbol" w:hAnsi="Symbol"/>
      </w:rPr>
    </w:lvl>
    <w:lvl w:ilvl="5" w:tplc="597EC7B4">
      <w:start w:val="1"/>
      <w:numFmt w:val="bullet"/>
      <w:lvlText w:val=""/>
      <w:lvlJc w:val="left"/>
      <w:pPr>
        <w:ind w:left="1440" w:hanging="360"/>
      </w:pPr>
      <w:rPr>
        <w:rFonts w:ascii="Symbol" w:hAnsi="Symbol"/>
      </w:rPr>
    </w:lvl>
    <w:lvl w:ilvl="6" w:tplc="E0DE1EE6">
      <w:start w:val="1"/>
      <w:numFmt w:val="bullet"/>
      <w:lvlText w:val=""/>
      <w:lvlJc w:val="left"/>
      <w:pPr>
        <w:ind w:left="1440" w:hanging="360"/>
      </w:pPr>
      <w:rPr>
        <w:rFonts w:ascii="Symbol" w:hAnsi="Symbol"/>
      </w:rPr>
    </w:lvl>
    <w:lvl w:ilvl="7" w:tplc="A7C49120">
      <w:start w:val="1"/>
      <w:numFmt w:val="bullet"/>
      <w:lvlText w:val=""/>
      <w:lvlJc w:val="left"/>
      <w:pPr>
        <w:ind w:left="1440" w:hanging="360"/>
      </w:pPr>
      <w:rPr>
        <w:rFonts w:ascii="Symbol" w:hAnsi="Symbol"/>
      </w:rPr>
    </w:lvl>
    <w:lvl w:ilvl="8" w:tplc="14F8DEFA">
      <w:start w:val="1"/>
      <w:numFmt w:val="bullet"/>
      <w:lvlText w:val=""/>
      <w:lvlJc w:val="left"/>
      <w:pPr>
        <w:ind w:left="1440" w:hanging="360"/>
      </w:pPr>
      <w:rPr>
        <w:rFonts w:ascii="Symbol" w:hAnsi="Symbol"/>
      </w:rPr>
    </w:lvl>
  </w:abstractNum>
  <w:abstractNum w:abstractNumId="117" w15:restartNumberingAfterBreak="0">
    <w:nsid w:val="7C406F1D"/>
    <w:multiLevelType w:val="multilevel"/>
    <w:tmpl w:val="DD8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710E2C"/>
    <w:multiLevelType w:val="hybridMultilevel"/>
    <w:tmpl w:val="A0BAA646"/>
    <w:lvl w:ilvl="0" w:tplc="43B4BE64">
      <w:start w:val="1"/>
      <w:numFmt w:val="bullet"/>
      <w:lvlText w:val=""/>
      <w:lvlJc w:val="left"/>
      <w:pPr>
        <w:ind w:left="1440" w:hanging="360"/>
      </w:pPr>
      <w:rPr>
        <w:rFonts w:ascii="Symbol" w:hAnsi="Symbol"/>
      </w:rPr>
    </w:lvl>
    <w:lvl w:ilvl="1" w:tplc="B8ECD376">
      <w:start w:val="1"/>
      <w:numFmt w:val="bullet"/>
      <w:lvlText w:val=""/>
      <w:lvlJc w:val="left"/>
      <w:pPr>
        <w:ind w:left="1440" w:hanging="360"/>
      </w:pPr>
      <w:rPr>
        <w:rFonts w:ascii="Symbol" w:hAnsi="Symbol"/>
      </w:rPr>
    </w:lvl>
    <w:lvl w:ilvl="2" w:tplc="DF5669DE">
      <w:start w:val="1"/>
      <w:numFmt w:val="bullet"/>
      <w:lvlText w:val=""/>
      <w:lvlJc w:val="left"/>
      <w:pPr>
        <w:ind w:left="1440" w:hanging="360"/>
      </w:pPr>
      <w:rPr>
        <w:rFonts w:ascii="Symbol" w:hAnsi="Symbol"/>
      </w:rPr>
    </w:lvl>
    <w:lvl w:ilvl="3" w:tplc="DB08862E">
      <w:start w:val="1"/>
      <w:numFmt w:val="bullet"/>
      <w:lvlText w:val=""/>
      <w:lvlJc w:val="left"/>
      <w:pPr>
        <w:ind w:left="1440" w:hanging="360"/>
      </w:pPr>
      <w:rPr>
        <w:rFonts w:ascii="Symbol" w:hAnsi="Symbol"/>
      </w:rPr>
    </w:lvl>
    <w:lvl w:ilvl="4" w:tplc="1A4C1E52">
      <w:start w:val="1"/>
      <w:numFmt w:val="bullet"/>
      <w:lvlText w:val=""/>
      <w:lvlJc w:val="left"/>
      <w:pPr>
        <w:ind w:left="1440" w:hanging="360"/>
      </w:pPr>
      <w:rPr>
        <w:rFonts w:ascii="Symbol" w:hAnsi="Symbol"/>
      </w:rPr>
    </w:lvl>
    <w:lvl w:ilvl="5" w:tplc="B770CCD4">
      <w:start w:val="1"/>
      <w:numFmt w:val="bullet"/>
      <w:lvlText w:val=""/>
      <w:lvlJc w:val="left"/>
      <w:pPr>
        <w:ind w:left="1440" w:hanging="360"/>
      </w:pPr>
      <w:rPr>
        <w:rFonts w:ascii="Symbol" w:hAnsi="Symbol"/>
      </w:rPr>
    </w:lvl>
    <w:lvl w:ilvl="6" w:tplc="8E76B094">
      <w:start w:val="1"/>
      <w:numFmt w:val="bullet"/>
      <w:lvlText w:val=""/>
      <w:lvlJc w:val="left"/>
      <w:pPr>
        <w:ind w:left="1440" w:hanging="360"/>
      </w:pPr>
      <w:rPr>
        <w:rFonts w:ascii="Symbol" w:hAnsi="Symbol"/>
      </w:rPr>
    </w:lvl>
    <w:lvl w:ilvl="7" w:tplc="CECAACFC">
      <w:start w:val="1"/>
      <w:numFmt w:val="bullet"/>
      <w:lvlText w:val=""/>
      <w:lvlJc w:val="left"/>
      <w:pPr>
        <w:ind w:left="1440" w:hanging="360"/>
      </w:pPr>
      <w:rPr>
        <w:rFonts w:ascii="Symbol" w:hAnsi="Symbol"/>
      </w:rPr>
    </w:lvl>
    <w:lvl w:ilvl="8" w:tplc="C1EAAA4E">
      <w:start w:val="1"/>
      <w:numFmt w:val="bullet"/>
      <w:lvlText w:val=""/>
      <w:lvlJc w:val="left"/>
      <w:pPr>
        <w:ind w:left="1440" w:hanging="360"/>
      </w:pPr>
      <w:rPr>
        <w:rFonts w:ascii="Symbol" w:hAnsi="Symbol"/>
      </w:rPr>
    </w:lvl>
  </w:abstractNum>
  <w:num w:numId="1" w16cid:durableId="1319193273">
    <w:abstractNumId w:val="100"/>
  </w:num>
  <w:num w:numId="2" w16cid:durableId="1256943123">
    <w:abstractNumId w:val="20"/>
  </w:num>
  <w:num w:numId="3" w16cid:durableId="1398479777">
    <w:abstractNumId w:val="30"/>
  </w:num>
  <w:num w:numId="4" w16cid:durableId="468517726">
    <w:abstractNumId w:val="48"/>
  </w:num>
  <w:num w:numId="5" w16cid:durableId="986516092">
    <w:abstractNumId w:val="80"/>
  </w:num>
  <w:num w:numId="6" w16cid:durableId="33770857">
    <w:abstractNumId w:val="108"/>
  </w:num>
  <w:num w:numId="7" w16cid:durableId="2061778780">
    <w:abstractNumId w:val="9"/>
  </w:num>
  <w:num w:numId="8" w16cid:durableId="733045055">
    <w:abstractNumId w:val="101"/>
  </w:num>
  <w:num w:numId="9" w16cid:durableId="390543466">
    <w:abstractNumId w:val="99"/>
  </w:num>
  <w:num w:numId="10" w16cid:durableId="689838186">
    <w:abstractNumId w:val="3"/>
  </w:num>
  <w:num w:numId="11" w16cid:durableId="1277904635">
    <w:abstractNumId w:val="74"/>
  </w:num>
  <w:num w:numId="12" w16cid:durableId="1128741294">
    <w:abstractNumId w:val="81"/>
  </w:num>
  <w:num w:numId="13" w16cid:durableId="386294639">
    <w:abstractNumId w:val="14"/>
  </w:num>
  <w:num w:numId="14" w16cid:durableId="147525297">
    <w:abstractNumId w:val="89"/>
  </w:num>
  <w:num w:numId="15" w16cid:durableId="1476607751">
    <w:abstractNumId w:val="73"/>
  </w:num>
  <w:num w:numId="16" w16cid:durableId="2049916474">
    <w:abstractNumId w:val="57"/>
  </w:num>
  <w:num w:numId="17" w16cid:durableId="860053624">
    <w:abstractNumId w:val="103"/>
  </w:num>
  <w:num w:numId="18" w16cid:durableId="1874877912">
    <w:abstractNumId w:val="37"/>
  </w:num>
  <w:num w:numId="19" w16cid:durableId="1215048310">
    <w:abstractNumId w:val="102"/>
  </w:num>
  <w:num w:numId="20" w16cid:durableId="1863868">
    <w:abstractNumId w:val="28"/>
  </w:num>
  <w:num w:numId="21" w16cid:durableId="1413578151">
    <w:abstractNumId w:val="36"/>
  </w:num>
  <w:num w:numId="22" w16cid:durableId="2121295704">
    <w:abstractNumId w:val="64"/>
  </w:num>
  <w:num w:numId="23" w16cid:durableId="1052733776">
    <w:abstractNumId w:val="98"/>
  </w:num>
  <w:num w:numId="24" w16cid:durableId="2123107299">
    <w:abstractNumId w:val="17"/>
  </w:num>
  <w:num w:numId="25" w16cid:durableId="392699681">
    <w:abstractNumId w:val="63"/>
  </w:num>
  <w:num w:numId="26" w16cid:durableId="750541331">
    <w:abstractNumId w:val="96"/>
  </w:num>
  <w:num w:numId="27" w16cid:durableId="1014916988">
    <w:abstractNumId w:val="82"/>
  </w:num>
  <w:num w:numId="28" w16cid:durableId="1429814970">
    <w:abstractNumId w:val="60"/>
  </w:num>
  <w:num w:numId="29" w16cid:durableId="904871574">
    <w:abstractNumId w:val="43"/>
  </w:num>
  <w:num w:numId="30" w16cid:durableId="1048332911">
    <w:abstractNumId w:val="65"/>
  </w:num>
  <w:num w:numId="31" w16cid:durableId="130439934">
    <w:abstractNumId w:val="71"/>
  </w:num>
  <w:num w:numId="32" w16cid:durableId="1454245689">
    <w:abstractNumId w:val="10"/>
  </w:num>
  <w:num w:numId="33" w16cid:durableId="1233419898">
    <w:abstractNumId w:val="85"/>
  </w:num>
  <w:num w:numId="34" w16cid:durableId="311100255">
    <w:abstractNumId w:val="78"/>
  </w:num>
  <w:num w:numId="35" w16cid:durableId="1678653706">
    <w:abstractNumId w:val="53"/>
  </w:num>
  <w:num w:numId="36" w16cid:durableId="691732735">
    <w:abstractNumId w:val="2"/>
  </w:num>
  <w:num w:numId="37" w16cid:durableId="226111238">
    <w:abstractNumId w:val="94"/>
  </w:num>
  <w:num w:numId="38" w16cid:durableId="348606674">
    <w:abstractNumId w:val="54"/>
  </w:num>
  <w:num w:numId="39" w16cid:durableId="1227957307">
    <w:abstractNumId w:val="47"/>
  </w:num>
  <w:num w:numId="40" w16cid:durableId="815607595">
    <w:abstractNumId w:val="44"/>
  </w:num>
  <w:num w:numId="41" w16cid:durableId="1842308617">
    <w:abstractNumId w:val="40"/>
  </w:num>
  <w:num w:numId="42" w16cid:durableId="692266802">
    <w:abstractNumId w:val="42"/>
  </w:num>
  <w:num w:numId="43" w16cid:durableId="1651599264">
    <w:abstractNumId w:val="105"/>
  </w:num>
  <w:num w:numId="44" w16cid:durableId="2110654773">
    <w:abstractNumId w:val="62"/>
  </w:num>
  <w:num w:numId="45" w16cid:durableId="876041391">
    <w:abstractNumId w:val="111"/>
  </w:num>
  <w:num w:numId="46" w16cid:durableId="2143689419">
    <w:abstractNumId w:val="1"/>
  </w:num>
  <w:num w:numId="47" w16cid:durableId="1953243803">
    <w:abstractNumId w:val="27"/>
  </w:num>
  <w:num w:numId="48" w16cid:durableId="2139451819">
    <w:abstractNumId w:val="70"/>
  </w:num>
  <w:num w:numId="49" w16cid:durableId="693775744">
    <w:abstractNumId w:val="6"/>
  </w:num>
  <w:num w:numId="50" w16cid:durableId="923303249">
    <w:abstractNumId w:val="75"/>
  </w:num>
  <w:num w:numId="51" w16cid:durableId="1874340648">
    <w:abstractNumId w:val="92"/>
  </w:num>
  <w:num w:numId="52" w16cid:durableId="646709988">
    <w:abstractNumId w:val="93"/>
  </w:num>
  <w:num w:numId="53" w16cid:durableId="509762817">
    <w:abstractNumId w:val="35"/>
  </w:num>
  <w:num w:numId="54" w16cid:durableId="1201630773">
    <w:abstractNumId w:val="104"/>
  </w:num>
  <w:num w:numId="55" w16cid:durableId="1061443220">
    <w:abstractNumId w:val="46"/>
  </w:num>
  <w:num w:numId="56" w16cid:durableId="497118661">
    <w:abstractNumId w:val="38"/>
  </w:num>
  <w:num w:numId="57" w16cid:durableId="1608737947">
    <w:abstractNumId w:val="87"/>
  </w:num>
  <w:num w:numId="58" w16cid:durableId="1204518893">
    <w:abstractNumId w:val="69"/>
  </w:num>
  <w:num w:numId="59" w16cid:durableId="777919204">
    <w:abstractNumId w:val="13"/>
  </w:num>
  <w:num w:numId="60" w16cid:durableId="744226994">
    <w:abstractNumId w:val="90"/>
  </w:num>
  <w:num w:numId="61" w16cid:durableId="1079597627">
    <w:abstractNumId w:val="97"/>
  </w:num>
  <w:num w:numId="62" w16cid:durableId="554704051">
    <w:abstractNumId w:val="79"/>
  </w:num>
  <w:num w:numId="63" w16cid:durableId="2110857612">
    <w:abstractNumId w:val="32"/>
  </w:num>
  <w:num w:numId="64" w16cid:durableId="1513567887">
    <w:abstractNumId w:val="61"/>
  </w:num>
  <w:num w:numId="65" w16cid:durableId="1243836787">
    <w:abstractNumId w:val="83"/>
  </w:num>
  <w:num w:numId="66" w16cid:durableId="1866867029">
    <w:abstractNumId w:val="29"/>
  </w:num>
  <w:num w:numId="67" w16cid:durableId="1917742916">
    <w:abstractNumId w:val="117"/>
  </w:num>
  <w:num w:numId="68" w16cid:durableId="229536246">
    <w:abstractNumId w:val="66"/>
  </w:num>
  <w:num w:numId="69" w16cid:durableId="821048921">
    <w:abstractNumId w:val="68"/>
  </w:num>
  <w:num w:numId="70" w16cid:durableId="245071516">
    <w:abstractNumId w:val="41"/>
  </w:num>
  <w:num w:numId="71" w16cid:durableId="1083377976">
    <w:abstractNumId w:val="22"/>
  </w:num>
  <w:num w:numId="72" w16cid:durableId="1060208384">
    <w:abstractNumId w:val="88"/>
  </w:num>
  <w:num w:numId="73" w16cid:durableId="468714135">
    <w:abstractNumId w:val="95"/>
  </w:num>
  <w:num w:numId="74" w16cid:durableId="1228373637">
    <w:abstractNumId w:val="21"/>
  </w:num>
  <w:num w:numId="75" w16cid:durableId="1108625577">
    <w:abstractNumId w:val="11"/>
  </w:num>
  <w:num w:numId="76" w16cid:durableId="453250879">
    <w:abstractNumId w:val="55"/>
  </w:num>
  <w:num w:numId="77" w16cid:durableId="1522088211">
    <w:abstractNumId w:val="24"/>
  </w:num>
  <w:num w:numId="78" w16cid:durableId="1260598379">
    <w:abstractNumId w:val="72"/>
  </w:num>
  <w:num w:numId="79" w16cid:durableId="1471553548">
    <w:abstractNumId w:val="49"/>
  </w:num>
  <w:num w:numId="80" w16cid:durableId="2137864986">
    <w:abstractNumId w:val="34"/>
  </w:num>
  <w:num w:numId="81" w16cid:durableId="1331063783">
    <w:abstractNumId w:val="12"/>
  </w:num>
  <w:num w:numId="82" w16cid:durableId="1052538006">
    <w:abstractNumId w:val="84"/>
  </w:num>
  <w:num w:numId="83" w16cid:durableId="1253516283">
    <w:abstractNumId w:val="0"/>
  </w:num>
  <w:num w:numId="84" w16cid:durableId="852693309">
    <w:abstractNumId w:val="4"/>
  </w:num>
  <w:num w:numId="85" w16cid:durableId="384066189">
    <w:abstractNumId w:val="18"/>
  </w:num>
  <w:num w:numId="86" w16cid:durableId="1559050258">
    <w:abstractNumId w:val="114"/>
  </w:num>
  <w:num w:numId="87" w16cid:durableId="1685588217">
    <w:abstractNumId w:val="77"/>
  </w:num>
  <w:num w:numId="88" w16cid:durableId="1013730667">
    <w:abstractNumId w:val="91"/>
  </w:num>
  <w:num w:numId="89" w16cid:durableId="1967927933">
    <w:abstractNumId w:val="59"/>
  </w:num>
  <w:num w:numId="90" w16cid:durableId="12655911">
    <w:abstractNumId w:val="33"/>
  </w:num>
  <w:num w:numId="91" w16cid:durableId="1663698354">
    <w:abstractNumId w:val="23"/>
  </w:num>
  <w:num w:numId="92" w16cid:durableId="1856069611">
    <w:abstractNumId w:val="26"/>
  </w:num>
  <w:num w:numId="93" w16cid:durableId="1899776867">
    <w:abstractNumId w:val="113"/>
  </w:num>
  <w:num w:numId="94" w16cid:durableId="859318842">
    <w:abstractNumId w:val="86"/>
  </w:num>
  <w:num w:numId="95" w16cid:durableId="501631122">
    <w:abstractNumId w:val="39"/>
  </w:num>
  <w:num w:numId="96" w16cid:durableId="999193939">
    <w:abstractNumId w:val="58"/>
  </w:num>
  <w:num w:numId="97" w16cid:durableId="623466385">
    <w:abstractNumId w:val="45"/>
  </w:num>
  <w:num w:numId="98" w16cid:durableId="1042826437">
    <w:abstractNumId w:val="15"/>
  </w:num>
  <w:num w:numId="99" w16cid:durableId="1450202445">
    <w:abstractNumId w:val="115"/>
  </w:num>
  <w:num w:numId="100" w16cid:durableId="1058362770">
    <w:abstractNumId w:val="50"/>
  </w:num>
  <w:num w:numId="101" w16cid:durableId="66341126">
    <w:abstractNumId w:val="109"/>
  </w:num>
  <w:num w:numId="102" w16cid:durableId="1258489202">
    <w:abstractNumId w:val="51"/>
  </w:num>
  <w:num w:numId="103" w16cid:durableId="1298996698">
    <w:abstractNumId w:val="19"/>
  </w:num>
  <w:num w:numId="104" w16cid:durableId="65223699">
    <w:abstractNumId w:val="7"/>
  </w:num>
  <w:num w:numId="105" w16cid:durableId="1956206703">
    <w:abstractNumId w:val="106"/>
  </w:num>
  <w:num w:numId="106" w16cid:durableId="870265856">
    <w:abstractNumId w:val="107"/>
  </w:num>
  <w:num w:numId="107" w16cid:durableId="110562104">
    <w:abstractNumId w:val="52"/>
  </w:num>
  <w:num w:numId="108" w16cid:durableId="381249343">
    <w:abstractNumId w:val="16"/>
  </w:num>
  <w:num w:numId="109" w16cid:durableId="1799032472">
    <w:abstractNumId w:val="31"/>
  </w:num>
  <w:num w:numId="110" w16cid:durableId="1060979087">
    <w:abstractNumId w:val="76"/>
  </w:num>
  <w:num w:numId="111" w16cid:durableId="1696030039">
    <w:abstractNumId w:val="8"/>
  </w:num>
  <w:num w:numId="112" w16cid:durableId="1461261225">
    <w:abstractNumId w:val="116"/>
  </w:num>
  <w:num w:numId="113" w16cid:durableId="2058047990">
    <w:abstractNumId w:val="5"/>
  </w:num>
  <w:num w:numId="114" w16cid:durableId="1720863631">
    <w:abstractNumId w:val="56"/>
  </w:num>
  <w:num w:numId="115" w16cid:durableId="1971132322">
    <w:abstractNumId w:val="118"/>
  </w:num>
  <w:num w:numId="116" w16cid:durableId="1914925384">
    <w:abstractNumId w:val="25"/>
  </w:num>
  <w:num w:numId="117" w16cid:durableId="280185507">
    <w:abstractNumId w:val="112"/>
  </w:num>
  <w:num w:numId="118" w16cid:durableId="1930188820">
    <w:abstractNumId w:val="67"/>
  </w:num>
  <w:num w:numId="119" w16cid:durableId="2041860777">
    <w:abstractNumId w:val="110"/>
  </w:num>
  <w:numIdMacAtCleanup w:val="1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ushik Sinha">
    <w15:presenceInfo w15:providerId="AD" w15:userId="S::koushik.sinha@ameritas.com::6ea7ccd3-e84d-4d97-afa1-0e932fb0f25f"/>
  </w15:person>
  <w15:person w15:author="Daniel Haas">
    <w15:presenceInfo w15:providerId="AD" w15:userId="S::Daniel.Haas@ameritas.com::e8e0c5ad-2d5c-4d11-bf22-f457b3cc0ee0"/>
  </w15:person>
  <w15:person w15:author="Aditya Karnik">
    <w15:presenceInfo w15:providerId="AD" w15:userId="S::Aditya.Karnik@ameritas.com::3a078d16-4535-4763-a208-5d21227e8a61"/>
  </w15:person>
  <w15:person w15:author="Frances McGrath">
    <w15:presenceInfo w15:providerId="AD" w15:userId="S::frances.mcgrath@ameritas.com::76e992b6-b21d-44c2-81eb-78db80ed0e86"/>
  </w15:person>
  <w15:person w15:author="Scott Frederick">
    <w15:presenceInfo w15:providerId="AD" w15:userId="S::sfrederick@ameritas.com::f79a42b0-42fe-4ad4-949c-db1ded5b07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76D"/>
    <w:rsid w:val="000072CC"/>
    <w:rsid w:val="000237CB"/>
    <w:rsid w:val="000323F0"/>
    <w:rsid w:val="00032A27"/>
    <w:rsid w:val="000643C3"/>
    <w:rsid w:val="00067780"/>
    <w:rsid w:val="000A4CE0"/>
    <w:rsid w:val="000B1A7F"/>
    <w:rsid w:val="000B2BE1"/>
    <w:rsid w:val="000C551B"/>
    <w:rsid w:val="000D1F4E"/>
    <w:rsid w:val="000D6A45"/>
    <w:rsid w:val="00101925"/>
    <w:rsid w:val="00105809"/>
    <w:rsid w:val="0011189D"/>
    <w:rsid w:val="00122001"/>
    <w:rsid w:val="00181D24"/>
    <w:rsid w:val="00187FE7"/>
    <w:rsid w:val="00192309"/>
    <w:rsid w:val="001B3A40"/>
    <w:rsid w:val="001C69D6"/>
    <w:rsid w:val="001D293B"/>
    <w:rsid w:val="001D56C1"/>
    <w:rsid w:val="00200F8D"/>
    <w:rsid w:val="0020280C"/>
    <w:rsid w:val="00205001"/>
    <w:rsid w:val="00211113"/>
    <w:rsid w:val="00214E8A"/>
    <w:rsid w:val="00216958"/>
    <w:rsid w:val="002214AD"/>
    <w:rsid w:val="002244F2"/>
    <w:rsid w:val="00227ACD"/>
    <w:rsid w:val="00230A73"/>
    <w:rsid w:val="00231E47"/>
    <w:rsid w:val="00233206"/>
    <w:rsid w:val="0026467A"/>
    <w:rsid w:val="00266FD2"/>
    <w:rsid w:val="002768E4"/>
    <w:rsid w:val="00277477"/>
    <w:rsid w:val="002A4148"/>
    <w:rsid w:val="002E6BFA"/>
    <w:rsid w:val="002F3F51"/>
    <w:rsid w:val="00307220"/>
    <w:rsid w:val="00312B2A"/>
    <w:rsid w:val="0031397D"/>
    <w:rsid w:val="00322A24"/>
    <w:rsid w:val="00322C7D"/>
    <w:rsid w:val="00350A6D"/>
    <w:rsid w:val="003711A8"/>
    <w:rsid w:val="00372EF8"/>
    <w:rsid w:val="00381534"/>
    <w:rsid w:val="00396D83"/>
    <w:rsid w:val="003B3157"/>
    <w:rsid w:val="003C4656"/>
    <w:rsid w:val="003D7F0E"/>
    <w:rsid w:val="003E2B27"/>
    <w:rsid w:val="00403AC8"/>
    <w:rsid w:val="00413029"/>
    <w:rsid w:val="004143FB"/>
    <w:rsid w:val="004200D3"/>
    <w:rsid w:val="00426A79"/>
    <w:rsid w:val="00442418"/>
    <w:rsid w:val="00462352"/>
    <w:rsid w:val="0047659B"/>
    <w:rsid w:val="00481672"/>
    <w:rsid w:val="004835A1"/>
    <w:rsid w:val="00495D26"/>
    <w:rsid w:val="0049656C"/>
    <w:rsid w:val="00497FF0"/>
    <w:rsid w:val="004B0B21"/>
    <w:rsid w:val="004B6591"/>
    <w:rsid w:val="004D70EE"/>
    <w:rsid w:val="004E07A9"/>
    <w:rsid w:val="004F257E"/>
    <w:rsid w:val="004F59BD"/>
    <w:rsid w:val="00500FFC"/>
    <w:rsid w:val="00520AB5"/>
    <w:rsid w:val="00527F83"/>
    <w:rsid w:val="00537917"/>
    <w:rsid w:val="00554EE4"/>
    <w:rsid w:val="0056055B"/>
    <w:rsid w:val="0057463C"/>
    <w:rsid w:val="0057711A"/>
    <w:rsid w:val="00590AB0"/>
    <w:rsid w:val="005A108D"/>
    <w:rsid w:val="005B4277"/>
    <w:rsid w:val="005D2C67"/>
    <w:rsid w:val="005D519A"/>
    <w:rsid w:val="005E0BC5"/>
    <w:rsid w:val="005E3407"/>
    <w:rsid w:val="005F24C0"/>
    <w:rsid w:val="00605D92"/>
    <w:rsid w:val="00606619"/>
    <w:rsid w:val="006066F6"/>
    <w:rsid w:val="00611B7D"/>
    <w:rsid w:val="00615698"/>
    <w:rsid w:val="006629D9"/>
    <w:rsid w:val="00662E2C"/>
    <w:rsid w:val="006644BC"/>
    <w:rsid w:val="00682064"/>
    <w:rsid w:val="00686DCF"/>
    <w:rsid w:val="00692BB9"/>
    <w:rsid w:val="006940D0"/>
    <w:rsid w:val="006A1334"/>
    <w:rsid w:val="006A19AF"/>
    <w:rsid w:val="006C0831"/>
    <w:rsid w:val="006C504E"/>
    <w:rsid w:val="006C58F8"/>
    <w:rsid w:val="006E1717"/>
    <w:rsid w:val="006E78F5"/>
    <w:rsid w:val="006F1C75"/>
    <w:rsid w:val="006F3759"/>
    <w:rsid w:val="0070233F"/>
    <w:rsid w:val="0071640D"/>
    <w:rsid w:val="00720FF7"/>
    <w:rsid w:val="00726EAF"/>
    <w:rsid w:val="0074358B"/>
    <w:rsid w:val="00751FE2"/>
    <w:rsid w:val="00761261"/>
    <w:rsid w:val="0078536A"/>
    <w:rsid w:val="007912C2"/>
    <w:rsid w:val="007922B9"/>
    <w:rsid w:val="00796F8A"/>
    <w:rsid w:val="00797119"/>
    <w:rsid w:val="007972FC"/>
    <w:rsid w:val="007A28A9"/>
    <w:rsid w:val="007C79B4"/>
    <w:rsid w:val="007D5939"/>
    <w:rsid w:val="007E0F04"/>
    <w:rsid w:val="007F0C68"/>
    <w:rsid w:val="00824915"/>
    <w:rsid w:val="00825742"/>
    <w:rsid w:val="00831964"/>
    <w:rsid w:val="00844F99"/>
    <w:rsid w:val="00862413"/>
    <w:rsid w:val="008661E5"/>
    <w:rsid w:val="00871F1D"/>
    <w:rsid w:val="00880F8D"/>
    <w:rsid w:val="00893F93"/>
    <w:rsid w:val="00895104"/>
    <w:rsid w:val="0089607E"/>
    <w:rsid w:val="008A3938"/>
    <w:rsid w:val="008A3F09"/>
    <w:rsid w:val="008A6467"/>
    <w:rsid w:val="008A688C"/>
    <w:rsid w:val="008B199E"/>
    <w:rsid w:val="008B6CFD"/>
    <w:rsid w:val="008F29D0"/>
    <w:rsid w:val="008F560C"/>
    <w:rsid w:val="008F7F75"/>
    <w:rsid w:val="00901813"/>
    <w:rsid w:val="00902F0B"/>
    <w:rsid w:val="00920914"/>
    <w:rsid w:val="00927557"/>
    <w:rsid w:val="00941E26"/>
    <w:rsid w:val="0097230E"/>
    <w:rsid w:val="009767EB"/>
    <w:rsid w:val="00996959"/>
    <w:rsid w:val="009D3CD7"/>
    <w:rsid w:val="009E7461"/>
    <w:rsid w:val="009E7600"/>
    <w:rsid w:val="009F0AE7"/>
    <w:rsid w:val="009F17A3"/>
    <w:rsid w:val="009F41E7"/>
    <w:rsid w:val="00A04ACB"/>
    <w:rsid w:val="00A159D1"/>
    <w:rsid w:val="00A23B3A"/>
    <w:rsid w:val="00A307F4"/>
    <w:rsid w:val="00A348E9"/>
    <w:rsid w:val="00A36DF7"/>
    <w:rsid w:val="00A37C03"/>
    <w:rsid w:val="00A47780"/>
    <w:rsid w:val="00A5427B"/>
    <w:rsid w:val="00A55F12"/>
    <w:rsid w:val="00A62BB3"/>
    <w:rsid w:val="00A6347B"/>
    <w:rsid w:val="00A65EC8"/>
    <w:rsid w:val="00A66030"/>
    <w:rsid w:val="00A72B4D"/>
    <w:rsid w:val="00A87524"/>
    <w:rsid w:val="00AA571C"/>
    <w:rsid w:val="00AB31F6"/>
    <w:rsid w:val="00AB3AE9"/>
    <w:rsid w:val="00AC5BAD"/>
    <w:rsid w:val="00AC5EF3"/>
    <w:rsid w:val="00AC7125"/>
    <w:rsid w:val="00AD7F93"/>
    <w:rsid w:val="00AE28CA"/>
    <w:rsid w:val="00AE3242"/>
    <w:rsid w:val="00AF50C5"/>
    <w:rsid w:val="00AF79FA"/>
    <w:rsid w:val="00B03AE4"/>
    <w:rsid w:val="00B040C3"/>
    <w:rsid w:val="00B14BCA"/>
    <w:rsid w:val="00B226E7"/>
    <w:rsid w:val="00B3220A"/>
    <w:rsid w:val="00B329D4"/>
    <w:rsid w:val="00B553F1"/>
    <w:rsid w:val="00B629C3"/>
    <w:rsid w:val="00B66E7A"/>
    <w:rsid w:val="00B67B20"/>
    <w:rsid w:val="00B67D4B"/>
    <w:rsid w:val="00B72CE5"/>
    <w:rsid w:val="00B74B86"/>
    <w:rsid w:val="00B76A97"/>
    <w:rsid w:val="00B967B7"/>
    <w:rsid w:val="00B97571"/>
    <w:rsid w:val="00BC5E04"/>
    <w:rsid w:val="00BD0EE2"/>
    <w:rsid w:val="00BD51F2"/>
    <w:rsid w:val="00BD60F5"/>
    <w:rsid w:val="00BD6F7C"/>
    <w:rsid w:val="00BE5090"/>
    <w:rsid w:val="00BE5D5B"/>
    <w:rsid w:val="00C011B5"/>
    <w:rsid w:val="00C0713A"/>
    <w:rsid w:val="00C11BD9"/>
    <w:rsid w:val="00C17D4D"/>
    <w:rsid w:val="00C45312"/>
    <w:rsid w:val="00C50E34"/>
    <w:rsid w:val="00C61F8B"/>
    <w:rsid w:val="00C6676D"/>
    <w:rsid w:val="00C8187D"/>
    <w:rsid w:val="00C8374E"/>
    <w:rsid w:val="00CA0E57"/>
    <w:rsid w:val="00CA6C0F"/>
    <w:rsid w:val="00CA763C"/>
    <w:rsid w:val="00CC1EB3"/>
    <w:rsid w:val="00CC7C9B"/>
    <w:rsid w:val="00CE55E3"/>
    <w:rsid w:val="00CF1294"/>
    <w:rsid w:val="00CF1B49"/>
    <w:rsid w:val="00CF4885"/>
    <w:rsid w:val="00D3049E"/>
    <w:rsid w:val="00D32431"/>
    <w:rsid w:val="00D44540"/>
    <w:rsid w:val="00D45C41"/>
    <w:rsid w:val="00D46828"/>
    <w:rsid w:val="00D46B8E"/>
    <w:rsid w:val="00D47BA8"/>
    <w:rsid w:val="00D563F2"/>
    <w:rsid w:val="00D57AEE"/>
    <w:rsid w:val="00D6400C"/>
    <w:rsid w:val="00D64784"/>
    <w:rsid w:val="00D732B6"/>
    <w:rsid w:val="00D75E2C"/>
    <w:rsid w:val="00D93C6D"/>
    <w:rsid w:val="00D94C92"/>
    <w:rsid w:val="00D964ED"/>
    <w:rsid w:val="00DA1668"/>
    <w:rsid w:val="00DA454A"/>
    <w:rsid w:val="00DB41DD"/>
    <w:rsid w:val="00DB5DD4"/>
    <w:rsid w:val="00DC5DB8"/>
    <w:rsid w:val="00DD31F8"/>
    <w:rsid w:val="00DE31A7"/>
    <w:rsid w:val="00DF1224"/>
    <w:rsid w:val="00E03010"/>
    <w:rsid w:val="00E03172"/>
    <w:rsid w:val="00E0392D"/>
    <w:rsid w:val="00E0397C"/>
    <w:rsid w:val="00E24D11"/>
    <w:rsid w:val="00E34F19"/>
    <w:rsid w:val="00E4518E"/>
    <w:rsid w:val="00E476E8"/>
    <w:rsid w:val="00E529F0"/>
    <w:rsid w:val="00E55787"/>
    <w:rsid w:val="00E55A38"/>
    <w:rsid w:val="00E95B10"/>
    <w:rsid w:val="00E967FB"/>
    <w:rsid w:val="00EA20ED"/>
    <w:rsid w:val="00EA32E0"/>
    <w:rsid w:val="00EB303C"/>
    <w:rsid w:val="00ED2B21"/>
    <w:rsid w:val="00ED57A2"/>
    <w:rsid w:val="00EF2BE0"/>
    <w:rsid w:val="00F0532F"/>
    <w:rsid w:val="00F376B1"/>
    <w:rsid w:val="00F4611F"/>
    <w:rsid w:val="00F47339"/>
    <w:rsid w:val="00F619B5"/>
    <w:rsid w:val="00F67A3E"/>
    <w:rsid w:val="00F745B1"/>
    <w:rsid w:val="00F84AED"/>
    <w:rsid w:val="00F91DDC"/>
    <w:rsid w:val="00FA1B9F"/>
    <w:rsid w:val="00FC1585"/>
    <w:rsid w:val="00FC2D9A"/>
    <w:rsid w:val="00FC5C52"/>
    <w:rsid w:val="00FD18D9"/>
    <w:rsid w:val="00FD7CCD"/>
    <w:rsid w:val="00FE02A2"/>
    <w:rsid w:val="00FE081F"/>
    <w:rsid w:val="00FE3822"/>
    <w:rsid w:val="00FE50A1"/>
    <w:rsid w:val="00FE6FF6"/>
    <w:rsid w:val="00FF757C"/>
    <w:rsid w:val="0348B710"/>
    <w:rsid w:val="0891D896"/>
    <w:rsid w:val="08AA1421"/>
    <w:rsid w:val="0A528877"/>
    <w:rsid w:val="0BC9F0E9"/>
    <w:rsid w:val="0C3B12AA"/>
    <w:rsid w:val="0C48CB1C"/>
    <w:rsid w:val="0D2861D4"/>
    <w:rsid w:val="10731CE4"/>
    <w:rsid w:val="12F38474"/>
    <w:rsid w:val="1A5F953E"/>
    <w:rsid w:val="1AE1D50C"/>
    <w:rsid w:val="1EC5B1FE"/>
    <w:rsid w:val="21AC6AB2"/>
    <w:rsid w:val="225B49A8"/>
    <w:rsid w:val="29662EF8"/>
    <w:rsid w:val="29DD1936"/>
    <w:rsid w:val="2A07374C"/>
    <w:rsid w:val="2BEBCCD6"/>
    <w:rsid w:val="2CBCE7C9"/>
    <w:rsid w:val="2E6C8FBC"/>
    <w:rsid w:val="2E9B1CBC"/>
    <w:rsid w:val="31686BA5"/>
    <w:rsid w:val="34E7DCE6"/>
    <w:rsid w:val="34FD2657"/>
    <w:rsid w:val="3537A3F9"/>
    <w:rsid w:val="35EFE683"/>
    <w:rsid w:val="36438FB5"/>
    <w:rsid w:val="37598C55"/>
    <w:rsid w:val="37C445C9"/>
    <w:rsid w:val="3AAEB2C6"/>
    <w:rsid w:val="41BBDCEB"/>
    <w:rsid w:val="43B121D4"/>
    <w:rsid w:val="444BEF9A"/>
    <w:rsid w:val="49E9E36E"/>
    <w:rsid w:val="55B26783"/>
    <w:rsid w:val="5851A3F6"/>
    <w:rsid w:val="588C7879"/>
    <w:rsid w:val="5B6EEE9D"/>
    <w:rsid w:val="5C93AB0F"/>
    <w:rsid w:val="61BB3463"/>
    <w:rsid w:val="651993D2"/>
    <w:rsid w:val="6C14EE72"/>
    <w:rsid w:val="7107FB52"/>
    <w:rsid w:val="73D28CD8"/>
    <w:rsid w:val="74D91056"/>
    <w:rsid w:val="79F23E42"/>
    <w:rsid w:val="7A6B46B4"/>
    <w:rsid w:val="7FAB3C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676D"/>
  <w15:chartTrackingRefBased/>
  <w15:docId w15:val="{E3AD4618-0BF8-4870-805F-231F3631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553F1"/>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styleId="Hyperlink">
    <w:name w:val="Hyperlink"/>
    <w:basedOn w:val="DefaultParagraphFont"/>
    <w:uiPriority w:val="99"/>
    <w:unhideWhenUsed/>
    <w:rPr>
      <w:color w:val="467886" w:themeColor="hyperlink"/>
      <w:u w:val="single"/>
    </w:rPr>
  </w:style>
  <w:style w:type="paragraph" w:customStyle="1" w:styleId="msonormal0">
    <w:name w:val="msonormal"/>
    <w:basedOn w:val="Normal"/>
    <w:rsid w:val="002F3F51"/>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font-claude-response-body">
    <w:name w:val="font-claude-response-body"/>
    <w:basedOn w:val="Normal"/>
    <w:rsid w:val="002F3F51"/>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2F3F51"/>
    <w:rPr>
      <w:b/>
      <w:bCs/>
    </w:rPr>
  </w:style>
  <w:style w:type="paragraph" w:customStyle="1" w:styleId="whitespace-normal">
    <w:name w:val="whitespace-normal"/>
    <w:basedOn w:val="Normal"/>
    <w:rsid w:val="002F3F51"/>
    <w:pPr>
      <w:spacing w:before="100" w:beforeAutospacing="1" w:after="100" w:afterAutospacing="1" w:line="240" w:lineRule="auto"/>
    </w:pPr>
    <w:rPr>
      <w:rFonts w:ascii="Times New Roman" w:eastAsia="Times New Roman" w:hAnsi="Times New Roman" w:cs="Times New Roman"/>
      <w:lang w:eastAsia="en-US"/>
    </w:rPr>
  </w:style>
  <w:style w:type="character" w:styleId="HTMLCode">
    <w:name w:val="HTML Code"/>
    <w:basedOn w:val="DefaultParagraphFont"/>
    <w:uiPriority w:val="99"/>
    <w:semiHidden/>
    <w:unhideWhenUsed/>
    <w:rsid w:val="002F3F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3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2F3F51"/>
    <w:rPr>
      <w:rFonts w:ascii="Courier New" w:eastAsia="Times New Roman" w:hAnsi="Courier New" w:cs="Courier New"/>
      <w:sz w:val="20"/>
      <w:szCs w:val="20"/>
      <w:lang w:eastAsia="en-US"/>
    </w:rPr>
  </w:style>
  <w:style w:type="character" w:customStyle="1" w:styleId="token">
    <w:name w:val="token"/>
    <w:basedOn w:val="DefaultParagraphFont"/>
    <w:rsid w:val="002F3F51"/>
  </w:style>
  <w:style w:type="paragraph" w:customStyle="1" w:styleId="task-list-item">
    <w:name w:val="task-list-item"/>
    <w:basedOn w:val="Normal"/>
    <w:rsid w:val="002F3F51"/>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2F3F51"/>
    <w:rPr>
      <w:i/>
      <w:iCs/>
    </w:rPr>
  </w:style>
  <w:style w:type="table" w:styleId="TableGridLight">
    <w:name w:val="Grid Table Light"/>
    <w:basedOn w:val="TableNormal"/>
    <w:uiPriority w:val="40"/>
    <w:rsid w:val="002F3F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uiPriority w:val="9"/>
    <w:rsid w:val="00B553F1"/>
    <w:rPr>
      <w:rFonts w:asciiTheme="majorHAnsi" w:eastAsiaTheme="majorEastAsia" w:hAnsiTheme="majorHAnsi" w:cstheme="majorBidi"/>
      <w:color w:val="0F4761" w:themeColor="accent1" w:themeShade="BF"/>
    </w:rPr>
  </w:style>
  <w:style w:type="paragraph" w:styleId="Title">
    <w:name w:val="Title"/>
    <w:basedOn w:val="Normal"/>
    <w:next w:val="Normal"/>
    <w:link w:val="TitleChar"/>
    <w:uiPriority w:val="10"/>
    <w:qFormat/>
    <w:rsid w:val="00D732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2B6"/>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D732B6"/>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D732B6"/>
    <w:pPr>
      <w:spacing w:after="100"/>
      <w:ind w:left="240"/>
    </w:pPr>
  </w:style>
  <w:style w:type="paragraph" w:styleId="TOC3">
    <w:name w:val="toc 3"/>
    <w:basedOn w:val="Normal"/>
    <w:next w:val="Normal"/>
    <w:autoRedefine/>
    <w:uiPriority w:val="39"/>
    <w:unhideWhenUsed/>
    <w:rsid w:val="00D732B6"/>
    <w:pPr>
      <w:spacing w:after="100"/>
      <w:ind w:left="480"/>
    </w:pPr>
  </w:style>
  <w:style w:type="paragraph" w:styleId="Header">
    <w:name w:val="header"/>
    <w:basedOn w:val="Normal"/>
    <w:link w:val="HeaderChar"/>
    <w:uiPriority w:val="99"/>
    <w:unhideWhenUsed/>
    <w:rsid w:val="2A07374C"/>
    <w:pPr>
      <w:tabs>
        <w:tab w:val="center" w:pos="4680"/>
        <w:tab w:val="right" w:pos="9360"/>
      </w:tabs>
      <w:spacing w:after="0" w:line="240" w:lineRule="auto"/>
    </w:pPr>
  </w:style>
  <w:style w:type="paragraph" w:styleId="Footer">
    <w:name w:val="footer"/>
    <w:basedOn w:val="Normal"/>
    <w:link w:val="FooterChar"/>
    <w:uiPriority w:val="99"/>
    <w:unhideWhenUsed/>
    <w:rsid w:val="2A07374C"/>
    <w:pPr>
      <w:tabs>
        <w:tab w:val="center" w:pos="4680"/>
        <w:tab w:val="right" w:pos="9360"/>
      </w:tabs>
      <w:spacing w:after="0" w:line="240" w:lineRule="auto"/>
    </w:pPr>
  </w:style>
  <w:style w:type="paragraph" w:styleId="Revision">
    <w:name w:val="Revision"/>
    <w:hidden/>
    <w:uiPriority w:val="99"/>
    <w:semiHidden/>
    <w:rsid w:val="007D5939"/>
    <w:pPr>
      <w:spacing w:after="0" w:line="240" w:lineRule="auto"/>
    </w:pPr>
  </w:style>
  <w:style w:type="character" w:customStyle="1" w:styleId="HeaderChar">
    <w:name w:val="Header Char"/>
    <w:basedOn w:val="DefaultParagraphFont"/>
    <w:link w:val="Header"/>
    <w:uiPriority w:val="99"/>
    <w:rsid w:val="007D5939"/>
  </w:style>
  <w:style w:type="character" w:customStyle="1" w:styleId="FooterChar">
    <w:name w:val="Footer Char"/>
    <w:basedOn w:val="DefaultParagraphFont"/>
    <w:link w:val="Footer"/>
    <w:uiPriority w:val="99"/>
    <w:rsid w:val="007D5939"/>
  </w:style>
  <w:style w:type="character" w:styleId="CommentReference">
    <w:name w:val="annotation reference"/>
    <w:basedOn w:val="DefaultParagraphFont"/>
    <w:uiPriority w:val="99"/>
    <w:semiHidden/>
    <w:unhideWhenUsed/>
    <w:rsid w:val="00AC5BAD"/>
    <w:rPr>
      <w:sz w:val="16"/>
      <w:szCs w:val="16"/>
    </w:rPr>
  </w:style>
  <w:style w:type="paragraph" w:styleId="CommentText">
    <w:name w:val="annotation text"/>
    <w:basedOn w:val="Normal"/>
    <w:link w:val="CommentTextChar"/>
    <w:uiPriority w:val="99"/>
    <w:unhideWhenUsed/>
    <w:rsid w:val="00AC5BAD"/>
    <w:pPr>
      <w:spacing w:line="240" w:lineRule="auto"/>
    </w:pPr>
    <w:rPr>
      <w:sz w:val="20"/>
      <w:szCs w:val="20"/>
    </w:rPr>
  </w:style>
  <w:style w:type="character" w:customStyle="1" w:styleId="CommentTextChar">
    <w:name w:val="Comment Text Char"/>
    <w:basedOn w:val="DefaultParagraphFont"/>
    <w:link w:val="CommentText"/>
    <w:uiPriority w:val="99"/>
    <w:rsid w:val="00AC5BAD"/>
    <w:rPr>
      <w:sz w:val="20"/>
      <w:szCs w:val="20"/>
    </w:rPr>
  </w:style>
  <w:style w:type="paragraph" w:styleId="CommentSubject">
    <w:name w:val="annotation subject"/>
    <w:basedOn w:val="CommentText"/>
    <w:next w:val="CommentText"/>
    <w:link w:val="CommentSubjectChar"/>
    <w:uiPriority w:val="99"/>
    <w:semiHidden/>
    <w:unhideWhenUsed/>
    <w:rsid w:val="00AC5BAD"/>
    <w:rPr>
      <w:b/>
      <w:bCs/>
    </w:rPr>
  </w:style>
  <w:style w:type="character" w:customStyle="1" w:styleId="CommentSubjectChar">
    <w:name w:val="Comment Subject Char"/>
    <w:basedOn w:val="CommentTextChar"/>
    <w:link w:val="CommentSubject"/>
    <w:uiPriority w:val="99"/>
    <w:semiHidden/>
    <w:rsid w:val="00AC5B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4.jpe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svg"/><Relationship Id="rId17" Type="http://schemas.microsoft.com/office/2018/08/relationships/commentsExtensible" Target="commentsExtensible.xml"/><Relationship Id="rId25" Type="http://schemas.openxmlformats.org/officeDocument/2006/relationships/footer" Target="footer3.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08C5FA6A65CB499D25D875A183C708" ma:contentTypeVersion="3" ma:contentTypeDescription="Create a new document." ma:contentTypeScope="" ma:versionID="ed5fc8554305bb9df7b6fbfe764dd5bf">
  <xsd:schema xmlns:xsd="http://www.w3.org/2001/XMLSchema" xmlns:xs="http://www.w3.org/2001/XMLSchema" xmlns:p="http://schemas.microsoft.com/office/2006/metadata/properties" xmlns:ns2="1bffe6cc-59e9-41a2-a9d5-519410fbd950" targetNamespace="http://schemas.microsoft.com/office/2006/metadata/properties" ma:root="true" ma:fieldsID="7436344edc644ae80e6b7a4a1045f26b" ns2:_="">
    <xsd:import namespace="1bffe6cc-59e9-41a2-a9d5-519410fbd9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fe6cc-59e9-41a2-a9d5-519410fbd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CA6F5-5974-46AB-879A-E3699C94EFE5}"/>
</file>

<file path=customXml/itemProps2.xml><?xml version="1.0" encoding="utf-8"?>
<ds:datastoreItem xmlns:ds="http://schemas.openxmlformats.org/officeDocument/2006/customXml" ds:itemID="{A4B53A6A-E617-4298-AAC0-4D3C7564CB01}">
  <ds:schemaRefs>
    <ds:schemaRef ds:uri="http://schemas.microsoft.com/office/2006/metadata/properties"/>
    <ds:schemaRef ds:uri="http://schemas.microsoft.com/office/infopath/2007/PartnerControls"/>
    <ds:schemaRef ds:uri="5c50573d-6864-4730-b093-03505f3c7401"/>
    <ds:schemaRef ds:uri="http://schemas.microsoft.com/sharepoint/v3"/>
    <ds:schemaRef ds:uri="2f642c39-f945-49c3-81fb-2e7f0f631637"/>
  </ds:schemaRefs>
</ds:datastoreItem>
</file>

<file path=customXml/itemProps3.xml><?xml version="1.0" encoding="utf-8"?>
<ds:datastoreItem xmlns:ds="http://schemas.openxmlformats.org/officeDocument/2006/customXml" ds:itemID="{833365E4-B05F-4DAD-85F3-CAFF8CE9F748}">
  <ds:schemaRefs>
    <ds:schemaRef ds:uri="http://schemas.microsoft.com/sharepoint/v3/contenttype/forms"/>
  </ds:schemaRefs>
</ds:datastoreItem>
</file>

<file path=customXml/itemProps4.xml><?xml version="1.0" encoding="utf-8"?>
<ds:datastoreItem xmlns:ds="http://schemas.openxmlformats.org/officeDocument/2006/customXml" ds:itemID="{765576A3-F3C5-476F-89A8-B340259BF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87</Pages>
  <Words>10800</Words>
  <Characters>69666</Characters>
  <Application>Microsoft Office Word</Application>
  <DocSecurity>0</DocSecurity>
  <Lines>3666</Lines>
  <Paragraphs>3352</Paragraphs>
  <ScaleCrop>false</ScaleCrop>
  <Company/>
  <LinksUpToDate>false</LinksUpToDate>
  <CharactersWithSpaces>77114</CharactersWithSpaces>
  <SharedDoc>false</SharedDoc>
  <HLinks>
    <vt:vector size="402" baseType="variant">
      <vt:variant>
        <vt:i4>1376305</vt:i4>
      </vt:variant>
      <vt:variant>
        <vt:i4>398</vt:i4>
      </vt:variant>
      <vt:variant>
        <vt:i4>0</vt:i4>
      </vt:variant>
      <vt:variant>
        <vt:i4>5</vt:i4>
      </vt:variant>
      <vt:variant>
        <vt:lpwstr/>
      </vt:variant>
      <vt:variant>
        <vt:lpwstr>_Toc220763541</vt:lpwstr>
      </vt:variant>
      <vt:variant>
        <vt:i4>1376305</vt:i4>
      </vt:variant>
      <vt:variant>
        <vt:i4>392</vt:i4>
      </vt:variant>
      <vt:variant>
        <vt:i4>0</vt:i4>
      </vt:variant>
      <vt:variant>
        <vt:i4>5</vt:i4>
      </vt:variant>
      <vt:variant>
        <vt:lpwstr/>
      </vt:variant>
      <vt:variant>
        <vt:lpwstr>_Toc220763540</vt:lpwstr>
      </vt:variant>
      <vt:variant>
        <vt:i4>1179697</vt:i4>
      </vt:variant>
      <vt:variant>
        <vt:i4>386</vt:i4>
      </vt:variant>
      <vt:variant>
        <vt:i4>0</vt:i4>
      </vt:variant>
      <vt:variant>
        <vt:i4>5</vt:i4>
      </vt:variant>
      <vt:variant>
        <vt:lpwstr/>
      </vt:variant>
      <vt:variant>
        <vt:lpwstr>_Toc220763539</vt:lpwstr>
      </vt:variant>
      <vt:variant>
        <vt:i4>1179697</vt:i4>
      </vt:variant>
      <vt:variant>
        <vt:i4>380</vt:i4>
      </vt:variant>
      <vt:variant>
        <vt:i4>0</vt:i4>
      </vt:variant>
      <vt:variant>
        <vt:i4>5</vt:i4>
      </vt:variant>
      <vt:variant>
        <vt:lpwstr/>
      </vt:variant>
      <vt:variant>
        <vt:lpwstr>_Toc220763538</vt:lpwstr>
      </vt:variant>
      <vt:variant>
        <vt:i4>1179697</vt:i4>
      </vt:variant>
      <vt:variant>
        <vt:i4>374</vt:i4>
      </vt:variant>
      <vt:variant>
        <vt:i4>0</vt:i4>
      </vt:variant>
      <vt:variant>
        <vt:i4>5</vt:i4>
      </vt:variant>
      <vt:variant>
        <vt:lpwstr/>
      </vt:variant>
      <vt:variant>
        <vt:lpwstr>_Toc220763537</vt:lpwstr>
      </vt:variant>
      <vt:variant>
        <vt:i4>1179697</vt:i4>
      </vt:variant>
      <vt:variant>
        <vt:i4>368</vt:i4>
      </vt:variant>
      <vt:variant>
        <vt:i4>0</vt:i4>
      </vt:variant>
      <vt:variant>
        <vt:i4>5</vt:i4>
      </vt:variant>
      <vt:variant>
        <vt:lpwstr/>
      </vt:variant>
      <vt:variant>
        <vt:lpwstr>_Toc220763536</vt:lpwstr>
      </vt:variant>
      <vt:variant>
        <vt:i4>1179697</vt:i4>
      </vt:variant>
      <vt:variant>
        <vt:i4>362</vt:i4>
      </vt:variant>
      <vt:variant>
        <vt:i4>0</vt:i4>
      </vt:variant>
      <vt:variant>
        <vt:i4>5</vt:i4>
      </vt:variant>
      <vt:variant>
        <vt:lpwstr/>
      </vt:variant>
      <vt:variant>
        <vt:lpwstr>_Toc220763535</vt:lpwstr>
      </vt:variant>
      <vt:variant>
        <vt:i4>1179697</vt:i4>
      </vt:variant>
      <vt:variant>
        <vt:i4>356</vt:i4>
      </vt:variant>
      <vt:variant>
        <vt:i4>0</vt:i4>
      </vt:variant>
      <vt:variant>
        <vt:i4>5</vt:i4>
      </vt:variant>
      <vt:variant>
        <vt:lpwstr/>
      </vt:variant>
      <vt:variant>
        <vt:lpwstr>_Toc220763534</vt:lpwstr>
      </vt:variant>
      <vt:variant>
        <vt:i4>1179697</vt:i4>
      </vt:variant>
      <vt:variant>
        <vt:i4>350</vt:i4>
      </vt:variant>
      <vt:variant>
        <vt:i4>0</vt:i4>
      </vt:variant>
      <vt:variant>
        <vt:i4>5</vt:i4>
      </vt:variant>
      <vt:variant>
        <vt:lpwstr/>
      </vt:variant>
      <vt:variant>
        <vt:lpwstr>_Toc220763533</vt:lpwstr>
      </vt:variant>
      <vt:variant>
        <vt:i4>1179697</vt:i4>
      </vt:variant>
      <vt:variant>
        <vt:i4>344</vt:i4>
      </vt:variant>
      <vt:variant>
        <vt:i4>0</vt:i4>
      </vt:variant>
      <vt:variant>
        <vt:i4>5</vt:i4>
      </vt:variant>
      <vt:variant>
        <vt:lpwstr/>
      </vt:variant>
      <vt:variant>
        <vt:lpwstr>_Toc220763532</vt:lpwstr>
      </vt:variant>
      <vt:variant>
        <vt:i4>1179697</vt:i4>
      </vt:variant>
      <vt:variant>
        <vt:i4>338</vt:i4>
      </vt:variant>
      <vt:variant>
        <vt:i4>0</vt:i4>
      </vt:variant>
      <vt:variant>
        <vt:i4>5</vt:i4>
      </vt:variant>
      <vt:variant>
        <vt:lpwstr/>
      </vt:variant>
      <vt:variant>
        <vt:lpwstr>_Toc220763531</vt:lpwstr>
      </vt:variant>
      <vt:variant>
        <vt:i4>1179697</vt:i4>
      </vt:variant>
      <vt:variant>
        <vt:i4>332</vt:i4>
      </vt:variant>
      <vt:variant>
        <vt:i4>0</vt:i4>
      </vt:variant>
      <vt:variant>
        <vt:i4>5</vt:i4>
      </vt:variant>
      <vt:variant>
        <vt:lpwstr/>
      </vt:variant>
      <vt:variant>
        <vt:lpwstr>_Toc220763530</vt:lpwstr>
      </vt:variant>
      <vt:variant>
        <vt:i4>1245233</vt:i4>
      </vt:variant>
      <vt:variant>
        <vt:i4>326</vt:i4>
      </vt:variant>
      <vt:variant>
        <vt:i4>0</vt:i4>
      </vt:variant>
      <vt:variant>
        <vt:i4>5</vt:i4>
      </vt:variant>
      <vt:variant>
        <vt:lpwstr/>
      </vt:variant>
      <vt:variant>
        <vt:lpwstr>_Toc220763529</vt:lpwstr>
      </vt:variant>
      <vt:variant>
        <vt:i4>1245233</vt:i4>
      </vt:variant>
      <vt:variant>
        <vt:i4>320</vt:i4>
      </vt:variant>
      <vt:variant>
        <vt:i4>0</vt:i4>
      </vt:variant>
      <vt:variant>
        <vt:i4>5</vt:i4>
      </vt:variant>
      <vt:variant>
        <vt:lpwstr/>
      </vt:variant>
      <vt:variant>
        <vt:lpwstr>_Toc220763528</vt:lpwstr>
      </vt:variant>
      <vt:variant>
        <vt:i4>1245233</vt:i4>
      </vt:variant>
      <vt:variant>
        <vt:i4>314</vt:i4>
      </vt:variant>
      <vt:variant>
        <vt:i4>0</vt:i4>
      </vt:variant>
      <vt:variant>
        <vt:i4>5</vt:i4>
      </vt:variant>
      <vt:variant>
        <vt:lpwstr/>
      </vt:variant>
      <vt:variant>
        <vt:lpwstr>_Toc220763527</vt:lpwstr>
      </vt:variant>
      <vt:variant>
        <vt:i4>1245233</vt:i4>
      </vt:variant>
      <vt:variant>
        <vt:i4>308</vt:i4>
      </vt:variant>
      <vt:variant>
        <vt:i4>0</vt:i4>
      </vt:variant>
      <vt:variant>
        <vt:i4>5</vt:i4>
      </vt:variant>
      <vt:variant>
        <vt:lpwstr/>
      </vt:variant>
      <vt:variant>
        <vt:lpwstr>_Toc220763526</vt:lpwstr>
      </vt:variant>
      <vt:variant>
        <vt:i4>1245233</vt:i4>
      </vt:variant>
      <vt:variant>
        <vt:i4>302</vt:i4>
      </vt:variant>
      <vt:variant>
        <vt:i4>0</vt:i4>
      </vt:variant>
      <vt:variant>
        <vt:i4>5</vt:i4>
      </vt:variant>
      <vt:variant>
        <vt:lpwstr/>
      </vt:variant>
      <vt:variant>
        <vt:lpwstr>_Toc220763525</vt:lpwstr>
      </vt:variant>
      <vt:variant>
        <vt:i4>1245233</vt:i4>
      </vt:variant>
      <vt:variant>
        <vt:i4>296</vt:i4>
      </vt:variant>
      <vt:variant>
        <vt:i4>0</vt:i4>
      </vt:variant>
      <vt:variant>
        <vt:i4>5</vt:i4>
      </vt:variant>
      <vt:variant>
        <vt:lpwstr/>
      </vt:variant>
      <vt:variant>
        <vt:lpwstr>_Toc220763524</vt:lpwstr>
      </vt:variant>
      <vt:variant>
        <vt:i4>1245233</vt:i4>
      </vt:variant>
      <vt:variant>
        <vt:i4>290</vt:i4>
      </vt:variant>
      <vt:variant>
        <vt:i4>0</vt:i4>
      </vt:variant>
      <vt:variant>
        <vt:i4>5</vt:i4>
      </vt:variant>
      <vt:variant>
        <vt:lpwstr/>
      </vt:variant>
      <vt:variant>
        <vt:lpwstr>_Toc220763523</vt:lpwstr>
      </vt:variant>
      <vt:variant>
        <vt:i4>1245233</vt:i4>
      </vt:variant>
      <vt:variant>
        <vt:i4>284</vt:i4>
      </vt:variant>
      <vt:variant>
        <vt:i4>0</vt:i4>
      </vt:variant>
      <vt:variant>
        <vt:i4>5</vt:i4>
      </vt:variant>
      <vt:variant>
        <vt:lpwstr/>
      </vt:variant>
      <vt:variant>
        <vt:lpwstr>_Toc220763522</vt:lpwstr>
      </vt:variant>
      <vt:variant>
        <vt:i4>1245233</vt:i4>
      </vt:variant>
      <vt:variant>
        <vt:i4>278</vt:i4>
      </vt:variant>
      <vt:variant>
        <vt:i4>0</vt:i4>
      </vt:variant>
      <vt:variant>
        <vt:i4>5</vt:i4>
      </vt:variant>
      <vt:variant>
        <vt:lpwstr/>
      </vt:variant>
      <vt:variant>
        <vt:lpwstr>_Toc220763521</vt:lpwstr>
      </vt:variant>
      <vt:variant>
        <vt:i4>1245233</vt:i4>
      </vt:variant>
      <vt:variant>
        <vt:i4>272</vt:i4>
      </vt:variant>
      <vt:variant>
        <vt:i4>0</vt:i4>
      </vt:variant>
      <vt:variant>
        <vt:i4>5</vt:i4>
      </vt:variant>
      <vt:variant>
        <vt:lpwstr/>
      </vt:variant>
      <vt:variant>
        <vt:lpwstr>_Toc220763520</vt:lpwstr>
      </vt:variant>
      <vt:variant>
        <vt:i4>1048625</vt:i4>
      </vt:variant>
      <vt:variant>
        <vt:i4>266</vt:i4>
      </vt:variant>
      <vt:variant>
        <vt:i4>0</vt:i4>
      </vt:variant>
      <vt:variant>
        <vt:i4>5</vt:i4>
      </vt:variant>
      <vt:variant>
        <vt:lpwstr/>
      </vt:variant>
      <vt:variant>
        <vt:lpwstr>_Toc220763519</vt:lpwstr>
      </vt:variant>
      <vt:variant>
        <vt:i4>1048625</vt:i4>
      </vt:variant>
      <vt:variant>
        <vt:i4>260</vt:i4>
      </vt:variant>
      <vt:variant>
        <vt:i4>0</vt:i4>
      </vt:variant>
      <vt:variant>
        <vt:i4>5</vt:i4>
      </vt:variant>
      <vt:variant>
        <vt:lpwstr/>
      </vt:variant>
      <vt:variant>
        <vt:lpwstr>_Toc220763518</vt:lpwstr>
      </vt:variant>
      <vt:variant>
        <vt:i4>1048625</vt:i4>
      </vt:variant>
      <vt:variant>
        <vt:i4>254</vt:i4>
      </vt:variant>
      <vt:variant>
        <vt:i4>0</vt:i4>
      </vt:variant>
      <vt:variant>
        <vt:i4>5</vt:i4>
      </vt:variant>
      <vt:variant>
        <vt:lpwstr/>
      </vt:variant>
      <vt:variant>
        <vt:lpwstr>_Toc220763517</vt:lpwstr>
      </vt:variant>
      <vt:variant>
        <vt:i4>1048625</vt:i4>
      </vt:variant>
      <vt:variant>
        <vt:i4>248</vt:i4>
      </vt:variant>
      <vt:variant>
        <vt:i4>0</vt:i4>
      </vt:variant>
      <vt:variant>
        <vt:i4>5</vt:i4>
      </vt:variant>
      <vt:variant>
        <vt:lpwstr/>
      </vt:variant>
      <vt:variant>
        <vt:lpwstr>_Toc220763516</vt:lpwstr>
      </vt:variant>
      <vt:variant>
        <vt:i4>1048625</vt:i4>
      </vt:variant>
      <vt:variant>
        <vt:i4>242</vt:i4>
      </vt:variant>
      <vt:variant>
        <vt:i4>0</vt:i4>
      </vt:variant>
      <vt:variant>
        <vt:i4>5</vt:i4>
      </vt:variant>
      <vt:variant>
        <vt:lpwstr/>
      </vt:variant>
      <vt:variant>
        <vt:lpwstr>_Toc220763515</vt:lpwstr>
      </vt:variant>
      <vt:variant>
        <vt:i4>1048625</vt:i4>
      </vt:variant>
      <vt:variant>
        <vt:i4>236</vt:i4>
      </vt:variant>
      <vt:variant>
        <vt:i4>0</vt:i4>
      </vt:variant>
      <vt:variant>
        <vt:i4>5</vt:i4>
      </vt:variant>
      <vt:variant>
        <vt:lpwstr/>
      </vt:variant>
      <vt:variant>
        <vt:lpwstr>_Toc220763514</vt:lpwstr>
      </vt:variant>
      <vt:variant>
        <vt:i4>1048625</vt:i4>
      </vt:variant>
      <vt:variant>
        <vt:i4>230</vt:i4>
      </vt:variant>
      <vt:variant>
        <vt:i4>0</vt:i4>
      </vt:variant>
      <vt:variant>
        <vt:i4>5</vt:i4>
      </vt:variant>
      <vt:variant>
        <vt:lpwstr/>
      </vt:variant>
      <vt:variant>
        <vt:lpwstr>_Toc220763513</vt:lpwstr>
      </vt:variant>
      <vt:variant>
        <vt:i4>1048625</vt:i4>
      </vt:variant>
      <vt:variant>
        <vt:i4>224</vt:i4>
      </vt:variant>
      <vt:variant>
        <vt:i4>0</vt:i4>
      </vt:variant>
      <vt:variant>
        <vt:i4>5</vt:i4>
      </vt:variant>
      <vt:variant>
        <vt:lpwstr/>
      </vt:variant>
      <vt:variant>
        <vt:lpwstr>_Toc220763512</vt:lpwstr>
      </vt:variant>
      <vt:variant>
        <vt:i4>1048625</vt:i4>
      </vt:variant>
      <vt:variant>
        <vt:i4>218</vt:i4>
      </vt:variant>
      <vt:variant>
        <vt:i4>0</vt:i4>
      </vt:variant>
      <vt:variant>
        <vt:i4>5</vt:i4>
      </vt:variant>
      <vt:variant>
        <vt:lpwstr/>
      </vt:variant>
      <vt:variant>
        <vt:lpwstr>_Toc220763511</vt:lpwstr>
      </vt:variant>
      <vt:variant>
        <vt:i4>1048625</vt:i4>
      </vt:variant>
      <vt:variant>
        <vt:i4>212</vt:i4>
      </vt:variant>
      <vt:variant>
        <vt:i4>0</vt:i4>
      </vt:variant>
      <vt:variant>
        <vt:i4>5</vt:i4>
      </vt:variant>
      <vt:variant>
        <vt:lpwstr/>
      </vt:variant>
      <vt:variant>
        <vt:lpwstr>_Toc220763510</vt:lpwstr>
      </vt:variant>
      <vt:variant>
        <vt:i4>1114161</vt:i4>
      </vt:variant>
      <vt:variant>
        <vt:i4>206</vt:i4>
      </vt:variant>
      <vt:variant>
        <vt:i4>0</vt:i4>
      </vt:variant>
      <vt:variant>
        <vt:i4>5</vt:i4>
      </vt:variant>
      <vt:variant>
        <vt:lpwstr/>
      </vt:variant>
      <vt:variant>
        <vt:lpwstr>_Toc220763509</vt:lpwstr>
      </vt:variant>
      <vt:variant>
        <vt:i4>1114161</vt:i4>
      </vt:variant>
      <vt:variant>
        <vt:i4>200</vt:i4>
      </vt:variant>
      <vt:variant>
        <vt:i4>0</vt:i4>
      </vt:variant>
      <vt:variant>
        <vt:i4>5</vt:i4>
      </vt:variant>
      <vt:variant>
        <vt:lpwstr/>
      </vt:variant>
      <vt:variant>
        <vt:lpwstr>_Toc220763508</vt:lpwstr>
      </vt:variant>
      <vt:variant>
        <vt:i4>1114161</vt:i4>
      </vt:variant>
      <vt:variant>
        <vt:i4>194</vt:i4>
      </vt:variant>
      <vt:variant>
        <vt:i4>0</vt:i4>
      </vt:variant>
      <vt:variant>
        <vt:i4>5</vt:i4>
      </vt:variant>
      <vt:variant>
        <vt:lpwstr/>
      </vt:variant>
      <vt:variant>
        <vt:lpwstr>_Toc220763507</vt:lpwstr>
      </vt:variant>
      <vt:variant>
        <vt:i4>1114161</vt:i4>
      </vt:variant>
      <vt:variant>
        <vt:i4>188</vt:i4>
      </vt:variant>
      <vt:variant>
        <vt:i4>0</vt:i4>
      </vt:variant>
      <vt:variant>
        <vt:i4>5</vt:i4>
      </vt:variant>
      <vt:variant>
        <vt:lpwstr/>
      </vt:variant>
      <vt:variant>
        <vt:lpwstr>_Toc220763506</vt:lpwstr>
      </vt:variant>
      <vt:variant>
        <vt:i4>1114161</vt:i4>
      </vt:variant>
      <vt:variant>
        <vt:i4>182</vt:i4>
      </vt:variant>
      <vt:variant>
        <vt:i4>0</vt:i4>
      </vt:variant>
      <vt:variant>
        <vt:i4>5</vt:i4>
      </vt:variant>
      <vt:variant>
        <vt:lpwstr/>
      </vt:variant>
      <vt:variant>
        <vt:lpwstr>_Toc220763505</vt:lpwstr>
      </vt:variant>
      <vt:variant>
        <vt:i4>1114161</vt:i4>
      </vt:variant>
      <vt:variant>
        <vt:i4>176</vt:i4>
      </vt:variant>
      <vt:variant>
        <vt:i4>0</vt:i4>
      </vt:variant>
      <vt:variant>
        <vt:i4>5</vt:i4>
      </vt:variant>
      <vt:variant>
        <vt:lpwstr/>
      </vt:variant>
      <vt:variant>
        <vt:lpwstr>_Toc220763504</vt:lpwstr>
      </vt:variant>
      <vt:variant>
        <vt:i4>1114161</vt:i4>
      </vt:variant>
      <vt:variant>
        <vt:i4>170</vt:i4>
      </vt:variant>
      <vt:variant>
        <vt:i4>0</vt:i4>
      </vt:variant>
      <vt:variant>
        <vt:i4>5</vt:i4>
      </vt:variant>
      <vt:variant>
        <vt:lpwstr/>
      </vt:variant>
      <vt:variant>
        <vt:lpwstr>_Toc220763503</vt:lpwstr>
      </vt:variant>
      <vt:variant>
        <vt:i4>1114161</vt:i4>
      </vt:variant>
      <vt:variant>
        <vt:i4>164</vt:i4>
      </vt:variant>
      <vt:variant>
        <vt:i4>0</vt:i4>
      </vt:variant>
      <vt:variant>
        <vt:i4>5</vt:i4>
      </vt:variant>
      <vt:variant>
        <vt:lpwstr/>
      </vt:variant>
      <vt:variant>
        <vt:lpwstr>_Toc220763502</vt:lpwstr>
      </vt:variant>
      <vt:variant>
        <vt:i4>1114161</vt:i4>
      </vt:variant>
      <vt:variant>
        <vt:i4>158</vt:i4>
      </vt:variant>
      <vt:variant>
        <vt:i4>0</vt:i4>
      </vt:variant>
      <vt:variant>
        <vt:i4>5</vt:i4>
      </vt:variant>
      <vt:variant>
        <vt:lpwstr/>
      </vt:variant>
      <vt:variant>
        <vt:lpwstr>_Toc220763501</vt:lpwstr>
      </vt:variant>
      <vt:variant>
        <vt:i4>1114161</vt:i4>
      </vt:variant>
      <vt:variant>
        <vt:i4>152</vt:i4>
      </vt:variant>
      <vt:variant>
        <vt:i4>0</vt:i4>
      </vt:variant>
      <vt:variant>
        <vt:i4>5</vt:i4>
      </vt:variant>
      <vt:variant>
        <vt:lpwstr/>
      </vt:variant>
      <vt:variant>
        <vt:lpwstr>_Toc220763500</vt:lpwstr>
      </vt:variant>
      <vt:variant>
        <vt:i4>1572912</vt:i4>
      </vt:variant>
      <vt:variant>
        <vt:i4>146</vt:i4>
      </vt:variant>
      <vt:variant>
        <vt:i4>0</vt:i4>
      </vt:variant>
      <vt:variant>
        <vt:i4>5</vt:i4>
      </vt:variant>
      <vt:variant>
        <vt:lpwstr/>
      </vt:variant>
      <vt:variant>
        <vt:lpwstr>_Toc220763499</vt:lpwstr>
      </vt:variant>
      <vt:variant>
        <vt:i4>1572912</vt:i4>
      </vt:variant>
      <vt:variant>
        <vt:i4>140</vt:i4>
      </vt:variant>
      <vt:variant>
        <vt:i4>0</vt:i4>
      </vt:variant>
      <vt:variant>
        <vt:i4>5</vt:i4>
      </vt:variant>
      <vt:variant>
        <vt:lpwstr/>
      </vt:variant>
      <vt:variant>
        <vt:lpwstr>_Toc220763498</vt:lpwstr>
      </vt:variant>
      <vt:variant>
        <vt:i4>1572912</vt:i4>
      </vt:variant>
      <vt:variant>
        <vt:i4>134</vt:i4>
      </vt:variant>
      <vt:variant>
        <vt:i4>0</vt:i4>
      </vt:variant>
      <vt:variant>
        <vt:i4>5</vt:i4>
      </vt:variant>
      <vt:variant>
        <vt:lpwstr/>
      </vt:variant>
      <vt:variant>
        <vt:lpwstr>_Toc220763497</vt:lpwstr>
      </vt:variant>
      <vt:variant>
        <vt:i4>1572912</vt:i4>
      </vt:variant>
      <vt:variant>
        <vt:i4>128</vt:i4>
      </vt:variant>
      <vt:variant>
        <vt:i4>0</vt:i4>
      </vt:variant>
      <vt:variant>
        <vt:i4>5</vt:i4>
      </vt:variant>
      <vt:variant>
        <vt:lpwstr/>
      </vt:variant>
      <vt:variant>
        <vt:lpwstr>_Toc220763496</vt:lpwstr>
      </vt:variant>
      <vt:variant>
        <vt:i4>1572912</vt:i4>
      </vt:variant>
      <vt:variant>
        <vt:i4>122</vt:i4>
      </vt:variant>
      <vt:variant>
        <vt:i4>0</vt:i4>
      </vt:variant>
      <vt:variant>
        <vt:i4>5</vt:i4>
      </vt:variant>
      <vt:variant>
        <vt:lpwstr/>
      </vt:variant>
      <vt:variant>
        <vt:lpwstr>_Toc220763495</vt:lpwstr>
      </vt:variant>
      <vt:variant>
        <vt:i4>1572912</vt:i4>
      </vt:variant>
      <vt:variant>
        <vt:i4>116</vt:i4>
      </vt:variant>
      <vt:variant>
        <vt:i4>0</vt:i4>
      </vt:variant>
      <vt:variant>
        <vt:i4>5</vt:i4>
      </vt:variant>
      <vt:variant>
        <vt:lpwstr/>
      </vt:variant>
      <vt:variant>
        <vt:lpwstr>_Toc220763494</vt:lpwstr>
      </vt:variant>
      <vt:variant>
        <vt:i4>1572912</vt:i4>
      </vt:variant>
      <vt:variant>
        <vt:i4>110</vt:i4>
      </vt:variant>
      <vt:variant>
        <vt:i4>0</vt:i4>
      </vt:variant>
      <vt:variant>
        <vt:i4>5</vt:i4>
      </vt:variant>
      <vt:variant>
        <vt:lpwstr/>
      </vt:variant>
      <vt:variant>
        <vt:lpwstr>_Toc220763493</vt:lpwstr>
      </vt:variant>
      <vt:variant>
        <vt:i4>1572912</vt:i4>
      </vt:variant>
      <vt:variant>
        <vt:i4>104</vt:i4>
      </vt:variant>
      <vt:variant>
        <vt:i4>0</vt:i4>
      </vt:variant>
      <vt:variant>
        <vt:i4>5</vt:i4>
      </vt:variant>
      <vt:variant>
        <vt:lpwstr/>
      </vt:variant>
      <vt:variant>
        <vt:lpwstr>_Toc220763492</vt:lpwstr>
      </vt:variant>
      <vt:variant>
        <vt:i4>1572912</vt:i4>
      </vt:variant>
      <vt:variant>
        <vt:i4>98</vt:i4>
      </vt:variant>
      <vt:variant>
        <vt:i4>0</vt:i4>
      </vt:variant>
      <vt:variant>
        <vt:i4>5</vt:i4>
      </vt:variant>
      <vt:variant>
        <vt:lpwstr/>
      </vt:variant>
      <vt:variant>
        <vt:lpwstr>_Toc220763491</vt:lpwstr>
      </vt:variant>
      <vt:variant>
        <vt:i4>1572912</vt:i4>
      </vt:variant>
      <vt:variant>
        <vt:i4>92</vt:i4>
      </vt:variant>
      <vt:variant>
        <vt:i4>0</vt:i4>
      </vt:variant>
      <vt:variant>
        <vt:i4>5</vt:i4>
      </vt:variant>
      <vt:variant>
        <vt:lpwstr/>
      </vt:variant>
      <vt:variant>
        <vt:lpwstr>_Toc220763490</vt:lpwstr>
      </vt:variant>
      <vt:variant>
        <vt:i4>1638448</vt:i4>
      </vt:variant>
      <vt:variant>
        <vt:i4>86</vt:i4>
      </vt:variant>
      <vt:variant>
        <vt:i4>0</vt:i4>
      </vt:variant>
      <vt:variant>
        <vt:i4>5</vt:i4>
      </vt:variant>
      <vt:variant>
        <vt:lpwstr/>
      </vt:variant>
      <vt:variant>
        <vt:lpwstr>_Toc220763489</vt:lpwstr>
      </vt:variant>
      <vt:variant>
        <vt:i4>1638448</vt:i4>
      </vt:variant>
      <vt:variant>
        <vt:i4>80</vt:i4>
      </vt:variant>
      <vt:variant>
        <vt:i4>0</vt:i4>
      </vt:variant>
      <vt:variant>
        <vt:i4>5</vt:i4>
      </vt:variant>
      <vt:variant>
        <vt:lpwstr/>
      </vt:variant>
      <vt:variant>
        <vt:lpwstr>_Toc220763488</vt:lpwstr>
      </vt:variant>
      <vt:variant>
        <vt:i4>1638448</vt:i4>
      </vt:variant>
      <vt:variant>
        <vt:i4>74</vt:i4>
      </vt:variant>
      <vt:variant>
        <vt:i4>0</vt:i4>
      </vt:variant>
      <vt:variant>
        <vt:i4>5</vt:i4>
      </vt:variant>
      <vt:variant>
        <vt:lpwstr/>
      </vt:variant>
      <vt:variant>
        <vt:lpwstr>_Toc220763487</vt:lpwstr>
      </vt:variant>
      <vt:variant>
        <vt:i4>1638448</vt:i4>
      </vt:variant>
      <vt:variant>
        <vt:i4>68</vt:i4>
      </vt:variant>
      <vt:variant>
        <vt:i4>0</vt:i4>
      </vt:variant>
      <vt:variant>
        <vt:i4>5</vt:i4>
      </vt:variant>
      <vt:variant>
        <vt:lpwstr/>
      </vt:variant>
      <vt:variant>
        <vt:lpwstr>_Toc220763486</vt:lpwstr>
      </vt:variant>
      <vt:variant>
        <vt:i4>1638448</vt:i4>
      </vt:variant>
      <vt:variant>
        <vt:i4>62</vt:i4>
      </vt:variant>
      <vt:variant>
        <vt:i4>0</vt:i4>
      </vt:variant>
      <vt:variant>
        <vt:i4>5</vt:i4>
      </vt:variant>
      <vt:variant>
        <vt:lpwstr/>
      </vt:variant>
      <vt:variant>
        <vt:lpwstr>_Toc220763485</vt:lpwstr>
      </vt:variant>
      <vt:variant>
        <vt:i4>1638448</vt:i4>
      </vt:variant>
      <vt:variant>
        <vt:i4>56</vt:i4>
      </vt:variant>
      <vt:variant>
        <vt:i4>0</vt:i4>
      </vt:variant>
      <vt:variant>
        <vt:i4>5</vt:i4>
      </vt:variant>
      <vt:variant>
        <vt:lpwstr/>
      </vt:variant>
      <vt:variant>
        <vt:lpwstr>_Toc220763484</vt:lpwstr>
      </vt:variant>
      <vt:variant>
        <vt:i4>1638448</vt:i4>
      </vt:variant>
      <vt:variant>
        <vt:i4>50</vt:i4>
      </vt:variant>
      <vt:variant>
        <vt:i4>0</vt:i4>
      </vt:variant>
      <vt:variant>
        <vt:i4>5</vt:i4>
      </vt:variant>
      <vt:variant>
        <vt:lpwstr/>
      </vt:variant>
      <vt:variant>
        <vt:lpwstr>_Toc220763483</vt:lpwstr>
      </vt:variant>
      <vt:variant>
        <vt:i4>1638448</vt:i4>
      </vt:variant>
      <vt:variant>
        <vt:i4>44</vt:i4>
      </vt:variant>
      <vt:variant>
        <vt:i4>0</vt:i4>
      </vt:variant>
      <vt:variant>
        <vt:i4>5</vt:i4>
      </vt:variant>
      <vt:variant>
        <vt:lpwstr/>
      </vt:variant>
      <vt:variant>
        <vt:lpwstr>_Toc220763482</vt:lpwstr>
      </vt:variant>
      <vt:variant>
        <vt:i4>1638448</vt:i4>
      </vt:variant>
      <vt:variant>
        <vt:i4>38</vt:i4>
      </vt:variant>
      <vt:variant>
        <vt:i4>0</vt:i4>
      </vt:variant>
      <vt:variant>
        <vt:i4>5</vt:i4>
      </vt:variant>
      <vt:variant>
        <vt:lpwstr/>
      </vt:variant>
      <vt:variant>
        <vt:lpwstr>_Toc220763481</vt:lpwstr>
      </vt:variant>
      <vt:variant>
        <vt:i4>1638448</vt:i4>
      </vt:variant>
      <vt:variant>
        <vt:i4>32</vt:i4>
      </vt:variant>
      <vt:variant>
        <vt:i4>0</vt:i4>
      </vt:variant>
      <vt:variant>
        <vt:i4>5</vt:i4>
      </vt:variant>
      <vt:variant>
        <vt:lpwstr/>
      </vt:variant>
      <vt:variant>
        <vt:lpwstr>_Toc220763480</vt:lpwstr>
      </vt:variant>
      <vt:variant>
        <vt:i4>1441840</vt:i4>
      </vt:variant>
      <vt:variant>
        <vt:i4>26</vt:i4>
      </vt:variant>
      <vt:variant>
        <vt:i4>0</vt:i4>
      </vt:variant>
      <vt:variant>
        <vt:i4>5</vt:i4>
      </vt:variant>
      <vt:variant>
        <vt:lpwstr/>
      </vt:variant>
      <vt:variant>
        <vt:lpwstr>_Toc220763479</vt:lpwstr>
      </vt:variant>
      <vt:variant>
        <vt:i4>1441840</vt:i4>
      </vt:variant>
      <vt:variant>
        <vt:i4>20</vt:i4>
      </vt:variant>
      <vt:variant>
        <vt:i4>0</vt:i4>
      </vt:variant>
      <vt:variant>
        <vt:i4>5</vt:i4>
      </vt:variant>
      <vt:variant>
        <vt:lpwstr/>
      </vt:variant>
      <vt:variant>
        <vt:lpwstr>_Toc220763478</vt:lpwstr>
      </vt:variant>
      <vt:variant>
        <vt:i4>1441840</vt:i4>
      </vt:variant>
      <vt:variant>
        <vt:i4>14</vt:i4>
      </vt:variant>
      <vt:variant>
        <vt:i4>0</vt:i4>
      </vt:variant>
      <vt:variant>
        <vt:i4>5</vt:i4>
      </vt:variant>
      <vt:variant>
        <vt:lpwstr/>
      </vt:variant>
      <vt:variant>
        <vt:lpwstr>_Toc220763477</vt:lpwstr>
      </vt:variant>
      <vt:variant>
        <vt:i4>1441840</vt:i4>
      </vt:variant>
      <vt:variant>
        <vt:i4>8</vt:i4>
      </vt:variant>
      <vt:variant>
        <vt:i4>0</vt:i4>
      </vt:variant>
      <vt:variant>
        <vt:i4>5</vt:i4>
      </vt:variant>
      <vt:variant>
        <vt:lpwstr/>
      </vt:variant>
      <vt:variant>
        <vt:lpwstr>_Toc220763476</vt:lpwstr>
      </vt:variant>
      <vt:variant>
        <vt:i4>1441840</vt:i4>
      </vt:variant>
      <vt:variant>
        <vt:i4>2</vt:i4>
      </vt:variant>
      <vt:variant>
        <vt:i4>0</vt:i4>
      </vt:variant>
      <vt:variant>
        <vt:i4>5</vt:i4>
      </vt:variant>
      <vt:variant>
        <vt:lpwstr/>
      </vt:variant>
      <vt:variant>
        <vt:lpwstr>_Toc220763475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Sinha</dc:creator>
  <cp:keywords/>
  <dc:description/>
  <cp:lastModifiedBy>Daniel Haas</cp:lastModifiedBy>
  <cp:revision>109</cp:revision>
  <dcterms:created xsi:type="dcterms:W3CDTF">2026-01-30T22:56:00Z</dcterms:created>
  <dcterms:modified xsi:type="dcterms:W3CDTF">2026-02-16T14:29:00Z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0x010100C908C5FA6A65CB499D25D875A183C708</vt:lpwstr>
  </property>
  <property fmtid="{D5CDD505-2E9C-101B-9397-08002B2CF9AE}" pid="3" name="MediaServiceImageTags">
    <vt:lpwstr/>
  </property>
  <property fmtid="{D5CDD505-2E9C-101B-9397-08002B2CF9AE}" pid="4" name="MSIP_Label_8156bb09-1d21-457b-bc8d-32284b457522_Enabled">
    <vt:lpwstr>true</vt:lpwstr>
  </property>
  <property fmtid="{D5CDD505-2E9C-101B-9397-08002B2CF9AE}" pid="5" name="MSIP_Label_8156bb09-1d21-457b-bc8d-32284b457522_SetDate">
    <vt:lpwstr>2026-01-30T19:58:04Z</vt:lpwstr>
  </property>
  <property fmtid="{D5CDD505-2E9C-101B-9397-08002B2CF9AE}" pid="6" name="MSIP_Label_8156bb09-1d21-457b-bc8d-32284b457522_Method">
    <vt:lpwstr>Standard</vt:lpwstr>
  </property>
  <property fmtid="{D5CDD505-2E9C-101B-9397-08002B2CF9AE}" pid="7" name="MSIP_Label_8156bb09-1d21-457b-bc8d-32284b457522_Name">
    <vt:lpwstr>SPI</vt:lpwstr>
  </property>
  <property fmtid="{D5CDD505-2E9C-101B-9397-08002B2CF9AE}" pid="8" name="MSIP_Label_8156bb09-1d21-457b-bc8d-32284b457522_SiteId">
    <vt:lpwstr>7f17b26a-7110-46ab-a570-fbc53306129f</vt:lpwstr>
  </property>
  <property fmtid="{D5CDD505-2E9C-101B-9397-08002B2CF9AE}" pid="9" name="MSIP_Label_8156bb09-1d21-457b-bc8d-32284b457522_ActionId">
    <vt:lpwstr>646ee507-f5eb-48c4-9262-5488f2887a14</vt:lpwstr>
  </property>
  <property fmtid="{D5CDD505-2E9C-101B-9397-08002B2CF9AE}" pid="10" name="MSIP_Label_8156bb09-1d21-457b-bc8d-32284b457522_ContentBits">
    <vt:lpwstr>0</vt:lpwstr>
  </property>
  <property fmtid="{D5CDD505-2E9C-101B-9397-08002B2CF9AE}" pid="11" name="MSIP_Label_8156bb09-1d21-457b-bc8d-32284b457522_Tag">
    <vt:lpwstr>10, 1, 2, 1</vt:lpwstr>
  </property>
  <property fmtid="{D5CDD505-2E9C-101B-9397-08002B2CF9AE}" pid="12" name="docLang">
    <vt:lpwstr>en</vt:lpwstr>
  </property>
  <property fmtid="{D5CDD505-2E9C-101B-9397-08002B2CF9AE}" pid="13" name="Order">
    <vt:r8>105900</vt:r8>
  </property>
  <property fmtid="{D5CDD505-2E9C-101B-9397-08002B2CF9AE}" pid="14" name="xd_Signature">
    <vt:bool>false</vt:bool>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